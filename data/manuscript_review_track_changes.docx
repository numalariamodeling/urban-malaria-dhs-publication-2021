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65A96" w14:textId="1782F6C6" w:rsidR="00F610A7" w:rsidRPr="006453D9" w:rsidRDefault="00A028A3" w:rsidP="00522304">
      <w:pPr>
        <w:pStyle w:val="MDPI11articletype"/>
      </w:pPr>
      <w:ins w:id="0" w:author="Ozodiegwu, Ifeoma" w:date="2023-12-07T12:33:00Z">
        <w:r>
          <w:t xml:space="preserve"> </w:t>
        </w:r>
        <w:proofErr w:type="spellStart"/>
        <w:r w:rsidRPr="00A028A3">
          <w:t>b</w:t>
        </w:r>
      </w:ins>
      <w:del w:id="1" w:author="Ifeoma Doreen Ozodiegwu" w:date="2023-12-06T12:50:00Z">
        <w:r w:rsidR="00F610A7" w:rsidRPr="00A028A3" w:rsidDel="0007327A">
          <w:delText>A</w:delText>
        </w:r>
      </w:del>
      <w:r w:rsidR="00F610A7" w:rsidRPr="00A028A3">
        <w:t>rticle</w:t>
      </w:r>
      <w:proofErr w:type="spellEnd"/>
    </w:p>
    <w:p w14:paraId="5B2E1B89" w14:textId="5A46005C" w:rsidR="00F610A7" w:rsidRDefault="00F610A7" w:rsidP="00522304">
      <w:pPr>
        <w:pStyle w:val="MDPI13authornames"/>
        <w:rPr>
          <w:snapToGrid w:val="0"/>
          <w:sz w:val="36"/>
          <w:szCs w:val="20"/>
        </w:rPr>
      </w:pPr>
      <w:r w:rsidRPr="0047152B">
        <w:rPr>
          <w:snapToGrid w:val="0"/>
          <w:sz w:val="36"/>
          <w:szCs w:val="20"/>
        </w:rPr>
        <w:t>Socioeconomic, demographic and environmental factors</w:t>
      </w:r>
      <w:r w:rsidR="00993CDF">
        <w:rPr>
          <w:snapToGrid w:val="0"/>
          <w:sz w:val="36"/>
          <w:szCs w:val="20"/>
        </w:rPr>
        <w:t xml:space="preserve"> may</w:t>
      </w:r>
      <w:r w:rsidRPr="0047152B">
        <w:rPr>
          <w:snapToGrid w:val="0"/>
          <w:sz w:val="36"/>
          <w:szCs w:val="20"/>
        </w:rPr>
        <w:t xml:space="preserve"> inform malaria intervention prioritization in urban Nigeria  </w:t>
      </w:r>
    </w:p>
    <w:p w14:paraId="12E3381B" w14:textId="33A3804D" w:rsidR="00F610A7" w:rsidRDefault="00F610A7" w:rsidP="00522304">
      <w:pPr>
        <w:pStyle w:val="MDPI13authornames"/>
      </w:pPr>
      <w:proofErr w:type="spellStart"/>
      <w:r w:rsidRPr="0047152B">
        <w:t>Chilochibi</w:t>
      </w:r>
      <w:proofErr w:type="spellEnd"/>
      <w:r w:rsidRPr="0047152B">
        <w:t xml:space="preserve"> Chiz</w:t>
      </w:r>
      <w:del w:id="2" w:author="Ozodiegwu, Ifeoma" w:date="2023-12-07T16:12:00Z">
        <w:r w:rsidRPr="0047152B" w:rsidDel="00BE0030">
          <w:delText>i</w:delText>
        </w:r>
      </w:del>
      <w:ins w:id="3" w:author="Ozodiegwu, Ifeoma" w:date="2023-12-07T12:39:00Z">
        <w:r w:rsidR="00000A5C">
          <w:t>i</w:t>
        </w:r>
      </w:ins>
      <w:r w:rsidRPr="0047152B">
        <w:t>ba</w:t>
      </w:r>
      <w:r w:rsidRPr="0047152B">
        <w:rPr>
          <w:vertAlign w:val="superscript"/>
        </w:rPr>
        <w:t>1</w:t>
      </w:r>
      <w:r w:rsidRPr="0047152B">
        <w:t xml:space="preserve">, </w:t>
      </w:r>
      <w:proofErr w:type="spellStart"/>
      <w:r w:rsidR="00F51865" w:rsidRPr="0047152B">
        <w:t>Laina</w:t>
      </w:r>
      <w:proofErr w:type="spellEnd"/>
      <w:r w:rsidR="00F51865" w:rsidRPr="0047152B">
        <w:t xml:space="preserve"> Mercer</w:t>
      </w:r>
      <w:r w:rsidR="00A54AB2" w:rsidRPr="00A54AB2">
        <w:rPr>
          <w:vertAlign w:val="superscript"/>
        </w:rPr>
        <w:t>2</w:t>
      </w:r>
      <w:r w:rsidR="00935A2D">
        <w:t xml:space="preserve">, </w:t>
      </w:r>
      <w:r w:rsidRPr="0047152B">
        <w:t>Ousmane Diallo</w:t>
      </w:r>
      <w:r w:rsidRPr="0047152B">
        <w:rPr>
          <w:vertAlign w:val="superscript"/>
        </w:rPr>
        <w:t>1</w:t>
      </w:r>
      <w:r w:rsidRPr="0047152B">
        <w:t>, Amelia Bertozzi-Villa</w:t>
      </w:r>
      <w:r w:rsidR="00935A2D">
        <w:rPr>
          <w:vertAlign w:val="superscript"/>
        </w:rPr>
        <w:t>3</w:t>
      </w:r>
      <w:r w:rsidRPr="0047152B">
        <w:t>, Dan J. Weiss</w:t>
      </w:r>
      <w:r w:rsidR="00935A2D">
        <w:rPr>
          <w:vertAlign w:val="superscript"/>
        </w:rPr>
        <w:t>4</w:t>
      </w:r>
      <w:r w:rsidRPr="0047152B">
        <w:rPr>
          <w:vertAlign w:val="superscript"/>
        </w:rPr>
        <w:t xml:space="preserve">, </w:t>
      </w:r>
      <w:r w:rsidR="00935A2D">
        <w:rPr>
          <w:vertAlign w:val="superscript"/>
        </w:rPr>
        <w:t>5</w:t>
      </w:r>
      <w:r w:rsidRPr="0047152B">
        <w:t xml:space="preserve">, </w:t>
      </w:r>
      <w:proofErr w:type="spellStart"/>
      <w:r w:rsidRPr="0047152B">
        <w:t>Jaline</w:t>
      </w:r>
      <w:proofErr w:type="spellEnd"/>
      <w:r w:rsidRPr="0047152B">
        <w:t xml:space="preserve"> Gerardin</w:t>
      </w:r>
      <w:r w:rsidRPr="0047152B">
        <w:rPr>
          <w:vertAlign w:val="superscript"/>
        </w:rPr>
        <w:t>1</w:t>
      </w:r>
      <w:r w:rsidRPr="0047152B">
        <w:t>, Ifeoma D. Ozodiegwu</w:t>
      </w:r>
      <w:r w:rsidRPr="0047152B">
        <w:rPr>
          <w:vertAlign w:val="superscript"/>
        </w:rPr>
        <w:t>1</w:t>
      </w:r>
      <w:r>
        <w:rPr>
          <w:vertAlign w:val="superscript"/>
        </w:rPr>
        <w:t>,</w:t>
      </w:r>
      <w:ins w:id="4" w:author="Ifeoma Doreen Ozodiegwu" w:date="2023-12-06T16:14:00Z">
        <w:r w:rsidR="00F7174C">
          <w:rPr>
            <w:vertAlign w:val="superscript"/>
          </w:rPr>
          <w:t xml:space="preserve"> 6</w:t>
        </w:r>
      </w:ins>
      <w:del w:id="5" w:author="Ifeoma Doreen Ozodiegwu" w:date="2023-12-06T16:14:00Z">
        <w:r w:rsidRPr="00331633" w:rsidDel="00F7174C">
          <w:delText xml:space="preserve"> </w:delText>
        </w:r>
      </w:del>
      <w:r w:rsidRPr="00331633">
        <w:t>*</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F610A7" w:rsidRPr="006331AD" w14:paraId="15799064" w14:textId="77777777" w:rsidTr="0011332D">
        <w:tc>
          <w:tcPr>
            <w:tcW w:w="2410" w:type="dxa"/>
            <w:shd w:val="clear" w:color="auto" w:fill="auto"/>
          </w:tcPr>
          <w:p w14:paraId="31EC156A" w14:textId="77777777" w:rsidR="00F610A7" w:rsidRPr="00E4528C" w:rsidRDefault="00F610A7" w:rsidP="0011332D">
            <w:pPr>
              <w:pStyle w:val="MDPI61Citation"/>
              <w:spacing w:after="120" w:line="240" w:lineRule="exact"/>
            </w:pPr>
            <w:r w:rsidRPr="00183AB8">
              <w:rPr>
                <w:b/>
              </w:rPr>
              <w:t>Citation:</w:t>
            </w:r>
            <w:r>
              <w:rPr>
                <w:b/>
              </w:rPr>
              <w:t xml:space="preserve"> </w:t>
            </w:r>
            <w:r>
              <w:t>To be added by editorial staff during production.</w:t>
            </w:r>
          </w:p>
          <w:p w14:paraId="48FE406D" w14:textId="77777777" w:rsidR="00F610A7" w:rsidRPr="002D18CB" w:rsidRDefault="00F610A7" w:rsidP="0011332D">
            <w:pPr>
              <w:pStyle w:val="MDPI14history"/>
              <w:spacing w:before="120" w:after="120"/>
              <w:rPr>
                <w:rFonts w:eastAsia="SimSun" w:cs="SimSun"/>
                <w:lang w:eastAsia="zh-CN"/>
              </w:rPr>
            </w:pPr>
            <w:r w:rsidRPr="002D18CB">
              <w:t xml:space="preserve">Academic Editor: </w:t>
            </w:r>
            <w:proofErr w:type="spellStart"/>
            <w:r w:rsidRPr="002D18CB">
              <w:t>Firstname</w:t>
            </w:r>
            <w:proofErr w:type="spellEnd"/>
            <w:r w:rsidRPr="002D18CB">
              <w:t xml:space="preserve"> </w:t>
            </w:r>
            <w:proofErr w:type="spellStart"/>
            <w:r w:rsidRPr="002D18CB">
              <w:t>Lastname</w:t>
            </w:r>
            <w:proofErr w:type="spellEnd"/>
          </w:p>
          <w:p w14:paraId="5CFA62EC" w14:textId="77777777" w:rsidR="00F610A7" w:rsidRPr="002D18CB" w:rsidRDefault="00F610A7" w:rsidP="0011332D">
            <w:pPr>
              <w:pStyle w:val="MDPI14history"/>
              <w:spacing w:before="120"/>
              <w:rPr>
                <w:rFonts w:eastAsia="SimSun" w:cs="SimSun"/>
              </w:rPr>
            </w:pPr>
            <w:r w:rsidRPr="002D18CB">
              <w:rPr>
                <w:szCs w:val="14"/>
              </w:rPr>
              <w:t>Received: date</w:t>
            </w:r>
          </w:p>
          <w:p w14:paraId="0CB1E2F6" w14:textId="77777777" w:rsidR="00F610A7" w:rsidRDefault="00F610A7" w:rsidP="0011332D">
            <w:pPr>
              <w:pStyle w:val="MDPI14history"/>
              <w:rPr>
                <w:szCs w:val="14"/>
              </w:rPr>
            </w:pPr>
            <w:r>
              <w:rPr>
                <w:szCs w:val="14"/>
              </w:rPr>
              <w:t>Revised: date</w:t>
            </w:r>
          </w:p>
          <w:p w14:paraId="1F5CA813" w14:textId="77777777" w:rsidR="00F610A7" w:rsidRPr="00550626" w:rsidRDefault="00F610A7" w:rsidP="0011332D">
            <w:pPr>
              <w:pStyle w:val="MDPI14history"/>
              <w:rPr>
                <w:szCs w:val="14"/>
              </w:rPr>
            </w:pPr>
            <w:r>
              <w:rPr>
                <w:szCs w:val="14"/>
              </w:rPr>
              <w:t>Accepted: date</w:t>
            </w:r>
          </w:p>
          <w:p w14:paraId="40A896ED" w14:textId="77777777" w:rsidR="00F610A7" w:rsidRPr="00550626" w:rsidRDefault="00F610A7" w:rsidP="0011332D">
            <w:pPr>
              <w:pStyle w:val="MDPI14history"/>
              <w:spacing w:after="120"/>
              <w:rPr>
                <w:szCs w:val="14"/>
              </w:rPr>
            </w:pPr>
            <w:r w:rsidRPr="00550626">
              <w:rPr>
                <w:szCs w:val="14"/>
              </w:rPr>
              <w:t xml:space="preserve">Published: </w:t>
            </w:r>
            <w:r w:rsidRPr="00D945EC">
              <w:rPr>
                <w:szCs w:val="14"/>
              </w:rPr>
              <w:t>date</w:t>
            </w:r>
          </w:p>
          <w:p w14:paraId="1EB2DA84" w14:textId="77777777" w:rsidR="00F610A7" w:rsidRPr="006331AD" w:rsidRDefault="00F610A7" w:rsidP="0011332D">
            <w:pPr>
              <w:adjustRightInd w:val="0"/>
              <w:snapToGrid w:val="0"/>
              <w:spacing w:before="120" w:line="240" w:lineRule="atLeast"/>
              <w:ind w:right="113"/>
              <w:jc w:val="left"/>
              <w:rPr>
                <w:rFonts w:eastAsia="DengXian"/>
                <w:bCs/>
                <w:sz w:val="14"/>
                <w:szCs w:val="14"/>
                <w:lang w:bidi="en-US"/>
              </w:rPr>
            </w:pPr>
            <w:r w:rsidRPr="006331AD">
              <w:rPr>
                <w:rFonts w:eastAsia="DengXian"/>
                <w:noProof/>
              </w:rPr>
              <w:drawing>
                <wp:inline distT="0" distB="0" distL="0" distR="0" wp14:anchorId="7714EADE" wp14:editId="7883493F">
                  <wp:extent cx="692785" cy="249555"/>
                  <wp:effectExtent l="0" t="0" r="0" b="0"/>
                  <wp:docPr id="1901199017" name="Picture 1901199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4E75BA51" w14:textId="77777777" w:rsidR="00F610A7" w:rsidRPr="006331AD" w:rsidRDefault="00F610A7" w:rsidP="0028726C">
            <w:pPr>
              <w:pStyle w:val="MDPI72Copyright"/>
              <w:rPr>
                <w:rFonts w:eastAsia="DengXian"/>
                <w:lang w:bidi="en-US"/>
              </w:rPr>
            </w:pPr>
            <w:r w:rsidRPr="006331AD">
              <w:rPr>
                <w:rFonts w:eastAsia="DengXian"/>
                <w:b/>
                <w:lang w:bidi="en-US"/>
              </w:rPr>
              <w:t>Copyright:</w:t>
            </w:r>
            <w:r w:rsidRPr="006331AD">
              <w:rPr>
                <w:rFonts w:eastAsia="DengXian"/>
                <w:lang w:bidi="en-US"/>
              </w:rPr>
              <w:t xml:space="preserve"> </w:t>
            </w:r>
            <w:r>
              <w:rPr>
                <w:rFonts w:eastAsia="DengXian"/>
                <w:lang w:bidi="en-US"/>
              </w:rPr>
              <w:t>© 2023</w:t>
            </w:r>
            <w:r w:rsidRPr="006331AD">
              <w:rPr>
                <w:rFonts w:eastAsia="DengXian"/>
                <w:lang w:bidi="en-US"/>
              </w:rPr>
              <w:t xml:space="preserve"> </w:t>
            </w:r>
            <w:r>
              <w:rPr>
                <w:rFonts w:eastAsia="DengXian"/>
                <w:lang w:bidi="en-US"/>
              </w:rPr>
              <w:t xml:space="preserve">by the authors. Submitted for possible open access publication under the terms and conditions of the Creative Commons </w:t>
            </w:r>
            <w:r w:rsidRPr="006331AD">
              <w:rPr>
                <w:rFonts w:eastAsia="DengXian"/>
                <w:lang w:bidi="en-US"/>
              </w:rPr>
              <w:t>Attribution (CC BY) license (</w:t>
            </w:r>
            <w:r>
              <w:rPr>
                <w:rFonts w:eastAsia="DengXian"/>
                <w:lang w:bidi="en-US"/>
              </w:rPr>
              <w:t>https://</w:t>
            </w:r>
            <w:r w:rsidRPr="006331AD">
              <w:rPr>
                <w:rFonts w:eastAsia="DengXian"/>
                <w:lang w:bidi="en-US"/>
              </w:rPr>
              <w:t>creativecommons.org/licenses/by/4.0/).</w:t>
            </w:r>
          </w:p>
        </w:tc>
      </w:tr>
    </w:tbl>
    <w:p w14:paraId="73A5136F" w14:textId="6560E723" w:rsidR="00F610A7" w:rsidRDefault="00F610A7" w:rsidP="00522304">
      <w:pPr>
        <w:pStyle w:val="MDPI16affiliation"/>
      </w:pPr>
      <w:r w:rsidRPr="00B670B5">
        <w:rPr>
          <w:vertAlign w:val="superscript"/>
        </w:rPr>
        <w:t>1</w:t>
      </w:r>
      <w:r w:rsidRPr="00D945EC">
        <w:tab/>
      </w:r>
      <w:r w:rsidRPr="0047152B">
        <w:t>Department of Preventive Medicine and Institute for Global Health, Northwestern University, Chicago IL USA</w:t>
      </w:r>
    </w:p>
    <w:p w14:paraId="490D3A4C" w14:textId="20FAC47B" w:rsidR="00621759" w:rsidRPr="00D945EC" w:rsidRDefault="00621759" w:rsidP="00522304">
      <w:pPr>
        <w:pStyle w:val="MDPI16affiliation"/>
      </w:pPr>
      <w:proofErr w:type="gramStart"/>
      <w:r>
        <w:rPr>
          <w:vertAlign w:val="superscript"/>
        </w:rPr>
        <w:t>2</w:t>
      </w:r>
      <w:r>
        <w:t xml:space="preserve"> </w:t>
      </w:r>
      <w:r w:rsidR="00F34AE0">
        <w:t xml:space="preserve"> </w:t>
      </w:r>
      <w:r w:rsidRPr="00B62215">
        <w:t>PATH</w:t>
      </w:r>
      <w:proofErr w:type="gramEnd"/>
      <w:r w:rsidRPr="00B62215">
        <w:t>, Seattle, WA USA</w:t>
      </w:r>
    </w:p>
    <w:p w14:paraId="1EE771A0" w14:textId="7E6F66BF" w:rsidR="00F610A7" w:rsidRDefault="00621759" w:rsidP="00522304">
      <w:pPr>
        <w:pStyle w:val="MDPI16affiliation"/>
      </w:pPr>
      <w:r>
        <w:rPr>
          <w:vertAlign w:val="superscript"/>
        </w:rPr>
        <w:t>3</w:t>
      </w:r>
      <w:r w:rsidR="00F610A7" w:rsidRPr="00D945EC">
        <w:tab/>
      </w:r>
      <w:r w:rsidR="00F610A7" w:rsidRPr="0047152B">
        <w:t>Institute for Disease Modeling, Seattle, WA, USA</w:t>
      </w:r>
    </w:p>
    <w:p w14:paraId="2FFEDAF9" w14:textId="315EFA92" w:rsidR="00F610A7" w:rsidRPr="00D945EC" w:rsidRDefault="00621759" w:rsidP="000E01FD">
      <w:pPr>
        <w:pStyle w:val="MDPI16affiliation"/>
      </w:pPr>
      <w:r>
        <w:rPr>
          <w:vertAlign w:val="superscript"/>
        </w:rPr>
        <w:t>4</w:t>
      </w:r>
      <w:r w:rsidR="00F610A7" w:rsidRPr="00D945EC">
        <w:tab/>
      </w:r>
      <w:r w:rsidR="00F610A7" w:rsidRPr="000E01FD">
        <w:t xml:space="preserve">Telethon Kids Institute, </w:t>
      </w:r>
      <w:proofErr w:type="spellStart"/>
      <w:r w:rsidR="00F610A7" w:rsidRPr="000E01FD">
        <w:t>Nedlands</w:t>
      </w:r>
      <w:proofErr w:type="spellEnd"/>
      <w:r w:rsidR="00F610A7" w:rsidRPr="000E01FD">
        <w:t>, WA, Australia</w:t>
      </w:r>
    </w:p>
    <w:p w14:paraId="6651728D" w14:textId="16148DF3" w:rsidR="00F610A7" w:rsidRDefault="00621759" w:rsidP="001110CA">
      <w:pPr>
        <w:pStyle w:val="MDPI16affiliation"/>
        <w:rPr>
          <w:ins w:id="6" w:author="Ifeoma Doreen Ozodiegwu" w:date="2023-12-06T16:13:00Z"/>
        </w:rPr>
      </w:pPr>
      <w:r>
        <w:rPr>
          <w:vertAlign w:val="superscript"/>
        </w:rPr>
        <w:t>5</w:t>
      </w:r>
      <w:r w:rsidR="00F610A7" w:rsidRPr="00D945EC">
        <w:tab/>
      </w:r>
      <w:r w:rsidR="00F610A7" w:rsidRPr="000E01FD">
        <w:t xml:space="preserve">Faculty of Health Sciences, Curtin University, </w:t>
      </w:r>
      <w:proofErr w:type="spellStart"/>
      <w:r w:rsidR="00F610A7" w:rsidRPr="000E01FD">
        <w:t>Bently</w:t>
      </w:r>
      <w:proofErr w:type="spellEnd"/>
      <w:r w:rsidR="00F610A7" w:rsidRPr="000E01FD">
        <w:t>, WA, Australia</w:t>
      </w:r>
    </w:p>
    <w:p w14:paraId="3CBEE3FA" w14:textId="3B4698EC" w:rsidR="00F7174C" w:rsidRPr="00F7174C" w:rsidRDefault="00F7174C" w:rsidP="001110CA">
      <w:pPr>
        <w:pStyle w:val="MDPI16affiliation"/>
      </w:pPr>
      <w:proofErr w:type="gramStart"/>
      <w:ins w:id="7" w:author="Ifeoma Doreen Ozodiegwu" w:date="2023-12-06T16:14:00Z">
        <w:r>
          <w:rPr>
            <w:vertAlign w:val="superscript"/>
          </w:rPr>
          <w:t>6</w:t>
        </w:r>
      </w:ins>
      <w:ins w:id="8" w:author="Ifeoma Doreen Ozodiegwu" w:date="2023-12-06T16:13:00Z">
        <w:r>
          <w:rPr>
            <w:vertAlign w:val="superscript"/>
          </w:rPr>
          <w:t xml:space="preserve">  </w:t>
        </w:r>
        <w:r>
          <w:t>Department</w:t>
        </w:r>
        <w:proofErr w:type="gramEnd"/>
        <w:r>
          <w:t xml:space="preserve"> of Health Informat</w:t>
        </w:r>
      </w:ins>
      <w:ins w:id="9" w:author="Ifeoma Doreen Ozodiegwu" w:date="2023-12-06T16:14:00Z">
        <w:r>
          <w:t xml:space="preserve">ics and Data Science, Loyola University, Chicago IL USA </w:t>
        </w:r>
      </w:ins>
    </w:p>
    <w:p w14:paraId="5DA48834" w14:textId="7B45E2CF" w:rsidR="00F610A7" w:rsidRDefault="00F610A7" w:rsidP="00522304">
      <w:pPr>
        <w:pStyle w:val="MDPI16affiliation"/>
        <w:rPr>
          <w:ins w:id="10" w:author="Ozodiegwu, Ifeoma" w:date="2023-12-08T08:37:00Z"/>
        </w:rPr>
      </w:pPr>
      <w:r w:rsidRPr="000946E3">
        <w:rPr>
          <w:b/>
        </w:rPr>
        <w:t>*</w:t>
      </w:r>
      <w:r w:rsidRPr="00D945EC">
        <w:tab/>
        <w:t xml:space="preserve">Correspondence: </w:t>
      </w:r>
      <w:ins w:id="11" w:author="Ozodiegwu, Ifeoma" w:date="2023-12-08T08:37:00Z">
        <w:r w:rsidR="00FA7A84">
          <w:fldChar w:fldCharType="begin"/>
        </w:r>
        <w:r w:rsidR="00FA7A84">
          <w:instrText>HYPERLINK "mailto:</w:instrText>
        </w:r>
      </w:ins>
      <w:r w:rsidR="00FA7A84" w:rsidRPr="00B62215">
        <w:instrText>ifeoma.ozodiegwu@northwestern.edu</w:instrText>
      </w:r>
      <w:ins w:id="12" w:author="Ozodiegwu, Ifeoma" w:date="2023-12-08T08:37:00Z">
        <w:r w:rsidR="00FA7A84">
          <w:instrText>"</w:instrText>
        </w:r>
        <w:r w:rsidR="00FA7A84">
          <w:fldChar w:fldCharType="separate"/>
        </w:r>
      </w:ins>
      <w:r w:rsidR="00FA7A84" w:rsidRPr="00485744">
        <w:rPr>
          <w:rStyle w:val="Hyperlink"/>
        </w:rPr>
        <w:t>ifeoma.ozodiegwu@northwestern.edu</w:t>
      </w:r>
      <w:ins w:id="13" w:author="Ozodiegwu, Ifeoma" w:date="2023-12-08T08:37:00Z">
        <w:r w:rsidR="00FA7A84">
          <w:fldChar w:fldCharType="end"/>
        </w:r>
      </w:ins>
    </w:p>
    <w:p w14:paraId="1E6362D9" w14:textId="77777777" w:rsidR="00FA7A84" w:rsidRDefault="00FA7A84" w:rsidP="00522304">
      <w:pPr>
        <w:pStyle w:val="MDPI16affiliation"/>
        <w:rPr>
          <w:ins w:id="14" w:author="Ozodiegwu, Ifeoma" w:date="2023-12-08T08:37:00Z"/>
        </w:rPr>
      </w:pPr>
    </w:p>
    <w:p w14:paraId="48A97DDC" w14:textId="77777777" w:rsidR="00FA7A84" w:rsidRPr="00550626" w:rsidRDefault="00FA7A84" w:rsidP="00522304">
      <w:pPr>
        <w:pStyle w:val="MDPI16affiliation"/>
      </w:pPr>
    </w:p>
    <w:p w14:paraId="311B37C3" w14:textId="17F1FA63" w:rsidR="00387ABF" w:rsidRDefault="00F610A7" w:rsidP="00FA7A84">
      <w:pPr>
        <w:pStyle w:val="MDPI19line"/>
        <w:rPr>
          <w:b/>
          <w:szCs w:val="18"/>
        </w:rPr>
        <w:pPrChange w:id="15" w:author="Ozodiegwu, Ifeoma" w:date="2023-12-08T08:37:00Z">
          <w:pPr>
            <w:pStyle w:val="MDPI17abstract"/>
          </w:pPr>
        </w:pPrChange>
      </w:pPr>
      <w:r w:rsidRPr="00550626">
        <w:rPr>
          <w:b/>
          <w:szCs w:val="18"/>
        </w:rPr>
        <w:t>Abstract:</w:t>
      </w:r>
      <w:r w:rsidR="00387ABF">
        <w:rPr>
          <w:b/>
          <w:szCs w:val="18"/>
        </w:rPr>
        <w:t xml:space="preserve"> </w:t>
      </w:r>
      <w:r w:rsidR="00986340">
        <w:rPr>
          <w:bCs/>
          <w:szCs w:val="18"/>
        </w:rPr>
        <w:t>U</w:t>
      </w:r>
      <w:r w:rsidR="00387ABF" w:rsidRPr="00387ABF">
        <w:rPr>
          <w:bCs/>
          <w:szCs w:val="18"/>
        </w:rPr>
        <w:t xml:space="preserve">rban population growth in Nigeria </w:t>
      </w:r>
      <w:r w:rsidR="00986340">
        <w:rPr>
          <w:bCs/>
          <w:szCs w:val="18"/>
        </w:rPr>
        <w:t xml:space="preserve">may </w:t>
      </w:r>
      <w:r w:rsidR="00CA6F65">
        <w:rPr>
          <w:bCs/>
          <w:szCs w:val="18"/>
        </w:rPr>
        <w:t xml:space="preserve">exceed the </w:t>
      </w:r>
      <w:r w:rsidR="00387ABF" w:rsidRPr="00387ABF">
        <w:rPr>
          <w:bCs/>
          <w:szCs w:val="18"/>
        </w:rPr>
        <w:t>availab</w:t>
      </w:r>
      <w:r w:rsidR="00066E85">
        <w:rPr>
          <w:bCs/>
          <w:szCs w:val="18"/>
        </w:rPr>
        <w:t>ility of</w:t>
      </w:r>
      <w:r w:rsidR="00387ABF" w:rsidRPr="00387ABF">
        <w:rPr>
          <w:bCs/>
          <w:szCs w:val="18"/>
        </w:rPr>
        <w:t xml:space="preserve"> affordable housing and basic services</w:t>
      </w:r>
      <w:r w:rsidR="00066E85">
        <w:rPr>
          <w:bCs/>
          <w:szCs w:val="18"/>
        </w:rPr>
        <w:t>,</w:t>
      </w:r>
      <w:r w:rsidR="00A962B7">
        <w:rPr>
          <w:bCs/>
          <w:szCs w:val="18"/>
        </w:rPr>
        <w:t xml:space="preserve"> resulting in living conditions </w:t>
      </w:r>
      <w:r w:rsidR="00066E85">
        <w:rPr>
          <w:bCs/>
          <w:szCs w:val="18"/>
        </w:rPr>
        <w:t xml:space="preserve">conducive to </w:t>
      </w:r>
      <w:r w:rsidR="00387ABF" w:rsidRPr="00387ABF">
        <w:rPr>
          <w:bCs/>
          <w:szCs w:val="18"/>
        </w:rPr>
        <w:t>vector breeding and heterogeneous malaria transmission. Understanding the link between community-level factors and urban malaria transmission informs targeted interventions. We analyzed Demographic and Health Survey Program cluster-level data, alongside geospatial covariates, to depict spatial and temporal variations in malaria burden</w:t>
      </w:r>
      <w:ins w:id="16" w:author="Chilo Chiziba" w:date="2023-11-15T16:40:00Z">
        <w:r w:rsidR="00447633" w:rsidRPr="00447633">
          <w:rPr>
            <w:bCs/>
            <w:szCs w:val="18"/>
          </w:rPr>
          <w:t xml:space="preserve"> </w:t>
        </w:r>
        <w:r w:rsidR="00447633">
          <w:rPr>
            <w:bCs/>
            <w:szCs w:val="18"/>
          </w:rPr>
          <w:t xml:space="preserve">in </w:t>
        </w:r>
        <w:r w:rsidR="00447633" w:rsidRPr="00447633">
          <w:rPr>
            <w:bCs/>
            <w:szCs w:val="18"/>
          </w:rPr>
          <w:t>children under 5 years of age</w:t>
        </w:r>
      </w:ins>
      <w:r w:rsidR="00387ABF" w:rsidRPr="00387ABF">
        <w:rPr>
          <w:bCs/>
          <w:szCs w:val="18"/>
        </w:rPr>
        <w:t>. Univariate and multivariable models explored the relationship</w:t>
      </w:r>
      <w:r w:rsidR="009313AB">
        <w:rPr>
          <w:bCs/>
          <w:szCs w:val="18"/>
        </w:rPr>
        <w:t xml:space="preserve"> between</w:t>
      </w:r>
      <w:r w:rsidR="00387ABF" w:rsidRPr="00387ABF">
        <w:rPr>
          <w:bCs/>
          <w:szCs w:val="18"/>
        </w:rPr>
        <w:t xml:space="preserve"> malaria test positivity rates</w:t>
      </w:r>
      <w:r w:rsidR="009313AB">
        <w:rPr>
          <w:bCs/>
          <w:szCs w:val="18"/>
        </w:rPr>
        <w:t xml:space="preserve"> and community-level factors</w:t>
      </w:r>
      <w:r w:rsidR="00387ABF" w:rsidRPr="00387ABF">
        <w:rPr>
          <w:bCs/>
          <w:szCs w:val="18"/>
        </w:rPr>
        <w:t>. Generally, malaria test positivity rates in urban areas are low and declining.</w:t>
      </w:r>
      <w:r w:rsidR="004D1184" w:rsidRPr="004D1184">
        <w:t xml:space="preserve"> </w:t>
      </w:r>
      <w:r w:rsidR="000235A5">
        <w:rPr>
          <w:bCs/>
          <w:szCs w:val="18"/>
        </w:rPr>
        <w:t>The</w:t>
      </w:r>
      <w:r w:rsidR="006C3424">
        <w:rPr>
          <w:bCs/>
          <w:szCs w:val="18"/>
        </w:rPr>
        <w:t xml:space="preserve"> </w:t>
      </w:r>
      <w:r w:rsidR="000235A5">
        <w:rPr>
          <w:bCs/>
          <w:szCs w:val="18"/>
        </w:rPr>
        <w:t xml:space="preserve">factors that </w:t>
      </w:r>
      <w:r w:rsidR="00E6699F">
        <w:rPr>
          <w:bCs/>
          <w:szCs w:val="18"/>
        </w:rPr>
        <w:t xml:space="preserve">best predicted malaria test positivity rates within a multivariable model were </w:t>
      </w:r>
      <w:r w:rsidR="004D1184" w:rsidRPr="004D1184">
        <w:rPr>
          <w:bCs/>
          <w:szCs w:val="18"/>
        </w:rPr>
        <w:t xml:space="preserve">post-primary education, wealth quintiles, population density, </w:t>
      </w:r>
      <w:ins w:id="17" w:author="Ozodiegwu, Ifeoma" w:date="2023-12-08T08:39:00Z">
        <w:r w:rsidR="00FA7A84">
          <w:rPr>
            <w:bCs/>
            <w:szCs w:val="18"/>
          </w:rPr>
          <w:t xml:space="preserve">access to improved housing, </w:t>
        </w:r>
      </w:ins>
      <w:r w:rsidR="004D1184" w:rsidRPr="004D1184">
        <w:rPr>
          <w:bCs/>
          <w:szCs w:val="18"/>
        </w:rPr>
        <w:t xml:space="preserve">child fever treatment-seeking, precipitation, and the </w:t>
      </w:r>
      <w:r w:rsidR="00E6699F">
        <w:rPr>
          <w:bCs/>
          <w:szCs w:val="18"/>
        </w:rPr>
        <w:t xml:space="preserve">enhanced </w:t>
      </w:r>
      <w:r w:rsidR="004D1184" w:rsidRPr="004D1184">
        <w:rPr>
          <w:bCs/>
          <w:szCs w:val="18"/>
        </w:rPr>
        <w:t>vegetation index.</w:t>
      </w:r>
      <w:r w:rsidR="00387ABF" w:rsidRPr="00387ABF">
        <w:rPr>
          <w:bCs/>
          <w:szCs w:val="18"/>
        </w:rPr>
        <w:t xml:space="preserve"> </w:t>
      </w:r>
      <w:ins w:id="18" w:author="Ozodiegwu, Ifeoma" w:date="2023-12-08T08:40:00Z">
        <w:r w:rsidR="00FA7A84">
          <w:rPr>
            <w:bCs/>
            <w:szCs w:val="18"/>
          </w:rPr>
          <w:t>M</w:t>
        </w:r>
      </w:ins>
      <w:ins w:id="19" w:author="Ozodiegwu, Ifeoma" w:date="2023-12-08T08:39:00Z">
        <w:r w:rsidR="00FA7A84">
          <w:rPr>
            <w:bCs/>
            <w:szCs w:val="18"/>
          </w:rPr>
          <w:t>alaria transmission in</w:t>
        </w:r>
      </w:ins>
      <w:ins w:id="20" w:author="Ozodiegwu, Ifeoma" w:date="2023-12-08T08:40:00Z">
        <w:r w:rsidR="00FA7A84">
          <w:rPr>
            <w:bCs/>
            <w:szCs w:val="18"/>
          </w:rPr>
          <w:t xml:space="preserve"> urban areas will likely be reduced</w:t>
        </w:r>
      </w:ins>
      <w:ins w:id="21" w:author="Ozodiegwu, Ifeoma" w:date="2023-12-08T08:41:00Z">
        <w:r w:rsidR="00FA7A84">
          <w:rPr>
            <w:bCs/>
            <w:szCs w:val="18"/>
          </w:rPr>
          <w:t xml:space="preserve"> by addressing socioeconomic and environmental factors that promote exposure to disease vectors. </w:t>
        </w:r>
      </w:ins>
      <w:r w:rsidR="00387ABF" w:rsidRPr="00387ABF">
        <w:rPr>
          <w:bCs/>
          <w:szCs w:val="18"/>
        </w:rPr>
        <w:t xml:space="preserve">Enhanced regional surveillance systems in Nigeria can provide </w:t>
      </w:r>
      <w:r w:rsidR="00A942EE">
        <w:rPr>
          <w:bCs/>
          <w:szCs w:val="18"/>
        </w:rPr>
        <w:t xml:space="preserve">detailed </w:t>
      </w:r>
      <w:r w:rsidR="00387ABF" w:rsidRPr="00387ABF">
        <w:rPr>
          <w:bCs/>
          <w:szCs w:val="18"/>
        </w:rPr>
        <w:t xml:space="preserve">data to further refine </w:t>
      </w:r>
      <w:r w:rsidR="00EB08A5">
        <w:rPr>
          <w:bCs/>
          <w:szCs w:val="18"/>
        </w:rPr>
        <w:t xml:space="preserve">our </w:t>
      </w:r>
      <w:r w:rsidR="001967E9">
        <w:rPr>
          <w:bCs/>
          <w:szCs w:val="18"/>
        </w:rPr>
        <w:t xml:space="preserve">understanding of these factors </w:t>
      </w:r>
      <w:r w:rsidR="00A36372">
        <w:rPr>
          <w:bCs/>
          <w:szCs w:val="18"/>
        </w:rPr>
        <w:t xml:space="preserve">in relation to </w:t>
      </w:r>
      <w:r w:rsidR="001967E9">
        <w:rPr>
          <w:bCs/>
          <w:szCs w:val="18"/>
        </w:rPr>
        <w:t>malaria transmission</w:t>
      </w:r>
      <w:r w:rsidR="00F1241D">
        <w:rPr>
          <w:bCs/>
          <w:szCs w:val="18"/>
        </w:rPr>
        <w:t>.</w:t>
      </w:r>
    </w:p>
    <w:p w14:paraId="7874B527" w14:textId="29DA0320" w:rsidR="00F610A7" w:rsidRPr="002411BC" w:rsidRDefault="00F610A7" w:rsidP="00FA7A84">
      <w:pPr>
        <w:pStyle w:val="MDPI19line"/>
        <w:pPrChange w:id="22" w:author="Ozodiegwu, Ifeoma" w:date="2023-12-08T08:37:00Z">
          <w:pPr/>
        </w:pPrChange>
      </w:pPr>
    </w:p>
    <w:p w14:paraId="3056A403" w14:textId="00F1A4B6" w:rsidR="00F610A7" w:rsidRPr="00550626" w:rsidRDefault="00F610A7" w:rsidP="00FA7A84">
      <w:pPr>
        <w:pStyle w:val="MDPI19line"/>
        <w:rPr>
          <w:szCs w:val="18"/>
        </w:rPr>
        <w:pPrChange w:id="23" w:author="Ozodiegwu, Ifeoma" w:date="2023-12-08T08:37:00Z">
          <w:pPr>
            <w:pStyle w:val="MDPI18keywords"/>
          </w:pPr>
        </w:pPrChange>
      </w:pPr>
      <w:r w:rsidRPr="00550626">
        <w:rPr>
          <w:b/>
          <w:szCs w:val="18"/>
        </w:rPr>
        <w:t xml:space="preserve">Keywords: </w:t>
      </w:r>
      <w:r w:rsidRPr="0071401F">
        <w:rPr>
          <w:szCs w:val="18"/>
        </w:rPr>
        <w:t>urbanization</w:t>
      </w:r>
      <w:r w:rsidRPr="00D945EC">
        <w:rPr>
          <w:szCs w:val="18"/>
        </w:rPr>
        <w:t xml:space="preserve">; </w:t>
      </w:r>
      <w:r w:rsidRPr="002E13CF">
        <w:rPr>
          <w:szCs w:val="18"/>
        </w:rPr>
        <w:t>malaria</w:t>
      </w:r>
      <w:r w:rsidRPr="00D945EC">
        <w:rPr>
          <w:szCs w:val="18"/>
        </w:rPr>
        <w:t xml:space="preserve">; </w:t>
      </w:r>
      <w:r w:rsidRPr="00593FAB">
        <w:rPr>
          <w:szCs w:val="18"/>
        </w:rPr>
        <w:t>risk factors</w:t>
      </w:r>
      <w:r>
        <w:rPr>
          <w:szCs w:val="18"/>
        </w:rPr>
        <w:t xml:space="preserve">; </w:t>
      </w:r>
      <w:r w:rsidRPr="00A9679A">
        <w:rPr>
          <w:szCs w:val="18"/>
        </w:rPr>
        <w:t>cities</w:t>
      </w:r>
      <w:r>
        <w:rPr>
          <w:szCs w:val="18"/>
        </w:rPr>
        <w:t xml:space="preserve">; </w:t>
      </w:r>
      <w:r w:rsidRPr="00A9679A">
        <w:rPr>
          <w:szCs w:val="18"/>
        </w:rPr>
        <w:t>Nigeria</w:t>
      </w:r>
    </w:p>
    <w:p w14:paraId="06DED0E6" w14:textId="4926E412" w:rsidR="00F610A7" w:rsidRPr="00550626" w:rsidRDefault="00000A5C" w:rsidP="00FA7A84">
      <w:pPr>
        <w:pStyle w:val="MDPI19line"/>
      </w:pPr>
      <w:ins w:id="24" w:author="Ozodiegwu, Ifeoma" w:date="2023-12-07T12:42:00Z">
        <w:r>
          <w:rPr>
            <w:bCs/>
            <w:szCs w:val="18"/>
          </w:rPr>
          <w:t xml:space="preserve"> </w:t>
        </w:r>
      </w:ins>
    </w:p>
    <w:p w14:paraId="2D00B7CF" w14:textId="77777777" w:rsidR="00F610A7" w:rsidRDefault="00F610A7" w:rsidP="00DB5EBF">
      <w:pPr>
        <w:pStyle w:val="MDPI21heading1"/>
        <w:rPr>
          <w:lang w:eastAsia="zh-CN"/>
        </w:rPr>
      </w:pPr>
      <w:r w:rsidRPr="007F2582">
        <w:rPr>
          <w:lang w:eastAsia="zh-CN"/>
        </w:rPr>
        <w:t>1. Introduction</w:t>
      </w:r>
    </w:p>
    <w:p w14:paraId="0F985924" w14:textId="0AB0FA05" w:rsidR="00F610A7" w:rsidRPr="00012376" w:rsidRDefault="00F610A7" w:rsidP="00B04ED0">
      <w:pPr>
        <w:pStyle w:val="MDPI31text"/>
      </w:pPr>
      <w:r w:rsidRPr="00012376">
        <w:t xml:space="preserve">Nigeria accounts for 27 </w:t>
      </w:r>
      <w:r w:rsidR="00CE6BCE">
        <w:t xml:space="preserve">percent </w:t>
      </w:r>
      <w:r w:rsidRPr="00012376">
        <w:t>of all global malaria cases and</w:t>
      </w:r>
      <w:r w:rsidR="00877BBD">
        <w:t xml:space="preserve"> </w:t>
      </w:r>
      <w:r w:rsidR="00877BBD" w:rsidRPr="00012376">
        <w:t>31 percent</w:t>
      </w:r>
      <w:r w:rsidRPr="00012376">
        <w:t xml:space="preserve"> </w:t>
      </w:r>
      <w:r w:rsidR="00721534">
        <w:t xml:space="preserve">of global malaria </w:t>
      </w:r>
      <w:r w:rsidRPr="00012376">
        <w:t xml:space="preserve">deaths, making it the greatest contributor to the global malaria burden </w:t>
      </w:r>
      <w:sdt>
        <w:sdtPr>
          <w:tag w:val="MENDELEY_CITATION_v3_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"/>
          <w:id w:val="1538165461"/>
          <w:placeholder>
            <w:docPart w:val="DefaultPlaceholder_-1854013440"/>
          </w:placeholder>
        </w:sdtPr>
        <w:sdtContent>
          <w:ins w:id="25" w:author="Ozodiegwu, Ifeoma" w:date="2023-12-07T16:36:00Z">
            <w:r w:rsidR="00FE62C3" w:rsidRPr="00FE62C3">
              <w:t>[1]</w:t>
            </w:r>
          </w:ins>
          <w:ins w:id="26" w:author="Ifeoma Doreen Ozodiegwu" w:date="2023-12-06T18:39:00Z">
            <w:del w:id="27" w:author="Ozodiegwu, Ifeoma" w:date="2023-12-07T15:53:00Z">
              <w:r w:rsidR="00A96CA6" w:rsidRPr="00FE62C3" w:rsidDel="00BE0030">
                <w:delText>[1]</w:delText>
              </w:r>
            </w:del>
          </w:ins>
          <w:ins w:id="28" w:author="chilochibi chiziba" w:date="2023-11-17T14:55:00Z">
            <w:del w:id="29" w:author="Ozodiegwu, Ifeoma" w:date="2023-12-07T15:53:00Z">
              <w:r w:rsidR="00577EDE" w:rsidRPr="00FE62C3" w:rsidDel="00BE0030">
                <w:delText>[1]</w:delText>
              </w:r>
            </w:del>
          </w:ins>
          <w:del w:id="30" w:author="Ozodiegwu, Ifeoma" w:date="2023-12-07T15:53:00Z">
            <w:r w:rsidR="00E76BF6" w:rsidRPr="00FE62C3" w:rsidDel="00BE0030">
              <w:delText>[1]</w:delText>
            </w:r>
          </w:del>
        </w:sdtContent>
      </w:sdt>
      <w:r w:rsidRPr="00012376">
        <w:t xml:space="preserve">.  Underlying Nigeria’s malaria burden are spatial and temporal differences in malaria risk driven by </w:t>
      </w:r>
      <w:r w:rsidR="008F2D29">
        <w:t>diverse factors, including</w:t>
      </w:r>
      <w:r w:rsidRPr="00012376">
        <w:t xml:space="preserve"> ecological and climatic factors, intervention histories, health system factors, land-use</w:t>
      </w:r>
      <w:r w:rsidR="0087509C">
        <w:t xml:space="preserve"> practices</w:t>
      </w:r>
      <w:r w:rsidRPr="00012376">
        <w:t>, and urbanization</w:t>
      </w:r>
      <w:r w:rsidR="0087509C">
        <w:t xml:space="preserve"> trends</w:t>
      </w:r>
      <w:r w:rsidRPr="00012376">
        <w:t xml:space="preserve"> </w:t>
      </w:r>
      <w:sdt>
        <w:sdtPr>
          <w:tag w:val="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"/>
          <w:id w:val="1970319883"/>
          <w:placeholder>
            <w:docPart w:val="DefaultPlaceholder_-1854013440"/>
          </w:placeholder>
        </w:sdtPr>
        <w:sdtContent>
          <w:ins w:id="31" w:author="Ozodiegwu, Ifeoma" w:date="2023-12-07T16:36:00Z">
            <w:r w:rsidR="00FE62C3" w:rsidRPr="00FE62C3">
              <w:t>[2–4]</w:t>
            </w:r>
          </w:ins>
          <w:ins w:id="32" w:author="Ifeoma Doreen Ozodiegwu" w:date="2023-12-06T18:39:00Z">
            <w:del w:id="33" w:author="Ozodiegwu, Ifeoma" w:date="2023-12-07T15:53:00Z">
              <w:r w:rsidR="00A96CA6" w:rsidRPr="00FE62C3" w:rsidDel="00BE0030">
                <w:delText>[2–4]</w:delText>
              </w:r>
            </w:del>
          </w:ins>
          <w:ins w:id="34" w:author="chilochibi chiziba" w:date="2023-11-17T14:55:00Z">
            <w:del w:id="35" w:author="Ozodiegwu, Ifeoma" w:date="2023-12-07T15:53:00Z">
              <w:r w:rsidR="00577EDE" w:rsidRPr="00FE62C3" w:rsidDel="00BE0030">
                <w:delText>[2–4]</w:delText>
              </w:r>
            </w:del>
          </w:ins>
          <w:del w:id="36" w:author="Ozodiegwu, Ifeoma" w:date="2023-12-07T15:53:00Z">
            <w:r w:rsidR="00E76BF6" w:rsidRPr="00FE62C3" w:rsidDel="00BE0030">
              <w:delText>[2–4]</w:delText>
            </w:r>
          </w:del>
        </w:sdtContent>
      </w:sdt>
      <w:r w:rsidRPr="00012376">
        <w:t xml:space="preserve">. </w:t>
      </w:r>
      <w:r w:rsidR="001079A0">
        <w:t xml:space="preserve">Notably, </w:t>
      </w:r>
      <w:r w:rsidRPr="00012376">
        <w:t>Nigeria i</w:t>
      </w:r>
      <w:r w:rsidR="001079A0">
        <w:t>s among the top</w:t>
      </w:r>
      <w:r w:rsidRPr="00012376">
        <w:t xml:space="preserve"> three countries expected to</w:t>
      </w:r>
      <w:r w:rsidR="0087509C">
        <w:t xml:space="preserve"> contribute to</w:t>
      </w:r>
      <w:r w:rsidRPr="00012376">
        <w:t xml:space="preserve"> nearly one-third of </w:t>
      </w:r>
      <w:r w:rsidR="005B379B">
        <w:t xml:space="preserve">the world’s </w:t>
      </w:r>
      <w:r w:rsidRPr="00012376">
        <w:lastRenderedPageBreak/>
        <w:t xml:space="preserve">urban population growth between 2018 and 2050 </w:t>
      </w:r>
      <w:sdt>
        <w:sdtPr>
          <w:tag w:val="MENDELEY_CITATION_v3_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"/>
          <w:id w:val="-798301620"/>
          <w:placeholder>
            <w:docPart w:val="DefaultPlaceholder_-1854013440"/>
          </w:placeholder>
        </w:sdtPr>
        <w:sdtContent>
          <w:ins w:id="37" w:author="Ozodiegwu, Ifeoma" w:date="2023-12-07T16:36:00Z">
            <w:r w:rsidR="00FE62C3" w:rsidRPr="00FE62C3">
              <w:t>[5]</w:t>
            </w:r>
          </w:ins>
          <w:ins w:id="38" w:author="Ifeoma Doreen Ozodiegwu" w:date="2023-12-06T18:39:00Z">
            <w:del w:id="39" w:author="Ozodiegwu, Ifeoma" w:date="2023-12-07T15:53:00Z">
              <w:r w:rsidR="00A96CA6" w:rsidRPr="00FE62C3" w:rsidDel="00BE0030">
                <w:delText>[5]</w:delText>
              </w:r>
            </w:del>
          </w:ins>
          <w:ins w:id="40" w:author="chilochibi chiziba" w:date="2023-11-17T14:55:00Z">
            <w:del w:id="41" w:author="Ozodiegwu, Ifeoma" w:date="2023-12-07T15:53:00Z">
              <w:r w:rsidR="00577EDE" w:rsidRPr="00FE62C3" w:rsidDel="00BE0030">
                <w:delText>[5]</w:delText>
              </w:r>
            </w:del>
          </w:ins>
          <w:del w:id="42" w:author="Ozodiegwu, Ifeoma" w:date="2023-12-07T15:53:00Z">
            <w:r w:rsidR="00E76BF6" w:rsidRPr="00FE62C3" w:rsidDel="00BE0030">
              <w:delText>[5]</w:delText>
            </w:r>
          </w:del>
        </w:sdtContent>
      </w:sdt>
      <w:r w:rsidRPr="00012376">
        <w:t xml:space="preserve">. </w:t>
      </w:r>
      <w:r w:rsidR="005B379B">
        <w:t xml:space="preserve">In 2018, </w:t>
      </w:r>
      <w:r w:rsidR="00054F54">
        <w:t xml:space="preserve">approximately </w:t>
      </w:r>
      <w:r w:rsidR="005B379B">
        <w:t>h</w:t>
      </w:r>
      <w:r w:rsidRPr="00012376">
        <w:t xml:space="preserve">alf of Nigeria’s 200 million population </w:t>
      </w:r>
      <w:r w:rsidR="00054F54">
        <w:t>resided</w:t>
      </w:r>
      <w:r w:rsidRPr="00012376">
        <w:t xml:space="preserve"> in urban areas</w:t>
      </w:r>
      <w:r w:rsidR="001E29FD">
        <w:t xml:space="preserve">, </w:t>
      </w:r>
      <w:r w:rsidRPr="00012376">
        <w:t>and th</w:t>
      </w:r>
      <w:r w:rsidR="001E29FD">
        <w:t>is</w:t>
      </w:r>
      <w:r w:rsidRPr="00012376">
        <w:t xml:space="preserve"> proportion</w:t>
      </w:r>
      <w:r w:rsidR="001E29FD">
        <w:t xml:space="preserve"> is projected to surge to 70 percent</w:t>
      </w:r>
      <w:r w:rsidRPr="00012376">
        <w:t xml:space="preserve"> by 2050 </w:t>
      </w:r>
      <w:sdt>
        <w:sdtPr>
          <w:tag w:val="MENDELEY_CITATION_v3_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"/>
          <w:id w:val="537785234"/>
          <w:placeholder>
            <w:docPart w:val="DefaultPlaceholder_-1854013440"/>
          </w:placeholder>
        </w:sdtPr>
        <w:sdtContent>
          <w:ins w:id="43" w:author="Ozodiegwu, Ifeoma" w:date="2023-12-07T16:36:00Z">
            <w:r w:rsidR="00FE62C3" w:rsidRPr="00FE62C3">
              <w:t>[5]</w:t>
            </w:r>
          </w:ins>
          <w:ins w:id="44" w:author="Ifeoma Doreen Ozodiegwu" w:date="2023-12-06T18:39:00Z">
            <w:del w:id="45" w:author="Ozodiegwu, Ifeoma" w:date="2023-12-07T15:53:00Z">
              <w:r w:rsidR="00A96CA6" w:rsidRPr="00FE62C3" w:rsidDel="00BE0030">
                <w:delText>[5]</w:delText>
              </w:r>
            </w:del>
          </w:ins>
          <w:ins w:id="46" w:author="chilochibi chiziba" w:date="2023-11-17T14:55:00Z">
            <w:del w:id="47" w:author="Ozodiegwu, Ifeoma" w:date="2023-12-07T15:53:00Z">
              <w:r w:rsidR="00577EDE" w:rsidRPr="00FE62C3" w:rsidDel="00BE0030">
                <w:delText>[5]</w:delText>
              </w:r>
            </w:del>
          </w:ins>
          <w:del w:id="48" w:author="Ozodiegwu, Ifeoma" w:date="2023-12-07T15:53:00Z">
            <w:r w:rsidR="00E76BF6" w:rsidRPr="00FE62C3" w:rsidDel="00BE0030">
              <w:delText>[5]</w:delText>
            </w:r>
          </w:del>
        </w:sdtContent>
      </w:sdt>
      <w:r w:rsidRPr="00012376">
        <w:t>.</w:t>
      </w:r>
      <w:ins w:id="49" w:author="Ozodiegwu, Ifeoma" w:date="2023-11-22T11:06:00Z">
        <w:r w:rsidR="000756D2">
          <w:t xml:space="preserve"> </w:t>
        </w:r>
      </w:ins>
      <w:ins w:id="50" w:author="Ozodiegwu, Ifeoma" w:date="2023-11-26T08:09:00Z">
        <w:r w:rsidR="003C1E98" w:rsidRPr="003C1E98">
          <w:t xml:space="preserve">These trends in urban population expansion raise </w:t>
        </w:r>
      </w:ins>
      <w:ins w:id="51" w:author="Ozodiegwu, Ifeoma" w:date="2023-11-26T08:16:00Z">
        <w:r w:rsidR="00B04ED0">
          <w:t>concerns</w:t>
        </w:r>
      </w:ins>
      <w:ins w:id="52" w:author="Ozodiegwu, Ifeoma" w:date="2023-11-26T08:09:00Z">
        <w:r w:rsidR="003C1E98" w:rsidRPr="003C1E98">
          <w:t xml:space="preserve"> about the concentration of Nigeria's malaria burden in urban areas.</w:t>
        </w:r>
        <w:r w:rsidR="00B04ED0">
          <w:t xml:space="preserve"> T</w:t>
        </w:r>
      </w:ins>
      <w:ins w:id="53" w:author="Ozodiegwu, Ifeoma" w:date="2023-11-26T08:10:00Z">
        <w:r w:rsidR="00B04ED0">
          <w:t>his</w:t>
        </w:r>
      </w:ins>
      <w:ins w:id="54" w:author="Ozodiegwu, Ifeoma" w:date="2023-11-26T08:09:00Z">
        <w:r w:rsidR="00B04ED0">
          <w:t xml:space="preserve"> is even more concerning that these </w:t>
        </w:r>
      </w:ins>
      <w:ins w:id="55" w:author="Ozodiegwu, Ifeoma" w:date="2023-11-26T08:10:00Z">
        <w:r w:rsidR="00B04ED0">
          <w:t xml:space="preserve">population shifts are occurring in an atmosphere of </w:t>
        </w:r>
      </w:ins>
      <w:ins w:id="56" w:author="Ozodiegwu, Ifeoma" w:date="2023-11-22T11:06:00Z">
        <w:r w:rsidR="000756D2">
          <w:t>declines in donor funding</w:t>
        </w:r>
      </w:ins>
      <w:ins w:id="57" w:author="Ozodiegwu, Ifeoma" w:date="2023-11-22T11:07:00Z">
        <w:r w:rsidR="000756D2">
          <w:t xml:space="preserve"> for malaria </w:t>
        </w:r>
      </w:ins>
      <w:ins w:id="58" w:author="Ozodiegwu, Ifeoma" w:date="2023-11-22T11:28:00Z">
        <w:r w:rsidR="00D5420E">
          <w:t>intervention</w:t>
        </w:r>
      </w:ins>
      <w:ins w:id="59" w:author="Ozodiegwu, Ifeoma" w:date="2023-11-26T08:10:00Z">
        <w:r w:rsidR="00B04ED0">
          <w:t>s</w:t>
        </w:r>
      </w:ins>
      <w:ins w:id="60" w:author="Ozodiegwu, Ifeoma" w:date="2023-11-22T11:07:00Z">
        <w:r w:rsidR="000756D2">
          <w:t xml:space="preserve">. </w:t>
        </w:r>
      </w:ins>
      <w:del w:id="61" w:author="Ozodiegwu, Ifeoma" w:date="2023-11-22T11:07:00Z">
        <w:r w:rsidRPr="00012376" w:rsidDel="000756D2">
          <w:delText xml:space="preserve"> </w:delText>
        </w:r>
      </w:del>
      <w:r w:rsidR="00474339">
        <w:t>Given t</w:t>
      </w:r>
      <w:ins w:id="62" w:author="Ozodiegwu, Ifeoma" w:date="2023-11-22T11:15:00Z">
        <w:r w:rsidR="00B62F13">
          <w:t>he confluence of</w:t>
        </w:r>
      </w:ins>
      <w:del w:id="63" w:author="Ozodiegwu, Ifeoma" w:date="2023-11-22T11:15:00Z">
        <w:r w:rsidR="00474339" w:rsidDel="00B62F13">
          <w:delText>his</w:delText>
        </w:r>
      </w:del>
      <w:r w:rsidR="00474339">
        <w:t xml:space="preserve"> rapid urbanization</w:t>
      </w:r>
      <w:r w:rsidRPr="00012376">
        <w:t xml:space="preserve"> in Nigeria</w:t>
      </w:r>
      <w:ins w:id="64" w:author="Ozodiegwu, Ifeoma" w:date="2023-11-22T11:08:00Z">
        <w:r w:rsidR="000756D2">
          <w:t xml:space="preserve"> and funding limitation</w:t>
        </w:r>
      </w:ins>
      <w:ins w:id="65" w:author="Ozodiegwu, Ifeoma" w:date="2023-11-22T11:15:00Z">
        <w:r w:rsidR="00B62F13">
          <w:t>s</w:t>
        </w:r>
      </w:ins>
      <w:r w:rsidRPr="00012376">
        <w:t xml:space="preserve">, </w:t>
      </w:r>
      <w:r w:rsidR="00474339" w:rsidRPr="00474339">
        <w:t>the scientific community and policymakers are increasingly interested in understanding how urbanization-related factors may impact malaria transmission</w:t>
      </w:r>
      <w:ins w:id="66" w:author="Ozodiegwu, Ifeoma" w:date="2023-11-22T11:16:00Z">
        <w:r w:rsidR="00B62F13">
          <w:t xml:space="preserve"> to inform</w:t>
        </w:r>
      </w:ins>
      <w:ins w:id="67" w:author="Ozodiegwu, Ifeoma" w:date="2023-11-26T08:11:00Z">
        <w:r w:rsidR="00B04ED0">
          <w:t xml:space="preserve"> improved allocation of available resources</w:t>
        </w:r>
      </w:ins>
      <w:r w:rsidRPr="00012376">
        <w:t>.</w:t>
      </w:r>
    </w:p>
    <w:p w14:paraId="62A084DB" w14:textId="77777777" w:rsidR="00F610A7" w:rsidRDefault="00F610A7" w:rsidP="00F51F81">
      <w:pPr>
        <w:pStyle w:val="MDPI31text"/>
      </w:pPr>
      <w:r>
        <w:t xml:space="preserve"> </w:t>
      </w:r>
    </w:p>
    <w:p w14:paraId="4315AA0A" w14:textId="050065A0" w:rsidR="00F610A7" w:rsidRPr="003140C5" w:rsidRDefault="00105CD7" w:rsidP="003140C5">
      <w:pPr>
        <w:pStyle w:val="MDPI31text"/>
      </w:pPr>
      <w:r w:rsidRPr="00105CD7">
        <w:t xml:space="preserve">An examination of data compiled from across Africa, coupled with in-depth investigations into the consequences of urbanization in Brazzaville, </w:t>
      </w:r>
      <w:r w:rsidR="00CE6BCE">
        <w:t xml:space="preserve">Republic of Congo, </w:t>
      </w:r>
      <w:r w:rsidRPr="00105CD7">
        <w:t>illuminates several key urban community-level factors that influence malaria transmission in citie</w:t>
      </w:r>
      <w:r w:rsidR="0069361B">
        <w:t>s</w:t>
      </w:r>
      <w:r w:rsidR="007A7DEE">
        <w:t xml:space="preserve"> </w:t>
      </w:r>
      <w:sdt>
        <w:sdtPr>
          <w:tag w:val="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"/>
          <w:id w:val="212087593"/>
          <w:placeholder>
            <w:docPart w:val="DefaultPlaceholder_-1854013440"/>
          </w:placeholder>
        </w:sdtPr>
        <w:sdtContent>
          <w:ins w:id="68" w:author="Ozodiegwu, Ifeoma" w:date="2023-12-07T16:36:00Z">
            <w:r w:rsidR="00FE62C3" w:rsidRPr="00FE62C3">
              <w:t>[6–8]</w:t>
            </w:r>
          </w:ins>
          <w:ins w:id="69" w:author="Ifeoma Doreen Ozodiegwu" w:date="2023-12-06T18:39:00Z">
            <w:del w:id="70" w:author="Ozodiegwu, Ifeoma" w:date="2023-12-07T15:53:00Z">
              <w:r w:rsidR="00A96CA6" w:rsidRPr="00FE62C3" w:rsidDel="00BE0030">
                <w:delText>[6–8]</w:delText>
              </w:r>
            </w:del>
          </w:ins>
          <w:ins w:id="71" w:author="chilochibi chiziba" w:date="2023-11-17T14:55:00Z">
            <w:del w:id="72" w:author="Ozodiegwu, Ifeoma" w:date="2023-12-07T15:53:00Z">
              <w:r w:rsidR="00577EDE" w:rsidRPr="00FE62C3" w:rsidDel="00BE0030">
                <w:delText>[6–8]</w:delText>
              </w:r>
            </w:del>
          </w:ins>
          <w:del w:id="73" w:author="Ozodiegwu, Ifeoma" w:date="2023-12-07T15:53:00Z">
            <w:r w:rsidR="00E76BF6" w:rsidRPr="00FE62C3" w:rsidDel="00BE0030">
              <w:delText>[6–8]</w:delText>
            </w:r>
          </w:del>
        </w:sdtContent>
      </w:sdt>
      <w:r w:rsidR="00F610A7" w:rsidRPr="003140C5">
        <w:t>.</w:t>
      </w:r>
      <w:r w:rsidR="00573AC1">
        <w:t xml:space="preserve"> </w:t>
      </w:r>
      <w:r w:rsidR="00573AC1" w:rsidRPr="00573AC1">
        <w:t>Infrastructure development, heightened population density, and improved access to healthcare services are factors that are generally expected to reduce malaria transmission within urban settings.</w:t>
      </w:r>
      <w:r w:rsidR="00F610A7" w:rsidRPr="003140C5">
        <w:t xml:space="preserve"> However, </w:t>
      </w:r>
      <w:r w:rsidR="00A75D61">
        <w:t xml:space="preserve">the </w:t>
      </w:r>
      <w:r w:rsidR="00F610A7" w:rsidRPr="003140C5">
        <w:t xml:space="preserve">rapid and unplanned urbanization characterized by the </w:t>
      </w:r>
      <w:r w:rsidR="00A75D61">
        <w:t>establishment</w:t>
      </w:r>
      <w:r w:rsidR="00F610A7" w:rsidRPr="003140C5">
        <w:t xml:space="preserve"> of farms within urban neighborhoods as </w:t>
      </w:r>
      <w:r w:rsidR="00A75D61">
        <w:t>observed</w:t>
      </w:r>
      <w:r w:rsidR="00F610A7" w:rsidRPr="003140C5">
        <w:t xml:space="preserve"> in Cotonou, Benin</w:t>
      </w:r>
      <w:r w:rsidR="00B53F81">
        <w:t>,</w:t>
      </w:r>
      <w:r w:rsidR="00F610A7" w:rsidRPr="003140C5">
        <w:t xml:space="preserve"> </w:t>
      </w:r>
      <w:sdt>
        <w:sdtPr>
          <w:tag w:val="MENDELEY_CITATION_v3_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"/>
          <w:id w:val="-1867280638"/>
          <w:placeholder>
            <w:docPart w:val="DefaultPlaceholder_-1854013440"/>
          </w:placeholder>
        </w:sdtPr>
        <w:sdtContent>
          <w:ins w:id="74" w:author="Ozodiegwu, Ifeoma" w:date="2023-12-07T16:36:00Z">
            <w:r w:rsidR="00FE62C3" w:rsidRPr="00FE62C3">
              <w:t>[9]</w:t>
            </w:r>
          </w:ins>
          <w:ins w:id="75" w:author="Ifeoma Doreen Ozodiegwu" w:date="2023-12-06T18:39:00Z">
            <w:del w:id="76" w:author="Ozodiegwu, Ifeoma" w:date="2023-12-07T15:53:00Z">
              <w:r w:rsidR="00A96CA6" w:rsidRPr="00FE62C3" w:rsidDel="00BE0030">
                <w:delText>[9]</w:delText>
              </w:r>
            </w:del>
          </w:ins>
          <w:ins w:id="77" w:author="chilochibi chiziba" w:date="2023-11-17T14:55:00Z">
            <w:del w:id="78" w:author="Ozodiegwu, Ifeoma" w:date="2023-12-07T15:53:00Z">
              <w:r w:rsidR="00577EDE" w:rsidRPr="00FE62C3" w:rsidDel="00BE0030">
                <w:delText>[9]</w:delText>
              </w:r>
            </w:del>
          </w:ins>
          <w:del w:id="79" w:author="Ozodiegwu, Ifeoma" w:date="2023-12-07T15:53:00Z">
            <w:r w:rsidR="00E76BF6" w:rsidRPr="00FE62C3" w:rsidDel="00BE0030">
              <w:delText>[9]</w:delText>
            </w:r>
          </w:del>
        </w:sdtContent>
      </w:sdt>
      <w:r w:rsidR="00F610A7" w:rsidRPr="003140C5">
        <w:t xml:space="preserve"> </w:t>
      </w:r>
      <w:r w:rsidR="00B53F81">
        <w:t xml:space="preserve">and </w:t>
      </w:r>
      <w:r w:rsidR="00F610A7" w:rsidRPr="003140C5">
        <w:t xml:space="preserve">the adaptation of the </w:t>
      </w:r>
      <w:r w:rsidR="00F610A7" w:rsidRPr="003140C5">
        <w:rPr>
          <w:i/>
          <w:iCs/>
        </w:rPr>
        <w:t>Anopheles gambiae</w:t>
      </w:r>
      <w:r w:rsidR="00F610A7" w:rsidRPr="003140C5">
        <w:t xml:space="preserve"> </w:t>
      </w:r>
      <w:proofErr w:type="spellStart"/>
      <w:r w:rsidR="00F610A7" w:rsidRPr="003140C5">
        <w:t>sensu</w:t>
      </w:r>
      <w:proofErr w:type="spellEnd"/>
      <w:r w:rsidR="00F610A7" w:rsidRPr="003140C5">
        <w:t xml:space="preserve"> </w:t>
      </w:r>
      <w:proofErr w:type="spellStart"/>
      <w:r w:rsidR="00F610A7" w:rsidRPr="003140C5">
        <w:t>lato</w:t>
      </w:r>
      <w:proofErr w:type="spellEnd"/>
      <w:r w:rsidR="00F610A7" w:rsidRPr="003140C5">
        <w:t xml:space="preserve"> </w:t>
      </w:r>
      <w:r w:rsidR="00C77B02">
        <w:t xml:space="preserve">mosquito </w:t>
      </w:r>
      <w:r w:rsidR="00F610A7" w:rsidRPr="003140C5">
        <w:t>to polluted waters</w:t>
      </w:r>
      <w:r w:rsidR="00B53F81">
        <w:t>,</w:t>
      </w:r>
      <w:r w:rsidR="00F610A7" w:rsidRPr="003140C5">
        <w:t xml:space="preserve"> </w:t>
      </w:r>
      <w:r w:rsidR="00B53F81">
        <w:t>witnessed</w:t>
      </w:r>
      <w:r w:rsidR="00F610A7" w:rsidRPr="003140C5">
        <w:t xml:space="preserve"> in Ghana </w:t>
      </w:r>
      <w:sdt>
        <w:sdtPr>
          <w:tag w:val="MENDELEY_CITATION_v3_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"/>
          <w:id w:val="-243416432"/>
          <w:placeholder>
            <w:docPart w:val="DefaultPlaceholder_-1854013440"/>
          </w:placeholder>
        </w:sdtPr>
        <w:sdtContent>
          <w:ins w:id="80" w:author="Ozodiegwu, Ifeoma" w:date="2023-12-07T16:36:00Z">
            <w:r w:rsidR="00FE62C3" w:rsidRPr="00FE62C3">
              <w:t>[10]</w:t>
            </w:r>
          </w:ins>
          <w:ins w:id="81" w:author="Ifeoma Doreen Ozodiegwu" w:date="2023-12-06T18:39:00Z">
            <w:del w:id="82" w:author="Ozodiegwu, Ifeoma" w:date="2023-12-07T15:53:00Z">
              <w:r w:rsidR="00A96CA6" w:rsidRPr="00FE62C3" w:rsidDel="00BE0030">
                <w:delText>[10]</w:delText>
              </w:r>
            </w:del>
          </w:ins>
          <w:ins w:id="83" w:author="chilochibi chiziba" w:date="2023-11-17T14:55:00Z">
            <w:del w:id="84" w:author="Ozodiegwu, Ifeoma" w:date="2023-12-07T15:53:00Z">
              <w:r w:rsidR="00577EDE" w:rsidRPr="00FE62C3" w:rsidDel="00BE0030">
                <w:delText>[10]</w:delText>
              </w:r>
            </w:del>
          </w:ins>
          <w:del w:id="85" w:author="Ozodiegwu, Ifeoma" w:date="2023-12-07T15:53:00Z">
            <w:r w:rsidR="00E76BF6" w:rsidRPr="00FE62C3" w:rsidDel="00BE0030">
              <w:delText>[10]</w:delText>
            </w:r>
          </w:del>
        </w:sdtContent>
      </w:sdt>
      <w:r w:rsidR="00F610A7" w:rsidRPr="003140C5">
        <w:t xml:space="preserve">, Cameroon </w:t>
      </w:r>
      <w:sdt>
        <w:sdtPr>
          <w:tag w:val="MENDELEY_CITATION_v3_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"/>
          <w:id w:val="1775831857"/>
          <w:placeholder>
            <w:docPart w:val="DefaultPlaceholder_-1854013440"/>
          </w:placeholder>
        </w:sdtPr>
        <w:sdtContent>
          <w:ins w:id="86" w:author="Ozodiegwu, Ifeoma" w:date="2023-12-07T16:36:00Z">
            <w:r w:rsidR="00FE62C3" w:rsidRPr="00FE62C3">
              <w:t>[11]</w:t>
            </w:r>
          </w:ins>
          <w:ins w:id="87" w:author="Ifeoma Doreen Ozodiegwu" w:date="2023-12-06T18:39:00Z">
            <w:del w:id="88" w:author="Ozodiegwu, Ifeoma" w:date="2023-12-07T15:53:00Z">
              <w:r w:rsidR="00A96CA6" w:rsidRPr="00FE62C3" w:rsidDel="00BE0030">
                <w:delText>[11]</w:delText>
              </w:r>
            </w:del>
          </w:ins>
          <w:ins w:id="89" w:author="chilochibi chiziba" w:date="2023-11-17T14:55:00Z">
            <w:del w:id="90" w:author="Ozodiegwu, Ifeoma" w:date="2023-12-07T15:53:00Z">
              <w:r w:rsidR="00577EDE" w:rsidRPr="00FE62C3" w:rsidDel="00BE0030">
                <w:delText>[11]</w:delText>
              </w:r>
            </w:del>
          </w:ins>
          <w:del w:id="91" w:author="Ozodiegwu, Ifeoma" w:date="2023-12-07T15:53:00Z">
            <w:r w:rsidR="00E76BF6" w:rsidRPr="00FE62C3" w:rsidDel="00BE0030">
              <w:delText>[11]</w:delText>
            </w:r>
          </w:del>
        </w:sdtContent>
      </w:sdt>
      <w:r w:rsidR="00F610A7" w:rsidRPr="003140C5">
        <w:t xml:space="preserve"> and Sudan </w:t>
      </w:r>
      <w:sdt>
        <w:sdtPr>
          <w:tag w:val="MENDELEY_CITATION_v3_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"/>
          <w:id w:val="-297455090"/>
          <w:placeholder>
            <w:docPart w:val="DefaultPlaceholder_-1854013440"/>
          </w:placeholder>
        </w:sdtPr>
        <w:sdtContent>
          <w:ins w:id="92" w:author="Ozodiegwu, Ifeoma" w:date="2023-12-07T16:36:00Z">
            <w:r w:rsidR="00FE62C3" w:rsidRPr="00FE62C3">
              <w:t>[12]</w:t>
            </w:r>
          </w:ins>
          <w:ins w:id="93" w:author="Ifeoma Doreen Ozodiegwu" w:date="2023-12-06T18:39:00Z">
            <w:del w:id="94" w:author="Ozodiegwu, Ifeoma" w:date="2023-12-07T15:53:00Z">
              <w:r w:rsidR="00A96CA6" w:rsidRPr="00FE62C3" w:rsidDel="00BE0030">
                <w:delText>[12]</w:delText>
              </w:r>
            </w:del>
          </w:ins>
          <w:ins w:id="95" w:author="chilochibi chiziba" w:date="2023-11-17T14:55:00Z">
            <w:del w:id="96" w:author="Ozodiegwu, Ifeoma" w:date="2023-12-07T15:53:00Z">
              <w:r w:rsidR="00577EDE" w:rsidRPr="00FE62C3" w:rsidDel="00BE0030">
                <w:delText>[12]</w:delText>
              </w:r>
            </w:del>
          </w:ins>
          <w:del w:id="97" w:author="Ozodiegwu, Ifeoma" w:date="2023-12-07T15:53:00Z">
            <w:r w:rsidR="00E76BF6" w:rsidRPr="00FE62C3" w:rsidDel="00BE0030">
              <w:delText>[12]</w:delText>
            </w:r>
          </w:del>
        </w:sdtContent>
      </w:sdt>
      <w:r w:rsidR="00F610A7" w:rsidRPr="003140C5">
        <w:t>,</w:t>
      </w:r>
      <w:r w:rsidR="00EC445C">
        <w:t xml:space="preserve"> pose significant threats that can elevate the risk of malaria transmission in cities. Furthermore,</w:t>
      </w:r>
      <w:r w:rsidR="00F610A7" w:rsidRPr="003140C5">
        <w:t xml:space="preserve"> reports of the </w:t>
      </w:r>
      <w:r w:rsidR="00EC445C">
        <w:t>proliferation</w:t>
      </w:r>
      <w:r w:rsidR="00F610A7" w:rsidRPr="003140C5">
        <w:t xml:space="preserve"> of </w:t>
      </w:r>
      <w:r w:rsidR="00F610A7" w:rsidRPr="003140C5">
        <w:rPr>
          <w:i/>
          <w:iCs/>
        </w:rPr>
        <w:t xml:space="preserve">Anopheles </w:t>
      </w:r>
      <w:del w:id="98" w:author="chilochibi chiziba" w:date="2023-11-17T13:04:00Z">
        <w:r w:rsidR="00F610A7" w:rsidRPr="003140C5" w:rsidDel="00A83E65">
          <w:rPr>
            <w:i/>
            <w:iCs/>
          </w:rPr>
          <w:delText>Stephensi</w:delText>
        </w:r>
      </w:del>
      <w:proofErr w:type="spellStart"/>
      <w:ins w:id="99" w:author="chilochibi chiziba" w:date="2023-11-17T13:04:00Z">
        <w:r w:rsidR="00A83E65">
          <w:rPr>
            <w:i/>
            <w:iCs/>
          </w:rPr>
          <w:t>s</w:t>
        </w:r>
        <w:r w:rsidR="00A83E65" w:rsidRPr="003140C5">
          <w:rPr>
            <w:i/>
            <w:iCs/>
          </w:rPr>
          <w:t>tephensi</w:t>
        </w:r>
      </w:ins>
      <w:proofErr w:type="spellEnd"/>
      <w:r w:rsidR="00F610A7" w:rsidRPr="003140C5">
        <w:t>, a major malaria vector well-</w:t>
      </w:r>
      <w:r w:rsidR="00EC445C">
        <w:t>suited</w:t>
      </w:r>
      <w:r w:rsidR="00F610A7" w:rsidRPr="003140C5">
        <w:t xml:space="preserve"> to urban environments, in East Africa and Nigeria </w:t>
      </w:r>
      <w:sdt>
        <w:sdtPr>
          <w:tag w:val="MENDELEY_CITATION_v3_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"/>
          <w:id w:val="-1265678633"/>
          <w:placeholder>
            <w:docPart w:val="DefaultPlaceholder_-1854013440"/>
          </w:placeholder>
        </w:sdtPr>
        <w:sdtContent>
          <w:ins w:id="100" w:author="Ozodiegwu, Ifeoma" w:date="2023-12-07T16:36:00Z">
            <w:r w:rsidR="00FE62C3" w:rsidRPr="00FE62C3">
              <w:t>[13]</w:t>
            </w:r>
          </w:ins>
          <w:ins w:id="101" w:author="Ifeoma Doreen Ozodiegwu" w:date="2023-12-06T18:39:00Z">
            <w:del w:id="102" w:author="Ozodiegwu, Ifeoma" w:date="2023-12-07T15:53:00Z">
              <w:r w:rsidR="00A96CA6" w:rsidRPr="00FE62C3" w:rsidDel="00BE0030">
                <w:delText>[13]</w:delText>
              </w:r>
            </w:del>
          </w:ins>
          <w:ins w:id="103" w:author="chilochibi chiziba" w:date="2023-11-17T14:55:00Z">
            <w:del w:id="104" w:author="Ozodiegwu, Ifeoma" w:date="2023-12-07T15:53:00Z">
              <w:r w:rsidR="00577EDE" w:rsidRPr="00FE62C3" w:rsidDel="00BE0030">
                <w:delText>[13]</w:delText>
              </w:r>
            </w:del>
          </w:ins>
          <w:del w:id="105" w:author="Ozodiegwu, Ifeoma" w:date="2023-12-07T15:53:00Z">
            <w:r w:rsidR="00E76BF6" w:rsidRPr="00FE62C3" w:rsidDel="00BE0030">
              <w:delText>[13]</w:delText>
            </w:r>
          </w:del>
        </w:sdtContent>
      </w:sdt>
      <w:r w:rsidR="00EC445C">
        <w:t>, add to these concerns</w:t>
      </w:r>
      <w:r w:rsidR="00F610A7" w:rsidRPr="003140C5">
        <w:t>. In addition</w:t>
      </w:r>
      <w:r w:rsidR="00D67EDF">
        <w:t xml:space="preserve"> to these factors</w:t>
      </w:r>
      <w:r w:rsidR="00F610A7" w:rsidRPr="003140C5">
        <w:t xml:space="preserve">, </w:t>
      </w:r>
      <w:r w:rsidR="006C7475">
        <w:t xml:space="preserve">the </w:t>
      </w:r>
      <w:r w:rsidR="00F610A7" w:rsidRPr="003140C5">
        <w:t>increasing mobility</w:t>
      </w:r>
      <w:r w:rsidR="00634E3C">
        <w:t xml:space="preserve"> of individuals</w:t>
      </w:r>
      <w:r w:rsidR="00F610A7" w:rsidRPr="003140C5">
        <w:t xml:space="preserve"> between urban areas and other settings as </w:t>
      </w:r>
      <w:r w:rsidR="00634E3C">
        <w:t xml:space="preserve">documented </w:t>
      </w:r>
      <w:r w:rsidR="00F610A7" w:rsidRPr="003140C5">
        <w:t xml:space="preserve">in Uganda </w:t>
      </w:r>
      <w:sdt>
        <w:sdtPr>
          <w:tag w:val="MENDELEY_CITATION_v3_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"/>
          <w:id w:val="242149473"/>
          <w:placeholder>
            <w:docPart w:val="DefaultPlaceholder_-1854013440"/>
          </w:placeholder>
        </w:sdtPr>
        <w:sdtContent>
          <w:ins w:id="106" w:author="Ozodiegwu, Ifeoma" w:date="2023-12-07T16:36:00Z">
            <w:r w:rsidR="00FE62C3" w:rsidRPr="00FE62C3">
              <w:t>[14]</w:t>
            </w:r>
          </w:ins>
          <w:ins w:id="107" w:author="Ifeoma Doreen Ozodiegwu" w:date="2023-12-06T18:39:00Z">
            <w:del w:id="108" w:author="Ozodiegwu, Ifeoma" w:date="2023-12-07T15:53:00Z">
              <w:r w:rsidR="00A96CA6" w:rsidRPr="00FE62C3" w:rsidDel="00BE0030">
                <w:delText>[14]</w:delText>
              </w:r>
            </w:del>
          </w:ins>
          <w:ins w:id="109" w:author="chilochibi chiziba" w:date="2023-11-17T14:55:00Z">
            <w:del w:id="110" w:author="Ozodiegwu, Ifeoma" w:date="2023-12-07T15:53:00Z">
              <w:r w:rsidR="00577EDE" w:rsidRPr="00FE62C3" w:rsidDel="00BE0030">
                <w:delText>[14]</w:delText>
              </w:r>
            </w:del>
          </w:ins>
          <w:del w:id="111" w:author="Ozodiegwu, Ifeoma" w:date="2023-12-07T15:53:00Z">
            <w:r w:rsidR="00E76BF6" w:rsidRPr="00FE62C3" w:rsidDel="00BE0030">
              <w:delText>[14]</w:delText>
            </w:r>
          </w:del>
        </w:sdtContent>
      </w:sdt>
      <w:r w:rsidR="00F610A7" w:rsidRPr="003140C5">
        <w:t xml:space="preserve"> and Burkina Faso </w:t>
      </w:r>
      <w:sdt>
        <w:sdtPr>
          <w:tag w:val="MENDELEY_CITATION_v3_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"/>
          <w:id w:val="-1545980302"/>
          <w:placeholder>
            <w:docPart w:val="DefaultPlaceholder_-1854013440"/>
          </w:placeholder>
        </w:sdtPr>
        <w:sdtContent>
          <w:ins w:id="112" w:author="Ozodiegwu, Ifeoma" w:date="2023-12-07T16:36:00Z">
            <w:r w:rsidR="00FE62C3" w:rsidRPr="00FE62C3">
              <w:t>[15]</w:t>
            </w:r>
          </w:ins>
          <w:ins w:id="113" w:author="Ifeoma Doreen Ozodiegwu" w:date="2023-12-06T18:39:00Z">
            <w:del w:id="114" w:author="Ozodiegwu, Ifeoma" w:date="2023-12-07T15:53:00Z">
              <w:r w:rsidR="00A96CA6" w:rsidRPr="00FE62C3" w:rsidDel="00BE0030">
                <w:delText>[15]</w:delText>
              </w:r>
            </w:del>
          </w:ins>
          <w:ins w:id="115" w:author="chilochibi chiziba" w:date="2023-11-17T14:55:00Z">
            <w:del w:id="116" w:author="Ozodiegwu, Ifeoma" w:date="2023-12-07T15:53:00Z">
              <w:r w:rsidR="00577EDE" w:rsidRPr="00FE62C3" w:rsidDel="00BE0030">
                <w:delText>[15]</w:delText>
              </w:r>
            </w:del>
          </w:ins>
          <w:del w:id="117" w:author="Ozodiegwu, Ifeoma" w:date="2023-12-07T15:53:00Z">
            <w:r w:rsidR="00E76BF6" w:rsidRPr="00FE62C3" w:rsidDel="00BE0030">
              <w:delText>[15]</w:delText>
            </w:r>
          </w:del>
        </w:sdtContent>
      </w:sdt>
      <w:r w:rsidR="00F610A7" w:rsidRPr="003140C5">
        <w:t xml:space="preserve"> </w:t>
      </w:r>
      <w:r w:rsidR="00634E3C">
        <w:t>is</w:t>
      </w:r>
      <w:r w:rsidR="00F610A7" w:rsidRPr="003140C5">
        <w:t xml:space="preserve"> among </w:t>
      </w:r>
      <w:r w:rsidR="00634E3C">
        <w:t xml:space="preserve">the </w:t>
      </w:r>
      <w:r w:rsidR="00F610A7" w:rsidRPr="003140C5">
        <w:t xml:space="preserve">factors that could </w:t>
      </w:r>
      <w:r w:rsidR="00634E3C">
        <w:t>perpe</w:t>
      </w:r>
      <w:r w:rsidR="0069361B">
        <w:t>tuate malaria</w:t>
      </w:r>
      <w:r w:rsidR="00F610A7" w:rsidRPr="003140C5">
        <w:t xml:space="preserve"> transmission </w:t>
      </w:r>
      <w:r w:rsidR="0069361B">
        <w:t>within</w:t>
      </w:r>
      <w:r w:rsidR="00F610A7" w:rsidRPr="003140C5">
        <w:t xml:space="preserve"> urban spaces. </w:t>
      </w:r>
    </w:p>
    <w:p w14:paraId="31290B5D" w14:textId="77777777" w:rsidR="00F610A7" w:rsidRDefault="00F610A7" w:rsidP="00F51F81">
      <w:pPr>
        <w:pStyle w:val="MDPI31text"/>
      </w:pPr>
    </w:p>
    <w:p w14:paraId="0EA5BE70" w14:textId="5907C363" w:rsidR="00F610A7" w:rsidRDefault="00037364" w:rsidP="00601C34">
      <w:pPr>
        <w:pStyle w:val="MDPI31text"/>
      </w:pPr>
      <w:r>
        <w:t xml:space="preserve">Existing </w:t>
      </w:r>
      <w:r w:rsidR="00F610A7" w:rsidRPr="00601C34">
        <w:t xml:space="preserve">online research literature </w:t>
      </w:r>
      <w:r>
        <w:t>specific</w:t>
      </w:r>
      <w:r w:rsidR="00F610A7" w:rsidRPr="00601C34">
        <w:t xml:space="preserve"> to Nigeria indicate</w:t>
      </w:r>
      <w:ins w:id="118" w:author="Ozodiegwu, Ifeoma" w:date="2023-11-26T08:18:00Z">
        <w:r w:rsidR="00B04ED0">
          <w:t>s</w:t>
        </w:r>
      </w:ins>
      <w:r w:rsidR="00F610A7" w:rsidRPr="00601C34">
        <w:t xml:space="preserve"> that community determinants of </w:t>
      </w:r>
      <w:ins w:id="119" w:author="Ozodiegwu, Ifeoma" w:date="2023-11-26T08:19:00Z">
        <w:r w:rsidR="00B04ED0">
          <w:t xml:space="preserve">urban </w:t>
        </w:r>
      </w:ins>
      <w:r w:rsidR="00F610A7" w:rsidRPr="00601C34">
        <w:t xml:space="preserve">malaria transmission risk </w:t>
      </w:r>
      <w:r w:rsidR="007E615C">
        <w:t>encompass factors such as</w:t>
      </w:r>
      <w:r w:rsidR="00F610A7" w:rsidRPr="00601C34">
        <w:t xml:space="preserve"> </w:t>
      </w:r>
      <w:r w:rsidR="007E615C">
        <w:t>proximity</w:t>
      </w:r>
      <w:r w:rsidR="00F610A7" w:rsidRPr="00601C34">
        <w:t xml:space="preserve"> to water bodies, travel to rural areas, environmental hygiene</w:t>
      </w:r>
      <w:r w:rsidR="007E615C">
        <w:t xml:space="preserve"> practices</w:t>
      </w:r>
      <w:r w:rsidR="00F610A7" w:rsidRPr="00601C34">
        <w:t>, and housing quality</w:t>
      </w:r>
      <w:r w:rsidR="002D6415" w:rsidRPr="002D6415">
        <w:t xml:space="preserve"> </w:t>
      </w:r>
      <w:sdt>
        <w:sdtPr>
          <w:tag w:val="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"/>
          <w:id w:val="-365521884"/>
          <w:placeholder>
            <w:docPart w:val="3281C858F58244A4A132C1FA3103DAFD"/>
          </w:placeholder>
        </w:sdtPr>
        <w:sdtContent>
          <w:ins w:id="120" w:author="Ozodiegwu, Ifeoma" w:date="2023-12-07T16:36:00Z">
            <w:r w:rsidR="00FE62C3" w:rsidRPr="00FE62C3">
              <w:t>[16–20]</w:t>
            </w:r>
          </w:ins>
          <w:ins w:id="121" w:author="Ifeoma Doreen Ozodiegwu" w:date="2023-12-06T18:39:00Z">
            <w:del w:id="122" w:author="Ozodiegwu, Ifeoma" w:date="2023-12-07T15:53:00Z">
              <w:r w:rsidR="00A96CA6" w:rsidRPr="00FE62C3" w:rsidDel="00BE0030">
                <w:delText>[16–20]</w:delText>
              </w:r>
            </w:del>
          </w:ins>
          <w:ins w:id="123" w:author="chilochibi chiziba" w:date="2023-11-17T14:55:00Z">
            <w:del w:id="124" w:author="Ozodiegwu, Ifeoma" w:date="2023-12-07T15:53:00Z">
              <w:r w:rsidR="00577EDE" w:rsidRPr="00FE62C3" w:rsidDel="00BE0030">
                <w:delText>[16–20]</w:delText>
              </w:r>
            </w:del>
          </w:ins>
          <w:del w:id="125" w:author="Ozodiegwu, Ifeoma" w:date="2023-12-07T15:53:00Z">
            <w:r w:rsidR="00E76BF6" w:rsidRPr="00FE62C3" w:rsidDel="00BE0030">
              <w:delText>[16–20]</w:delText>
            </w:r>
          </w:del>
        </w:sdtContent>
      </w:sdt>
      <w:r w:rsidR="00F610A7" w:rsidRPr="00601C34">
        <w:t xml:space="preserve">. </w:t>
      </w:r>
      <w:r w:rsidR="007E615C">
        <w:t>For instance,</w:t>
      </w:r>
      <w:r w:rsidR="00101EB2" w:rsidRPr="00101EB2">
        <w:t xml:space="preserve"> a study conducted by </w:t>
      </w:r>
      <w:proofErr w:type="spellStart"/>
      <w:r w:rsidR="00101EB2" w:rsidRPr="00101EB2">
        <w:t>Awosolu</w:t>
      </w:r>
      <w:proofErr w:type="spellEnd"/>
      <w:r w:rsidR="00101EB2" w:rsidRPr="00101EB2">
        <w:t xml:space="preserve"> and colleagues, focusing on patients receiving care at two hospitals in Ibadan,</w:t>
      </w:r>
      <w:r w:rsidR="00BC45A8">
        <w:t xml:space="preserve"> revealed that factors such as</w:t>
      </w:r>
      <w:r w:rsidR="00F610A7" w:rsidRPr="00601C34">
        <w:t xml:space="preserve"> </w:t>
      </w:r>
      <w:bookmarkStart w:id="126" w:name="_Hlk150960437"/>
      <w:r w:rsidR="00BC45A8">
        <w:t xml:space="preserve">residing </w:t>
      </w:r>
      <w:r w:rsidR="00F610A7" w:rsidRPr="00601C34">
        <w:t>within</w:t>
      </w:r>
      <w:ins w:id="127" w:author="Ozodiegwu, Ifeoma" w:date="2023-11-26T08:19:00Z">
        <w:r w:rsidR="00B04ED0">
          <w:t xml:space="preserve"> a</w:t>
        </w:r>
      </w:ins>
      <w:r w:rsidR="00F610A7" w:rsidRPr="00601C34">
        <w:t xml:space="preserve"> 1km </w:t>
      </w:r>
      <w:ins w:id="128" w:author="Chilo Chiziba" w:date="2023-11-15T16:58:00Z">
        <w:r w:rsidR="007F60B5">
          <w:t xml:space="preserve">distance from </w:t>
        </w:r>
      </w:ins>
      <w:del w:id="129" w:author="Chilo Chiziba" w:date="2023-11-15T16:58:00Z">
        <w:r w:rsidR="00BC45A8" w:rsidDel="007F60B5">
          <w:delText xml:space="preserve">of </w:delText>
        </w:r>
      </w:del>
      <w:r w:rsidR="00BC45A8">
        <w:t>streams</w:t>
      </w:r>
      <w:ins w:id="130" w:author="Chilo Chiziba" w:date="2023-11-15T17:04:00Z">
        <w:r w:rsidR="00D1558B">
          <w:t xml:space="preserve"> and</w:t>
        </w:r>
      </w:ins>
      <w:ins w:id="131" w:author="Ifeoma Doreen Ozodiegwu" w:date="2023-12-06T16:49:00Z">
        <w:r w:rsidR="00C24862">
          <w:t xml:space="preserve"> recent</w:t>
        </w:r>
      </w:ins>
      <w:r w:rsidR="00F610A7" w:rsidRPr="00601C34">
        <w:t xml:space="preserve"> travel to a rural area</w:t>
      </w:r>
      <w:ins w:id="132" w:author="Ozodiegwu, Ifeoma" w:date="2023-11-26T09:46:00Z">
        <w:r w:rsidR="00FD0775">
          <w:t xml:space="preserve"> </w:t>
        </w:r>
      </w:ins>
      <w:del w:id="133" w:author="Ozodiegwu, Ifeoma" w:date="2023-11-26T09:46:00Z">
        <w:r w:rsidR="00F610A7" w:rsidRPr="00601C34" w:rsidDel="00FD0775">
          <w:delText xml:space="preserve"> in th</w:delText>
        </w:r>
      </w:del>
      <w:del w:id="134" w:author="Ozodiegwu, Ifeoma" w:date="2023-11-26T09:45:00Z">
        <w:r w:rsidR="00F610A7" w:rsidRPr="00601C34" w:rsidDel="00FD0775">
          <w:delText>e last</w:delText>
        </w:r>
      </w:del>
      <w:del w:id="135" w:author="Ozodiegwu, Ifeoma" w:date="2023-11-26T09:46:00Z">
        <w:r w:rsidR="00F610A7" w:rsidRPr="00601C34" w:rsidDel="00FD0775">
          <w:delText xml:space="preserve"> months </w:delText>
        </w:r>
      </w:del>
      <w:r w:rsidR="00F610A7" w:rsidRPr="00601C34">
        <w:t xml:space="preserve">were statistically significant </w:t>
      </w:r>
      <w:bookmarkEnd w:id="126"/>
      <w:r w:rsidR="00F610A7" w:rsidRPr="00601C34">
        <w:t>risk factors for malaria infection</w:t>
      </w:r>
      <w:r w:rsidR="00B25F25">
        <w:t>.</w:t>
      </w:r>
      <w:r w:rsidR="00F610A7" w:rsidRPr="00601C34">
        <w:t xml:space="preserve"> </w:t>
      </w:r>
      <w:r w:rsidR="00765C01" w:rsidRPr="00765C01">
        <w:t>Similarly, findings from a cross-sectional survey conducted in an urban town in Nigeria's South-West region indicated that the types of windows and environmental hygiene practices significantly predicted malaria prevalence within households</w:t>
      </w:r>
      <w:sdt>
        <w:sdtPr>
          <w:tag w:val="MENDELEY_CITATION_v3_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"/>
          <w:id w:val="1313134469"/>
          <w:placeholder>
            <w:docPart w:val="DefaultPlaceholder_-1854013440"/>
          </w:placeholder>
        </w:sdtPr>
        <w:sdtContent>
          <w:ins w:id="136" w:author="Ozodiegwu, Ifeoma" w:date="2023-12-07T16:36:00Z">
            <w:r w:rsidR="00FE62C3" w:rsidRPr="00FE62C3">
              <w:t>[19]</w:t>
            </w:r>
          </w:ins>
          <w:ins w:id="137" w:author="Ifeoma Doreen Ozodiegwu" w:date="2023-12-06T18:39:00Z">
            <w:del w:id="138" w:author="Ozodiegwu, Ifeoma" w:date="2023-12-07T15:53:00Z">
              <w:r w:rsidR="00A96CA6" w:rsidRPr="00FE62C3" w:rsidDel="00BE0030">
                <w:delText>[19]</w:delText>
              </w:r>
            </w:del>
          </w:ins>
          <w:ins w:id="139" w:author="chilochibi chiziba" w:date="2023-11-17T14:55:00Z">
            <w:del w:id="140" w:author="Ozodiegwu, Ifeoma" w:date="2023-12-07T15:53:00Z">
              <w:r w:rsidR="00577EDE" w:rsidRPr="00FE62C3" w:rsidDel="00BE0030">
                <w:delText>[19]</w:delText>
              </w:r>
            </w:del>
          </w:ins>
          <w:del w:id="141" w:author="Ozodiegwu, Ifeoma" w:date="2023-12-07T15:53:00Z">
            <w:r w:rsidR="00E76BF6" w:rsidRPr="00FE62C3" w:rsidDel="00BE0030">
              <w:delText>[19]</w:delText>
            </w:r>
          </w:del>
        </w:sdtContent>
      </w:sdt>
      <w:r w:rsidR="00F610A7" w:rsidRPr="00601C34">
        <w:t>.</w:t>
      </w:r>
      <w:r w:rsidR="00DC7CF7">
        <w:t xml:space="preserve"> </w:t>
      </w:r>
      <w:r w:rsidR="00DC7CF7" w:rsidRPr="00DC7CF7">
        <w:t xml:space="preserve">While these studies provide valuable insights, their limited sample sizes and focus on individual cities may constrain their applicability </w:t>
      </w:r>
      <w:r w:rsidR="0022662B">
        <w:t>for making informed</w:t>
      </w:r>
      <w:r w:rsidR="00DC7CF7" w:rsidRPr="00DC7CF7">
        <w:t xml:space="preserve"> decisions</w:t>
      </w:r>
      <w:r w:rsidR="009A7BE6">
        <w:t xml:space="preserve"> </w:t>
      </w:r>
      <w:r w:rsidR="0022662B">
        <w:t xml:space="preserve">regarding </w:t>
      </w:r>
      <w:ins w:id="142" w:author="Ozodiegwu, Ifeoma" w:date="2023-11-26T09:49:00Z">
        <w:r w:rsidR="00FD0775">
          <w:t xml:space="preserve">appropriate malaria </w:t>
        </w:r>
      </w:ins>
      <w:del w:id="143" w:author="Chilo Chiziba" w:date="2023-11-15T17:08:00Z">
        <w:r w:rsidR="0022662B" w:rsidDel="00D1558B">
          <w:delText>intervention</w:delText>
        </w:r>
        <w:r w:rsidR="00B721B6" w:rsidDel="00D1558B">
          <w:delText xml:space="preserve"> </w:delText>
        </w:r>
      </w:del>
      <w:r w:rsidR="00B721B6">
        <w:t>interventions</w:t>
      </w:r>
      <w:r w:rsidR="00DC7CF7" w:rsidRPr="00DC7CF7">
        <w:t>. Therefore, complementary research endeavors are essential to provide a comprehensive overview of key factors associated with malaria transmission across various cities in Nigeria</w:t>
      </w:r>
      <w:r w:rsidR="007D1AD7">
        <w:t>.</w:t>
      </w:r>
    </w:p>
    <w:p w14:paraId="3F7C8B26" w14:textId="4B55E82B" w:rsidR="00F610A7" w:rsidRDefault="00F610A7" w:rsidP="00A80F2C">
      <w:pPr>
        <w:pStyle w:val="MDPI31text"/>
        <w:ind w:left="0" w:firstLine="0"/>
      </w:pPr>
    </w:p>
    <w:p w14:paraId="11AE203E" w14:textId="5A02678A" w:rsidR="00F7174C" w:rsidRDefault="00F610A7" w:rsidP="001F7B9E">
      <w:pPr>
        <w:pStyle w:val="MDPI31text"/>
        <w:rPr>
          <w:ins w:id="144" w:author="Ifeoma Doreen Ozodiegwu" w:date="2023-12-06T16:06:00Z"/>
        </w:rPr>
      </w:pPr>
      <w:r w:rsidRPr="00B50D95">
        <w:t>Georeferenced survey data, such as the Malaria Indicator Surveys (MIS) and Demographic and Health surveys (DHS)</w:t>
      </w:r>
      <w:r w:rsidR="00A5180F">
        <w:t>, alongside</w:t>
      </w:r>
      <w:r w:rsidRPr="00B50D95">
        <w:t xml:space="preserve"> modeled geospatial data </w:t>
      </w:r>
      <w:r w:rsidR="00A5180F">
        <w:t>offer va</w:t>
      </w:r>
      <w:r w:rsidR="00A61DB8">
        <w:t>luable tools for comprehending</w:t>
      </w:r>
      <w:r w:rsidRPr="00B50D95">
        <w:t xml:space="preserve"> </w:t>
      </w:r>
      <w:r w:rsidR="00A61DB8">
        <w:t>the risk of</w:t>
      </w:r>
      <w:r w:rsidRPr="00B50D95">
        <w:t xml:space="preserve"> malaria transmission </w:t>
      </w:r>
      <w:r w:rsidR="00A61DB8">
        <w:t>in urban areas</w:t>
      </w:r>
      <w:r w:rsidRPr="00B50D95">
        <w:t>. Unlike routine surveillance system</w:t>
      </w:r>
      <w:r w:rsidR="0084267F">
        <w:t>s, which typically lack</w:t>
      </w:r>
      <w:r w:rsidRPr="00B50D95">
        <w:t xml:space="preserve"> individual-level georeferenced data on malaria infections and</w:t>
      </w:r>
      <w:r w:rsidR="00A50C54">
        <w:t xml:space="preserve"> mostly includes</w:t>
      </w:r>
      <w:r w:rsidR="00233479">
        <w:t xml:space="preserve"> </w:t>
      </w:r>
      <w:r w:rsidRPr="00B50D95">
        <w:t xml:space="preserve">individuals </w:t>
      </w:r>
      <w:r w:rsidR="00233479">
        <w:t xml:space="preserve">who </w:t>
      </w:r>
      <w:r w:rsidRPr="00B50D95">
        <w:t xml:space="preserve">seek care in </w:t>
      </w:r>
      <w:r w:rsidR="009E252B">
        <w:t>public healthcare</w:t>
      </w:r>
      <w:r w:rsidR="00233479" w:rsidRPr="00B50D95">
        <w:t xml:space="preserve"> </w:t>
      </w:r>
      <w:r w:rsidRPr="00B50D95">
        <w:t xml:space="preserve">institutions </w:t>
      </w:r>
      <w:sdt>
        <w:sdtPr>
          <w:tag w:val="MENDELEY_CITATION_v3_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"/>
          <w:id w:val="-353726126"/>
          <w:placeholder>
            <w:docPart w:val="DefaultPlaceholder_-1854013440"/>
          </w:placeholder>
        </w:sdtPr>
        <w:sdtContent>
          <w:ins w:id="145" w:author="Ozodiegwu, Ifeoma" w:date="2023-12-07T16:36:00Z">
            <w:r w:rsidR="00FE62C3" w:rsidRPr="00FE62C3">
              <w:t>[21,22]</w:t>
            </w:r>
          </w:ins>
          <w:ins w:id="146" w:author="Ifeoma Doreen Ozodiegwu" w:date="2023-12-06T18:39:00Z">
            <w:del w:id="147" w:author="Ozodiegwu, Ifeoma" w:date="2023-12-07T15:53:00Z">
              <w:r w:rsidR="00A96CA6" w:rsidRPr="00FE62C3" w:rsidDel="00BE0030">
                <w:delText>[21,22]</w:delText>
              </w:r>
            </w:del>
          </w:ins>
          <w:ins w:id="148" w:author="chilochibi chiziba" w:date="2023-11-17T14:55:00Z">
            <w:del w:id="149" w:author="Ozodiegwu, Ifeoma" w:date="2023-12-07T15:53:00Z">
              <w:r w:rsidR="00577EDE" w:rsidRPr="00FE62C3" w:rsidDel="00BE0030">
                <w:delText>[21,22]</w:delText>
              </w:r>
            </w:del>
          </w:ins>
          <w:del w:id="150" w:author="Ozodiegwu, Ifeoma" w:date="2023-12-07T15:53:00Z">
            <w:r w:rsidR="00E76BF6" w:rsidRPr="00FE62C3" w:rsidDel="00BE0030">
              <w:delText>[21,22]</w:delText>
            </w:r>
          </w:del>
        </w:sdtContent>
      </w:sdt>
      <w:r w:rsidRPr="00B50D95">
        <w:t>, the MIS and DHS collect</w:t>
      </w:r>
      <w:del w:id="151" w:author="Ozodiegwu, Ifeoma" w:date="2023-11-22T11:03:00Z">
        <w:r w:rsidR="007D448F" w:rsidDel="000756D2">
          <w:delText>s</w:delText>
        </w:r>
      </w:del>
      <w:r w:rsidRPr="00B50D95">
        <w:t xml:space="preserve"> georeferenced data on</w:t>
      </w:r>
      <w:ins w:id="152" w:author="Ozodiegwu, Ifeoma" w:date="2023-11-22T11:03:00Z">
        <w:r w:rsidR="000756D2">
          <w:t xml:space="preserve"> an</w:t>
        </w:r>
      </w:ins>
      <w:r w:rsidRPr="00B50D95">
        <w:t xml:space="preserve"> individual</w:t>
      </w:r>
      <w:ins w:id="153" w:author="Ozodiegwu, Ifeoma" w:date="2023-11-22T11:03:00Z">
        <w:r w:rsidR="000756D2">
          <w:t xml:space="preserve">’s </w:t>
        </w:r>
      </w:ins>
      <w:del w:id="154" w:author="Ozodiegwu, Ifeoma" w:date="2023-11-22T11:03:00Z">
        <w:r w:rsidRPr="00B50D95" w:rsidDel="000756D2">
          <w:delText xml:space="preserve"> level </w:delText>
        </w:r>
      </w:del>
      <w:r w:rsidRPr="00B50D95">
        <w:t>infection status and risk factors</w:t>
      </w:r>
      <w:ins w:id="155" w:author="Ozodiegwu, Ifeoma" w:date="2023-11-26T08:22:00Z">
        <w:r w:rsidR="00473ECF">
          <w:t xml:space="preserve"> in both urban and rural areas</w:t>
        </w:r>
      </w:ins>
      <w:r w:rsidRPr="00B50D95">
        <w:t xml:space="preserve"> </w:t>
      </w:r>
      <w:sdt>
        <w:sdtPr>
          <w:tag w:val="MENDELEY_CITATION_v3_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"/>
          <w:id w:val="-67653181"/>
          <w:placeholder>
            <w:docPart w:val="DefaultPlaceholder_-1854013440"/>
          </w:placeholder>
        </w:sdtPr>
        <w:sdtContent>
          <w:ins w:id="156" w:author="Ozodiegwu, Ifeoma" w:date="2023-12-07T16:36:00Z">
            <w:r w:rsidR="00FE62C3" w:rsidRPr="00FE62C3">
              <w:t>[23]</w:t>
            </w:r>
          </w:ins>
          <w:ins w:id="157" w:author="Ifeoma Doreen Ozodiegwu" w:date="2023-12-06T18:39:00Z">
            <w:del w:id="158" w:author="Ozodiegwu, Ifeoma" w:date="2023-12-07T15:53:00Z">
              <w:r w:rsidR="00A96CA6" w:rsidRPr="00FE62C3" w:rsidDel="00BE0030">
                <w:delText>[23]</w:delText>
              </w:r>
            </w:del>
          </w:ins>
          <w:ins w:id="159" w:author="chilochibi chiziba" w:date="2023-11-17T14:55:00Z">
            <w:del w:id="160" w:author="Ozodiegwu, Ifeoma" w:date="2023-12-07T15:53:00Z">
              <w:r w:rsidR="00577EDE" w:rsidRPr="00FE62C3" w:rsidDel="00BE0030">
                <w:delText>[23]</w:delText>
              </w:r>
            </w:del>
          </w:ins>
          <w:del w:id="161" w:author="Ozodiegwu, Ifeoma" w:date="2023-12-07T15:53:00Z">
            <w:r w:rsidR="00E76BF6" w:rsidRPr="00FE62C3" w:rsidDel="00BE0030">
              <w:delText>[23]</w:delText>
            </w:r>
          </w:del>
        </w:sdtContent>
      </w:sdt>
      <w:r w:rsidR="00D92A3F">
        <w:t>.</w:t>
      </w:r>
      <w:del w:id="162" w:author="Ozodiegwu, Ifeoma" w:date="2023-11-26T08:26:00Z">
        <w:r w:rsidR="00D92A3F" w:rsidDel="00473ECF">
          <w:delText xml:space="preserve"> </w:delText>
        </w:r>
      </w:del>
      <w:ins w:id="163" w:author="Ozodiegwu, Ifeoma" w:date="2023-11-26T08:27:00Z">
        <w:r w:rsidR="00473ECF">
          <w:t xml:space="preserve"> Data from individuals are </w:t>
        </w:r>
      </w:ins>
      <w:ins w:id="164" w:author="Ozodiegwu, Ifeoma" w:date="2023-11-26T08:35:00Z">
        <w:r w:rsidR="001F7B9E">
          <w:t xml:space="preserve">organized </w:t>
        </w:r>
      </w:ins>
      <w:ins w:id="165" w:author="Ozodiegwu, Ifeoma" w:date="2023-11-26T08:27:00Z">
        <w:r w:rsidR="00473ECF">
          <w:t xml:space="preserve">by clusters </w:t>
        </w:r>
      </w:ins>
      <w:ins w:id="166" w:author="Ozodiegwu, Ifeoma" w:date="2023-11-22T10:29:00Z">
        <w:r w:rsidR="006E633A">
          <w:t>or enumeration areas,</w:t>
        </w:r>
      </w:ins>
      <w:ins w:id="167" w:author="Ozodiegwu, Ifeoma" w:date="2023-11-26T08:35:00Z">
        <w:r w:rsidR="001F7B9E">
          <w:t xml:space="preserve"> representing </w:t>
        </w:r>
      </w:ins>
      <w:ins w:id="168" w:author="Ozodiegwu, Ifeoma" w:date="2023-11-22T10:30:00Z">
        <w:r w:rsidR="006E633A">
          <w:t>aggregation of households</w:t>
        </w:r>
      </w:ins>
      <w:ins w:id="169" w:author="Ozodiegwu, Ifeoma" w:date="2023-11-22T10:31:00Z">
        <w:r w:rsidR="006E633A">
          <w:t xml:space="preserve">. </w:t>
        </w:r>
      </w:ins>
      <w:ins w:id="170" w:author="Ozodiegwu, Ifeoma" w:date="2023-11-26T08:35:00Z">
        <w:r w:rsidR="001F7B9E">
          <w:t>The g</w:t>
        </w:r>
      </w:ins>
      <w:ins w:id="171" w:author="Ozodiegwu, Ifeoma" w:date="2023-11-26T08:28:00Z">
        <w:r w:rsidR="00473ECF">
          <w:t xml:space="preserve">eographic coordinates from the MIS/DHS </w:t>
        </w:r>
      </w:ins>
      <w:ins w:id="172" w:author="Ozodiegwu, Ifeoma" w:date="2023-11-26T08:36:00Z">
        <w:r w:rsidR="001F7B9E">
          <w:t>pertain</w:t>
        </w:r>
      </w:ins>
      <w:ins w:id="173" w:author="Ozodiegwu, Ifeoma" w:date="2023-11-26T08:28:00Z">
        <w:r w:rsidR="00473ECF">
          <w:t xml:space="preserve"> to point data collected at the centroids of clusters. </w:t>
        </w:r>
      </w:ins>
      <w:ins w:id="174" w:author="Ozodiegwu, Ifeoma" w:date="2023-11-22T10:31:00Z">
        <w:r w:rsidR="006E633A">
          <w:t xml:space="preserve">These clusters </w:t>
        </w:r>
      </w:ins>
      <w:ins w:id="175" w:author="Ozodiegwu, Ifeoma" w:date="2023-11-26T08:36:00Z">
        <w:r w:rsidR="001F7B9E">
          <w:t xml:space="preserve">ensure comprehensive </w:t>
        </w:r>
      </w:ins>
      <w:ins w:id="176" w:author="Ozodiegwu, Ifeoma" w:date="2023-11-22T10:31:00Z">
        <w:r w:rsidR="006E633A">
          <w:t>coverage of the adminis</w:t>
        </w:r>
      </w:ins>
      <w:ins w:id="177" w:author="Ozodiegwu, Ifeoma" w:date="2023-11-22T10:32:00Z">
        <w:r w:rsidR="006E633A">
          <w:t xml:space="preserve">trative unit being sampled, </w:t>
        </w:r>
      </w:ins>
      <w:ins w:id="178" w:author="Ozodiegwu, Ifeoma" w:date="2023-11-26T08:36:00Z">
        <w:r w:rsidR="001F7B9E">
          <w:t xml:space="preserve">with </w:t>
        </w:r>
      </w:ins>
      <w:ins w:id="179" w:author="Ozodiegwu, Ifeoma" w:date="2023-11-26T08:29:00Z">
        <w:r w:rsidR="00473ECF">
          <w:t>data</w:t>
        </w:r>
      </w:ins>
      <w:ins w:id="180" w:author="Ozodiegwu, Ifeoma" w:date="2023-11-26T08:36:00Z">
        <w:r w:rsidR="001F7B9E">
          <w:t xml:space="preserve"> </w:t>
        </w:r>
      </w:ins>
      <w:ins w:id="181" w:author="Ozodiegwu, Ifeoma" w:date="2023-11-26T08:29:00Z">
        <w:r w:rsidR="00473ECF">
          <w:t xml:space="preserve">collected </w:t>
        </w:r>
      </w:ins>
      <w:ins w:id="182" w:author="Ozodiegwu, Ifeoma" w:date="2023-11-26T08:36:00Z">
        <w:r w:rsidR="001F7B9E">
          <w:t>through</w:t>
        </w:r>
      </w:ins>
      <w:ins w:id="183" w:author="Ozodiegwu, Ifeoma" w:date="2023-11-26T08:29:00Z">
        <w:r w:rsidR="00473ECF">
          <w:t xml:space="preserve"> a</w:t>
        </w:r>
      </w:ins>
      <w:ins w:id="184" w:author="Ozodiegwu, Ifeoma" w:date="2023-11-22T10:39:00Z">
        <w:r w:rsidR="00C2682A">
          <w:t xml:space="preserve"> </w:t>
        </w:r>
      </w:ins>
      <w:ins w:id="185" w:author="Ozodiegwu, Ifeoma" w:date="2023-11-22T10:32:00Z">
        <w:r w:rsidR="006E633A">
          <w:t>random selec</w:t>
        </w:r>
      </w:ins>
      <w:ins w:id="186" w:author="Ozodiegwu, Ifeoma" w:date="2023-11-22T10:33:00Z">
        <w:r w:rsidR="006E633A">
          <w:t>tion</w:t>
        </w:r>
      </w:ins>
      <w:ins w:id="187" w:author="Ozodiegwu, Ifeoma" w:date="2023-11-26T08:33:00Z">
        <w:r w:rsidR="001F7B9E">
          <w:t xml:space="preserve"> </w:t>
        </w:r>
      </w:ins>
      <w:ins w:id="188" w:author="Ozodiegwu, Ifeoma" w:date="2023-11-22T10:32:00Z">
        <w:r w:rsidR="006E633A">
          <w:t>during household</w:t>
        </w:r>
      </w:ins>
      <w:ins w:id="189" w:author="Ozodiegwu, Ifeoma" w:date="2023-11-22T10:39:00Z">
        <w:r w:rsidR="00C2682A">
          <w:t xml:space="preserve"> surveys</w:t>
        </w:r>
      </w:ins>
      <w:ins w:id="190" w:author="Ozodiegwu, Ifeoma" w:date="2023-11-22T10:33:00Z">
        <w:r w:rsidR="006E633A">
          <w:t>.</w:t>
        </w:r>
      </w:ins>
      <w:ins w:id="191" w:author="Ozodiegwu, Ifeoma" w:date="2023-11-26T08:37:00Z">
        <w:r w:rsidR="001F7B9E">
          <w:t xml:space="preserve"> Augmented</w:t>
        </w:r>
      </w:ins>
      <w:del w:id="192" w:author="Ozodiegwu, Ifeoma" w:date="2023-11-26T08:37:00Z">
        <w:r w:rsidR="00D92A3F" w:rsidDel="001F7B9E">
          <w:delText>W</w:delText>
        </w:r>
        <w:r w:rsidRPr="00B50D95" w:rsidDel="001F7B9E">
          <w:delText>hen supplemented</w:delText>
        </w:r>
      </w:del>
      <w:r w:rsidRPr="00B50D95">
        <w:t xml:space="preserve"> by geospatial covariates</w:t>
      </w:r>
      <w:r w:rsidR="00D92A3F">
        <w:t>, these survey datasets</w:t>
      </w:r>
      <w:r w:rsidRPr="00B50D95">
        <w:t xml:space="preserve"> facilitate</w:t>
      </w:r>
      <w:r w:rsidR="00D92A3F">
        <w:t xml:space="preserve"> the</w:t>
      </w:r>
      <w:r w:rsidRPr="00B50D95">
        <w:t xml:space="preserve"> examination of associations</w:t>
      </w:r>
      <w:r w:rsidR="00D92A3F">
        <w:t xml:space="preserve"> </w:t>
      </w:r>
      <w:r w:rsidR="00621A65">
        <w:t xml:space="preserve">with </w:t>
      </w:r>
      <w:r w:rsidR="00140943">
        <w:t xml:space="preserve">potential </w:t>
      </w:r>
      <w:r w:rsidR="00C07AED">
        <w:t xml:space="preserve">correlates of </w:t>
      </w:r>
      <w:r w:rsidR="00621A65">
        <w:t>malaria infections</w:t>
      </w:r>
      <w:ins w:id="193" w:author="Ozodiegwu, Ifeoma" w:date="2023-11-22T10:33:00Z">
        <w:r w:rsidR="006E633A">
          <w:t xml:space="preserve"> </w:t>
        </w:r>
      </w:ins>
      <w:ins w:id="194" w:author="Ozodiegwu, Ifeoma" w:date="2023-11-26T08:30:00Z">
        <w:r w:rsidR="001F7B9E">
          <w:t>within urban areas</w:t>
        </w:r>
      </w:ins>
      <w:ins w:id="195" w:author="Ozodiegwu, Ifeoma" w:date="2023-11-22T10:37:00Z">
        <w:r w:rsidR="006E633A">
          <w:t>.</w:t>
        </w:r>
      </w:ins>
      <w:ins w:id="196" w:author="Ozodiegwu, Ifeoma" w:date="2023-11-26T08:31:00Z">
        <w:r w:rsidR="001F7B9E" w:rsidRPr="001F7B9E">
          <w:t xml:space="preserve"> </w:t>
        </w:r>
      </w:ins>
    </w:p>
    <w:p w14:paraId="0A351601" w14:textId="08D53504" w:rsidR="001F7B9E" w:rsidDel="00F7174C" w:rsidRDefault="00F7174C" w:rsidP="001F7B9E">
      <w:pPr>
        <w:pStyle w:val="MDPI31text"/>
        <w:rPr>
          <w:ins w:id="197" w:author="Ozodiegwu, Ifeoma" w:date="2023-11-26T08:39:00Z"/>
          <w:del w:id="198" w:author="Ifeoma Doreen Ozodiegwu" w:date="2023-12-06T16:10:00Z"/>
        </w:rPr>
      </w:pPr>
      <w:ins w:id="199" w:author="Ifeoma Doreen Ozodiegwu" w:date="2023-12-06T16:10:00Z">
        <w:r w:rsidRPr="00F7174C">
          <w:lastRenderedPageBreak/>
          <w:t>A notable limitation of using the MIS/DHS data is the restriction of malaria testing to children under five years of age, coupled with the absence of detailed information about the urban extent of clusters and their corresponding cities. Nonetheless, it's important to emphasize that children under five are a key demographic for malaria prevention and control efforts, regardless of the intensity of transmission and seasonality</w:t>
        </w:r>
      </w:ins>
      <w:ins w:id="200" w:author="Ifeoma Doreen Ozodiegwu" w:date="2023-12-06T16:16:00Z">
        <w:r w:rsidR="00156948">
          <w:t xml:space="preserve"> </w:t>
        </w:r>
      </w:ins>
      <w:customXmlInsRangeStart w:id="201" w:author="Ifeoma Doreen Ozodiegwu" w:date="2023-12-06T16:16:00Z"/>
      <w:sdt>
        <w:sdtPr>
          <w:tag w:val="MENDELEY_CITATION_v3_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"/>
          <w:id w:val="1805117809"/>
          <w:placeholder>
            <w:docPart w:val="DefaultPlaceholder_-1854013440"/>
          </w:placeholder>
        </w:sdtPr>
        <w:sdtContent>
          <w:customXmlInsRangeEnd w:id="201"/>
          <w:ins w:id="202" w:author="Ozodiegwu, Ifeoma" w:date="2023-12-07T16:36:00Z">
            <w:r w:rsidR="00FE62C3" w:rsidRPr="00FE62C3">
              <w:t>[24]</w:t>
            </w:r>
          </w:ins>
          <w:ins w:id="203" w:author="Ifeoma Doreen Ozodiegwu" w:date="2023-12-06T18:39:00Z">
            <w:del w:id="204" w:author="Ozodiegwu, Ifeoma" w:date="2023-12-07T15:53:00Z">
              <w:r w:rsidR="00A96CA6" w:rsidRPr="00FE62C3" w:rsidDel="00BE0030">
                <w:delText>[24]</w:delText>
              </w:r>
            </w:del>
          </w:ins>
          <w:customXmlInsRangeStart w:id="205" w:author="Ifeoma Doreen Ozodiegwu" w:date="2023-12-06T16:16:00Z"/>
        </w:sdtContent>
      </w:sdt>
      <w:customXmlInsRangeEnd w:id="205"/>
      <w:ins w:id="206" w:author="Ifeoma Doreen Ozodiegwu" w:date="2023-12-06T16:10:00Z">
        <w:r w:rsidRPr="00F7174C">
          <w:t>. This underscores the relevance of our analysis. As for the second limitation, the study's significance is maintained because the cluster centroids are situated within areas classified as urban by local authorities. This alignment enhances the potential for policymakers to accept and act upon the results of the analysis</w:t>
        </w:r>
      </w:ins>
      <w:ins w:id="207" w:author="Ozodiegwu, Ifeoma" w:date="2023-11-26T08:31:00Z">
        <w:del w:id="208" w:author="Ifeoma Doreen Ozodiegwu" w:date="2023-12-06T16:10:00Z">
          <w:r w:rsidR="001F7B9E" w:rsidDel="00F7174C">
            <w:delText xml:space="preserve">A </w:delText>
          </w:r>
        </w:del>
      </w:ins>
      <w:ins w:id="209" w:author="Ozodiegwu, Ifeoma" w:date="2023-11-26T08:38:00Z">
        <w:del w:id="210" w:author="Ifeoma Doreen Ozodiegwu" w:date="2023-12-06T16:10:00Z">
          <w:r w:rsidR="001F7B9E" w:rsidDel="00F7174C">
            <w:delText>notable</w:delText>
          </w:r>
        </w:del>
      </w:ins>
      <w:ins w:id="211" w:author="Ozodiegwu, Ifeoma" w:date="2023-11-26T08:31:00Z">
        <w:del w:id="212" w:author="Ifeoma Doreen Ozodiegwu" w:date="2023-12-06T16:10:00Z">
          <w:r w:rsidR="001F7B9E" w:rsidDel="00F7174C">
            <w:delText xml:space="preserve"> limitation of using the MIS/DHS </w:delText>
          </w:r>
        </w:del>
      </w:ins>
      <w:ins w:id="213" w:author="Ozodiegwu, Ifeoma" w:date="2023-11-26T08:38:00Z">
        <w:del w:id="214" w:author="Ifeoma Doreen Ozodiegwu" w:date="2023-12-06T16:10:00Z">
          <w:r w:rsidR="001F7B9E" w:rsidDel="00F7174C">
            <w:delText>lies in</w:delText>
          </w:r>
        </w:del>
      </w:ins>
      <w:ins w:id="215" w:author="Ozodiegwu, Ifeoma" w:date="2023-11-26T08:31:00Z">
        <w:del w:id="216" w:author="Ifeoma Doreen Ozodiegwu" w:date="2023-12-06T16:10:00Z">
          <w:r w:rsidR="001F7B9E" w:rsidDel="00F7174C">
            <w:delText xml:space="preserve"> the lack of information</w:delText>
          </w:r>
        </w:del>
      </w:ins>
      <w:ins w:id="217" w:author="Ozodiegwu, Ifeoma" w:date="2023-11-26T08:38:00Z">
        <w:del w:id="218" w:author="Ifeoma Doreen Ozodiegwu" w:date="2023-12-06T16:10:00Z">
          <w:r w:rsidR="001F7B9E" w:rsidDel="00F7174C">
            <w:delText xml:space="preserve"> regardin</w:delText>
          </w:r>
        </w:del>
      </w:ins>
      <w:ins w:id="219" w:author="Ozodiegwu, Ifeoma" w:date="2023-11-26T08:57:00Z">
        <w:del w:id="220" w:author="Ifeoma Doreen Ozodiegwu" w:date="2023-12-06T16:10:00Z">
          <w:r w:rsidR="002177C8" w:rsidDel="00F7174C">
            <w:delText>g</w:delText>
          </w:r>
        </w:del>
      </w:ins>
      <w:ins w:id="221" w:author="Ozodiegwu, Ifeoma" w:date="2023-11-26T08:31:00Z">
        <w:del w:id="222" w:author="Ifeoma Doreen Ozodiegwu" w:date="2023-12-06T16:10:00Z">
          <w:r w:rsidR="001F7B9E" w:rsidDel="00F7174C">
            <w:delText xml:space="preserve"> the urban extent of</w:delText>
          </w:r>
        </w:del>
      </w:ins>
      <w:ins w:id="223" w:author="Ozodiegwu, Ifeoma" w:date="2023-11-26T09:09:00Z">
        <w:del w:id="224" w:author="Ifeoma Doreen Ozodiegwu" w:date="2023-12-06T16:10:00Z">
          <w:r w:rsidR="00700625" w:rsidDel="00F7174C">
            <w:delText xml:space="preserve"> clusters and </w:delText>
          </w:r>
        </w:del>
      </w:ins>
      <w:ins w:id="225" w:author="Ozodiegwu, Ifeoma" w:date="2023-11-26T09:10:00Z">
        <w:del w:id="226" w:author="Ifeoma Doreen Ozodiegwu" w:date="2023-12-06T16:10:00Z">
          <w:r w:rsidR="00700625" w:rsidDel="00F7174C">
            <w:delText>corresponding</w:delText>
          </w:r>
        </w:del>
      </w:ins>
      <w:ins w:id="227" w:author="Ozodiegwu, Ifeoma" w:date="2023-11-26T08:31:00Z">
        <w:del w:id="228" w:author="Ifeoma Doreen Ozodiegwu" w:date="2023-12-06T16:10:00Z">
          <w:r w:rsidR="001F7B9E" w:rsidDel="00F7174C">
            <w:delText xml:space="preserve"> cities. </w:delText>
          </w:r>
        </w:del>
      </w:ins>
      <w:ins w:id="229" w:author="Ozodiegwu, Ifeoma" w:date="2023-11-26T08:38:00Z">
        <w:del w:id="230" w:author="Ifeoma Doreen Ozodiegwu" w:date="2023-12-06T16:10:00Z">
          <w:r w:rsidR="001F7B9E" w:rsidDel="00F7174C">
            <w:delText xml:space="preserve">However, it is worth </w:delText>
          </w:r>
        </w:del>
      </w:ins>
      <w:ins w:id="231" w:author="Ozodiegwu, Ifeoma" w:date="2023-11-26T08:39:00Z">
        <w:del w:id="232" w:author="Ifeoma Doreen Ozodiegwu" w:date="2023-12-06T16:10:00Z">
          <w:r w:rsidR="001F7B9E" w:rsidDel="00F7174C">
            <w:delText>noting</w:delText>
          </w:r>
        </w:del>
      </w:ins>
      <w:ins w:id="233" w:author="Ozodiegwu, Ifeoma" w:date="2023-11-26T08:38:00Z">
        <w:del w:id="234" w:author="Ifeoma Doreen Ozodiegwu" w:date="2023-12-06T16:10:00Z">
          <w:r w:rsidR="001F7B9E" w:rsidDel="00F7174C">
            <w:delText xml:space="preserve"> </w:delText>
          </w:r>
        </w:del>
        <w:del w:id="235" w:author="Ifeoma Doreen Ozodiegwu" w:date="2023-12-06T16:06:00Z">
          <w:r w:rsidR="001F7B9E" w:rsidDel="00F7174C">
            <w:delText>that</w:delText>
          </w:r>
        </w:del>
      </w:ins>
      <w:ins w:id="236" w:author="Ozodiegwu, Ifeoma" w:date="2023-11-26T08:39:00Z">
        <w:del w:id="237" w:author="Ifeoma Doreen Ozodiegwu" w:date="2023-12-06T16:06:00Z">
          <w:r w:rsidR="001F7B9E" w:rsidDel="00F7174C">
            <w:delText xml:space="preserve"> </w:delText>
          </w:r>
        </w:del>
      </w:ins>
      <w:ins w:id="238" w:author="Ozodiegwu, Ifeoma" w:date="2023-11-26T08:31:00Z">
        <w:del w:id="239" w:author="Ifeoma Doreen Ozodiegwu" w:date="2023-12-06T16:10:00Z">
          <w:r w:rsidR="001F7B9E" w:rsidDel="00F7174C">
            <w:delText>cluster</w:delText>
          </w:r>
        </w:del>
      </w:ins>
      <w:ins w:id="240" w:author="Ozodiegwu, Ifeoma" w:date="2023-11-26T09:10:00Z">
        <w:del w:id="241" w:author="Ifeoma Doreen Ozodiegwu" w:date="2023-12-06T16:10:00Z">
          <w:r w:rsidR="00700625" w:rsidDel="00F7174C">
            <w:delText xml:space="preserve"> centroids</w:delText>
          </w:r>
        </w:del>
      </w:ins>
      <w:ins w:id="242" w:author="Ozodiegwu, Ifeoma" w:date="2023-11-26T08:31:00Z">
        <w:del w:id="243" w:author="Ifeoma Doreen Ozodiegwu" w:date="2023-12-06T16:10:00Z">
          <w:r w:rsidR="001F7B9E" w:rsidDel="00F7174C">
            <w:delText xml:space="preserve"> fall within areas recognized as urban by </w:delText>
          </w:r>
          <w:r w:rsidR="001F7B9E" w:rsidRPr="001E4608" w:rsidDel="00F7174C">
            <w:delText xml:space="preserve">local administrators, thereby enhancing the </w:delText>
          </w:r>
        </w:del>
      </w:ins>
      <w:ins w:id="244" w:author="Ozodiegwu, Ifeoma" w:date="2023-11-26T08:39:00Z">
        <w:del w:id="245" w:author="Ifeoma Doreen Ozodiegwu" w:date="2023-12-06T16:10:00Z">
          <w:r w:rsidR="001F7B9E" w:rsidDel="00F7174C">
            <w:delText>likelihood</w:delText>
          </w:r>
        </w:del>
      </w:ins>
      <w:ins w:id="246" w:author="Ozodiegwu, Ifeoma" w:date="2023-11-26T08:31:00Z">
        <w:del w:id="247" w:author="Ifeoma Doreen Ozodiegwu" w:date="2023-12-06T16:10:00Z">
          <w:r w:rsidR="001F7B9E" w:rsidRPr="001E4608" w:rsidDel="00F7174C">
            <w:delText xml:space="preserve"> of policymakers accepting th</w:delText>
          </w:r>
        </w:del>
      </w:ins>
      <w:ins w:id="248" w:author="Ozodiegwu, Ifeoma" w:date="2023-11-26T08:39:00Z">
        <w:del w:id="249" w:author="Ifeoma Doreen Ozodiegwu" w:date="2023-12-06T16:10:00Z">
          <w:r w:rsidR="001F7B9E" w:rsidDel="00F7174C">
            <w:delText>e</w:delText>
          </w:r>
        </w:del>
      </w:ins>
      <w:ins w:id="250" w:author="Ozodiegwu, Ifeoma" w:date="2023-11-26T08:31:00Z">
        <w:del w:id="251" w:author="Ifeoma Doreen Ozodiegwu" w:date="2023-12-06T16:10:00Z">
          <w:r w:rsidR="001F7B9E" w:rsidRPr="001E4608" w:rsidDel="00F7174C">
            <w:delText xml:space="preserve"> results</w:delText>
          </w:r>
        </w:del>
      </w:ins>
      <w:ins w:id="252" w:author="Ozodiegwu, Ifeoma" w:date="2023-11-26T08:39:00Z">
        <w:del w:id="253" w:author="Ifeoma Doreen Ozodiegwu" w:date="2023-12-06T16:10:00Z">
          <w:r w:rsidR="001F7B9E" w:rsidDel="00F7174C">
            <w:delText xml:space="preserve"> of the analysis</w:delText>
          </w:r>
        </w:del>
      </w:ins>
      <w:ins w:id="254" w:author="Ozodiegwu, Ifeoma" w:date="2023-11-26T08:34:00Z">
        <w:del w:id="255" w:author="Ifeoma Doreen Ozodiegwu" w:date="2023-12-06T16:10:00Z">
          <w:r w:rsidR="001F7B9E" w:rsidDel="00F7174C">
            <w:delText>.</w:delText>
          </w:r>
        </w:del>
      </w:ins>
    </w:p>
    <w:p w14:paraId="53F99242" w14:textId="77777777" w:rsidR="001F7B9E" w:rsidRDefault="001F7B9E" w:rsidP="001F7B9E">
      <w:pPr>
        <w:pStyle w:val="MDPI31text"/>
        <w:rPr>
          <w:ins w:id="256" w:author="Ozodiegwu, Ifeoma" w:date="2023-11-26T08:30:00Z"/>
        </w:rPr>
      </w:pPr>
    </w:p>
    <w:p w14:paraId="27F30F24" w14:textId="6E02BA04" w:rsidR="00F610A7" w:rsidDel="001F7B9E" w:rsidRDefault="00033755" w:rsidP="00473ECF">
      <w:pPr>
        <w:pStyle w:val="MDPI31text"/>
        <w:rPr>
          <w:del w:id="257" w:author="Ozodiegwu, Ifeoma" w:date="2023-11-26T08:32:00Z"/>
        </w:rPr>
      </w:pPr>
      <w:ins w:id="258" w:author="Ozodiegwu, Ifeoma" w:date="2023-11-26T08:43:00Z">
        <w:r>
          <w:t>In light of these</w:t>
        </w:r>
      </w:ins>
      <w:ins w:id="259" w:author="Ozodiegwu, Ifeoma" w:date="2023-11-26T08:40:00Z">
        <w:r>
          <w:t xml:space="preserve"> data limitations</w:t>
        </w:r>
      </w:ins>
      <w:ins w:id="260" w:author="Ozodiegwu, Ifeoma" w:date="2023-11-26T08:41:00Z">
        <w:r>
          <w:t xml:space="preserve"> and the </w:t>
        </w:r>
      </w:ins>
      <w:ins w:id="261" w:author="Ozodiegwu, Ifeoma" w:date="2023-11-26T08:43:00Z">
        <w:r>
          <w:t>imperative</w:t>
        </w:r>
      </w:ins>
      <w:ins w:id="262" w:author="Ozodiegwu, Ifeoma" w:date="2023-11-26T08:41:00Z">
        <w:r>
          <w:t xml:space="preserve"> to </w:t>
        </w:r>
      </w:ins>
      <w:ins w:id="263" w:author="Ozodiegwu, Ifeoma" w:date="2023-11-26T08:43:00Z">
        <w:r>
          <w:t>comprehend</w:t>
        </w:r>
      </w:ins>
      <w:ins w:id="264" w:author="Ozodiegwu, Ifeoma" w:date="2023-11-26T08:41:00Z">
        <w:r>
          <w:t xml:space="preserve"> malaria transmission risk in</w:t>
        </w:r>
      </w:ins>
      <w:ins w:id="265" w:author="Ozodiegwu, Ifeoma" w:date="2023-11-26T08:42:00Z">
        <w:r>
          <w:t xml:space="preserve"> Nigerian cities</w:t>
        </w:r>
      </w:ins>
      <w:del w:id="266" w:author="Ozodiegwu, Ifeoma" w:date="2023-11-22T10:36:00Z">
        <w:r w:rsidR="00F610A7" w:rsidRPr="00B50D95" w:rsidDel="006E633A">
          <w:delText>.</w:delText>
        </w:r>
      </w:del>
      <w:del w:id="267" w:author="Ozodiegwu, Ifeoma" w:date="2023-11-22T10:41:00Z">
        <w:r w:rsidR="00F610A7" w:rsidRPr="00B50D95" w:rsidDel="00C2682A">
          <w:delText xml:space="preserve"> Moreover</w:delText>
        </w:r>
      </w:del>
      <w:del w:id="268" w:author="Ozodiegwu, Ifeoma" w:date="2023-11-26T08:31:00Z">
        <w:r w:rsidR="00F610A7" w:rsidRPr="00B50D95" w:rsidDel="001F7B9E">
          <w:delText>,</w:delText>
        </w:r>
        <w:r w:rsidR="001E4608" w:rsidDel="001F7B9E">
          <w:delText xml:space="preserve"> </w:delText>
        </w:r>
        <w:r w:rsidR="001E4608" w:rsidRPr="001E4608" w:rsidDel="001F7B9E">
          <w:delText>it is noteworthy that the definitions of urban areas used in the DHS and MIS surveys align with those established by local administrators, thereby enhancing the probability of policymakers accepting the analysis results</w:delText>
        </w:r>
        <w:r w:rsidR="006F2C3A" w:rsidDel="001F7B9E">
          <w:delText>.</w:delText>
        </w:r>
        <w:r w:rsidR="001E4608" w:rsidRPr="001E4608" w:rsidDel="001F7B9E">
          <w:delText xml:space="preserve"> </w:delText>
        </w:r>
      </w:del>
    </w:p>
    <w:p w14:paraId="32ED918F" w14:textId="5072F898" w:rsidR="00473ECF" w:rsidDel="001F7B9E" w:rsidRDefault="00473ECF">
      <w:pPr>
        <w:pStyle w:val="MDPI31text"/>
        <w:ind w:left="0" w:firstLine="0"/>
        <w:rPr>
          <w:del w:id="269" w:author="Ozodiegwu, Ifeoma" w:date="2023-11-26T08:30:00Z"/>
        </w:rPr>
        <w:pPrChange w:id="270" w:author="Ozodiegwu, Ifeoma" w:date="2023-11-26T08:32:00Z">
          <w:pPr>
            <w:pStyle w:val="MDPI31text"/>
          </w:pPr>
        </w:pPrChange>
      </w:pPr>
    </w:p>
    <w:p w14:paraId="251F8ADE" w14:textId="650F07CB" w:rsidR="00F610A7" w:rsidRDefault="00F610A7" w:rsidP="001F7B9E">
      <w:pPr>
        <w:pStyle w:val="MDPI31text"/>
      </w:pPr>
      <w:del w:id="271" w:author="Ozodiegwu, Ifeoma" w:date="2023-11-26T08:40:00Z">
        <w:r w:rsidRPr="00222589" w:rsidDel="001F7B9E">
          <w:delText>The</w:delText>
        </w:r>
      </w:del>
      <w:del w:id="272" w:author="Ozodiegwu, Ifeoma" w:date="2023-11-26T08:39:00Z">
        <w:r w:rsidRPr="00222589" w:rsidDel="001F7B9E">
          <w:delText>refore</w:delText>
        </w:r>
      </w:del>
      <w:r w:rsidRPr="00222589">
        <w:t xml:space="preserve">, </w:t>
      </w:r>
      <w:r w:rsidR="007D5F0C" w:rsidRPr="007D5F0C">
        <w:t xml:space="preserve">this study </w:t>
      </w:r>
      <w:ins w:id="273" w:author="Ozodiegwu, Ifeoma" w:date="2023-11-26T08:43:00Z">
        <w:r w:rsidR="00033755">
          <w:t>embarked on an</w:t>
        </w:r>
      </w:ins>
      <w:del w:id="274" w:author="Ozodiegwu, Ifeoma" w:date="2023-11-26T08:43:00Z">
        <w:r w:rsidR="007D5F0C" w:rsidRPr="007D5F0C" w:rsidDel="00033755">
          <w:delText>undertook an</w:delText>
        </w:r>
      </w:del>
      <w:r w:rsidR="007D5F0C" w:rsidRPr="007D5F0C">
        <w:t xml:space="preserve"> analysis </w:t>
      </w:r>
      <w:del w:id="275" w:author="Ozodiegwu, Ifeoma" w:date="2023-11-26T08:40:00Z">
        <w:r w:rsidR="007D5F0C" w:rsidRPr="007D5F0C" w:rsidDel="00033755">
          <w:delText xml:space="preserve">of DHS, MIS, and geospatial data </w:delText>
        </w:r>
      </w:del>
      <w:r w:rsidR="007D5F0C" w:rsidRPr="007D5F0C">
        <w:t>with the following objectives</w:t>
      </w:r>
      <w:r w:rsidR="007D5F0C">
        <w:t xml:space="preserve">: </w:t>
      </w:r>
      <w:r w:rsidRPr="00222589">
        <w:t xml:space="preserve">1) </w:t>
      </w:r>
      <w:r w:rsidR="008719D7" w:rsidRPr="008719D7">
        <w:t>To delineate the</w:t>
      </w:r>
      <w:ins w:id="276" w:author="Ozodiegwu, Ifeoma" w:date="2023-11-26T09:25:00Z">
        <w:r w:rsidR="00DE092D">
          <w:t xml:space="preserve"> geographic</w:t>
        </w:r>
      </w:ins>
      <w:ins w:id="277" w:author="Ozodiegwu, Ifeoma" w:date="2023-12-07T11:59:00Z">
        <w:r w:rsidR="000C7ECF">
          <w:t xml:space="preserve"> and temporal</w:t>
        </w:r>
      </w:ins>
      <w:del w:id="278" w:author="Ozodiegwu, Ifeoma" w:date="2023-11-26T09:25:00Z">
        <w:r w:rsidR="008719D7" w:rsidRPr="008719D7" w:rsidDel="00DE092D">
          <w:delText xml:space="preserve"> spati</w:delText>
        </w:r>
      </w:del>
      <w:del w:id="279" w:author="Ozodiegwu, Ifeoma" w:date="2023-11-26T09:24:00Z">
        <w:r w:rsidR="008719D7" w:rsidRPr="008719D7" w:rsidDel="00DE092D">
          <w:delText>o-temporal</w:delText>
        </w:r>
      </w:del>
      <w:r w:rsidR="008719D7" w:rsidRPr="008719D7">
        <w:t xml:space="preserve"> variations in the malaria test positivity rate among children under the age of five (U5)</w:t>
      </w:r>
      <w:ins w:id="280" w:author="Ozodiegwu, Ifeoma" w:date="2023-11-26T08:42:00Z">
        <w:r w:rsidR="00033755">
          <w:t xml:space="preserve"> </w:t>
        </w:r>
      </w:ins>
      <w:del w:id="281" w:author="Ozodiegwu, Ifeoma" w:date="2023-11-26T08:42:00Z">
        <w:r w:rsidR="008719D7" w:rsidRPr="008719D7" w:rsidDel="00033755">
          <w:delText xml:space="preserve"> residing in urban areas</w:delText>
        </w:r>
      </w:del>
      <w:ins w:id="282" w:author="Ozodiegwu, Ifeoma" w:date="2023-11-22T11:04:00Z">
        <w:r w:rsidR="000756D2">
          <w:t xml:space="preserve">at </w:t>
        </w:r>
      </w:ins>
      <w:ins w:id="283" w:author="Ozodiegwu, Ifeoma" w:date="2023-11-26T08:44:00Z">
        <w:r w:rsidR="00033755">
          <w:t xml:space="preserve">both the </w:t>
        </w:r>
      </w:ins>
      <w:ins w:id="284" w:author="Ozodiegwu, Ifeoma" w:date="2023-11-22T11:04:00Z">
        <w:r w:rsidR="000756D2">
          <w:t>cluster</w:t>
        </w:r>
      </w:ins>
      <w:ins w:id="285" w:author="Ozodiegwu, Ifeoma" w:date="2023-11-22T11:05:00Z">
        <w:r w:rsidR="000756D2">
          <w:t xml:space="preserve"> and geopolitical level</w:t>
        </w:r>
      </w:ins>
      <w:r w:rsidR="008719D7">
        <w:t>,</w:t>
      </w:r>
      <w:ins w:id="286" w:author="Ozodiegwu, Ifeoma" w:date="2023-12-07T11:59:00Z">
        <w:r w:rsidR="000C7ECF">
          <w:t xml:space="preserve"> </w:t>
        </w:r>
      </w:ins>
      <w:del w:id="287" w:author="Ozodiegwu, Ifeoma" w:date="2023-12-07T11:59:00Z">
        <w:r w:rsidRPr="00222589" w:rsidDel="000C7ECF">
          <w:delText xml:space="preserve"> </w:delText>
        </w:r>
      </w:del>
      <w:r w:rsidRPr="00222589">
        <w:t xml:space="preserve">2) </w:t>
      </w:r>
      <w:r w:rsidR="002B7385" w:rsidRPr="002B7385">
        <w:t>To</w:t>
      </w:r>
      <w:ins w:id="288" w:author="Ozodiegwu, Ifeoma" w:date="2023-11-26T08:47:00Z">
        <w:r w:rsidR="00033755">
          <w:t xml:space="preserve"> </w:t>
        </w:r>
      </w:ins>
      <w:ins w:id="289" w:author="Ozodiegwu, Ifeoma" w:date="2023-11-26T08:44:00Z">
        <w:r w:rsidR="00033755">
          <w:t>identify</w:t>
        </w:r>
      </w:ins>
      <w:del w:id="290" w:author="Ozodiegwu, Ifeoma" w:date="2023-11-26T08:44:00Z">
        <w:r w:rsidR="002B7385" w:rsidRPr="002B7385" w:rsidDel="00033755">
          <w:delText xml:space="preserve"> pinpoint the</w:delText>
        </w:r>
      </w:del>
      <w:r w:rsidR="002B7385" w:rsidRPr="002B7385">
        <w:t xml:space="preserve"> factors that predict the U5 malaria test positivity rate</w:t>
      </w:r>
      <w:r w:rsidRPr="00222589">
        <w:t xml:space="preserve">, and 3) </w:t>
      </w:r>
      <w:r w:rsidR="009A1BAA" w:rsidRPr="009A1BAA">
        <w:t>To construct model effect plots that elucidate the associations between covariates and the U5 malaria test positivity rate</w:t>
      </w:r>
      <w:r w:rsidRPr="00222589">
        <w:t xml:space="preserve">. </w:t>
      </w:r>
      <w:r w:rsidR="00C30758" w:rsidRPr="00C30758">
        <w:t xml:space="preserve">The unadjusted effect plots reveal correlations between dependent and independent variables, providing insights into potential thresholds for intervention prioritization. Meanwhile, the adjusted effects </w:t>
      </w:r>
      <w:r w:rsidR="007B0A37">
        <w:t>illuminate</w:t>
      </w:r>
      <w:r w:rsidR="00C30758" w:rsidRPr="00C30758">
        <w:t xml:space="preserve"> the independent contributions of covariates, crucial for unders</w:t>
      </w:r>
      <w:r w:rsidR="006B381F">
        <w:t>tanding</w:t>
      </w:r>
      <w:r w:rsidR="00C30758" w:rsidRPr="00C30758">
        <w:t xml:space="preserve"> the</w:t>
      </w:r>
      <w:r w:rsidR="00160503">
        <w:t>ir</w:t>
      </w:r>
      <w:r w:rsidR="006B381F">
        <w:t xml:space="preserve"> broa</w:t>
      </w:r>
      <w:r w:rsidR="007B0A37">
        <w:t>der</w:t>
      </w:r>
      <w:r w:rsidR="00C30758" w:rsidRPr="00C30758">
        <w:t xml:space="preserve"> public health implications</w:t>
      </w:r>
      <w:r>
        <w:t xml:space="preserve">. </w:t>
      </w:r>
    </w:p>
    <w:p w14:paraId="3C1141AA" w14:textId="77777777" w:rsidR="00246DA9" w:rsidDel="00033755" w:rsidRDefault="00246DA9" w:rsidP="00222589">
      <w:pPr>
        <w:pStyle w:val="MDPI31text"/>
        <w:rPr>
          <w:del w:id="291" w:author="Ozodiegwu, Ifeoma" w:date="2023-11-26T08:45:00Z"/>
        </w:rPr>
      </w:pPr>
    </w:p>
    <w:p w14:paraId="3A79791F" w14:textId="77777777" w:rsidR="00246DA9" w:rsidDel="00033755" w:rsidRDefault="00246DA9" w:rsidP="00222589">
      <w:pPr>
        <w:pStyle w:val="MDPI31text"/>
        <w:rPr>
          <w:del w:id="292" w:author="Ozodiegwu, Ifeoma" w:date="2023-11-26T08:45:00Z"/>
        </w:rPr>
      </w:pPr>
    </w:p>
    <w:p w14:paraId="262C1EFB" w14:textId="77777777" w:rsidR="00246DA9" w:rsidDel="00033755" w:rsidRDefault="00246DA9" w:rsidP="00222589">
      <w:pPr>
        <w:pStyle w:val="MDPI31text"/>
        <w:rPr>
          <w:del w:id="293" w:author="Ozodiegwu, Ifeoma" w:date="2023-11-26T08:45:00Z"/>
        </w:rPr>
      </w:pPr>
    </w:p>
    <w:p w14:paraId="5ADD5E73" w14:textId="77777777" w:rsidR="00D0352B" w:rsidDel="00033755" w:rsidRDefault="00D0352B" w:rsidP="00222589">
      <w:pPr>
        <w:pStyle w:val="MDPI31text"/>
        <w:rPr>
          <w:del w:id="294" w:author="Ozodiegwu, Ifeoma" w:date="2023-11-26T08:45:00Z"/>
        </w:rPr>
      </w:pPr>
    </w:p>
    <w:p w14:paraId="11203B51" w14:textId="77777777" w:rsidR="00D0352B" w:rsidDel="00033755" w:rsidRDefault="00D0352B" w:rsidP="00222589">
      <w:pPr>
        <w:pStyle w:val="MDPI31text"/>
        <w:rPr>
          <w:del w:id="295" w:author="Ozodiegwu, Ifeoma" w:date="2023-11-26T08:45:00Z"/>
        </w:rPr>
      </w:pPr>
    </w:p>
    <w:p w14:paraId="43295B68" w14:textId="77777777" w:rsidR="00D0352B" w:rsidRDefault="00D0352B">
      <w:pPr>
        <w:pStyle w:val="MDPI31text"/>
        <w:ind w:left="0" w:firstLine="0"/>
        <w:pPrChange w:id="296" w:author="Ozodiegwu, Ifeoma" w:date="2023-11-26T08:45:00Z">
          <w:pPr>
            <w:pStyle w:val="MDPI31text"/>
          </w:pPr>
        </w:pPrChange>
      </w:pPr>
    </w:p>
    <w:p w14:paraId="461F24FD" w14:textId="77777777" w:rsidR="00F610A7" w:rsidRDefault="00F610A7" w:rsidP="00522304">
      <w:pPr>
        <w:pStyle w:val="MDPI21heading1"/>
      </w:pPr>
      <w:r w:rsidRPr="00FA04F1">
        <w:rPr>
          <w:lang w:eastAsia="zh-CN"/>
        </w:rPr>
        <w:t xml:space="preserve">2. </w:t>
      </w:r>
      <w:r w:rsidRPr="00FA04F1">
        <w:t>Materials and Methods</w:t>
      </w:r>
    </w:p>
    <w:p w14:paraId="33DADC8C" w14:textId="77777777" w:rsidR="00F610A7" w:rsidRPr="004A47F3" w:rsidRDefault="00F610A7" w:rsidP="004A47F3">
      <w:pPr>
        <w:pStyle w:val="MDPI21heading1"/>
        <w:numPr>
          <w:ilvl w:val="1"/>
          <w:numId w:val="26"/>
        </w:numPr>
        <w:rPr>
          <w:b w:val="0"/>
          <w:bCs/>
          <w:i/>
          <w:iCs/>
        </w:rPr>
      </w:pPr>
      <w:r w:rsidRPr="004A47F3">
        <w:rPr>
          <w:b w:val="0"/>
          <w:bCs/>
          <w:i/>
          <w:iCs/>
        </w:rPr>
        <w:t>Data</w:t>
      </w:r>
    </w:p>
    <w:p w14:paraId="6E4BAA24" w14:textId="28389003" w:rsidR="00F610A7" w:rsidRPr="00CC67C9" w:rsidRDefault="00F610A7" w:rsidP="00CC67C9">
      <w:pPr>
        <w:pStyle w:val="MDPI31text"/>
      </w:pPr>
      <w:r w:rsidRPr="00CC67C9">
        <w:t>Cluster-level data from the 2010</w:t>
      </w:r>
      <w:r w:rsidR="00084165">
        <w:t>,</w:t>
      </w:r>
      <w:r w:rsidRPr="00CC67C9" w:rsidDel="00085AEB">
        <w:t xml:space="preserve"> </w:t>
      </w:r>
      <w:r w:rsidRPr="00CC67C9">
        <w:t>2015</w:t>
      </w:r>
      <w:r w:rsidR="001A2FA3">
        <w:t>, and 2021</w:t>
      </w:r>
      <w:r w:rsidR="00A12756">
        <w:t xml:space="preserve"> </w:t>
      </w:r>
      <w:r w:rsidRPr="00CC67C9">
        <w:t xml:space="preserve">MIS, </w:t>
      </w:r>
      <w:r w:rsidR="00B53CED">
        <w:t xml:space="preserve">the </w:t>
      </w:r>
      <w:r w:rsidRPr="00CC67C9">
        <w:t>2018 DHS</w:t>
      </w:r>
      <w:r w:rsidR="000B6899">
        <w:t>,</w:t>
      </w:r>
      <w:r w:rsidRPr="00CC67C9">
        <w:t xml:space="preserve"> and publicly available geospatial malaria covariate data were used for this study (</w:t>
      </w:r>
      <w:r w:rsidR="00737995">
        <w:t>refer to</w:t>
      </w:r>
      <w:r w:rsidRPr="00CC67C9">
        <w:t xml:space="preserve"> Table 1 for references). The </w:t>
      </w:r>
      <w:r w:rsidR="00222BCC">
        <w:t>DHS program conducts</w:t>
      </w:r>
      <w:r w:rsidRPr="00CC67C9">
        <w:t xml:space="preserve"> </w:t>
      </w:r>
      <w:r w:rsidR="00204E3C">
        <w:t xml:space="preserve">complex </w:t>
      </w:r>
      <w:r w:rsidRPr="00CC67C9">
        <w:t>multistage surveys t</w:t>
      </w:r>
      <w:r w:rsidR="00204E3C">
        <w:t>o gather</w:t>
      </w:r>
      <w:r w:rsidRPr="00CC67C9">
        <w:t xml:space="preserve"> and disseminate accurate, nationally representative data on health and population in over 90 countries </w:t>
      </w:r>
      <w:sdt>
        <w:sdtPr>
          <w:tag w:val="MENDELEY_CITATION_v3_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"/>
          <w:id w:val="-1855874948"/>
          <w:placeholder>
            <w:docPart w:val="DefaultPlaceholder_-1854013440"/>
          </w:placeholder>
        </w:sdtPr>
        <w:sdtContent>
          <w:ins w:id="297" w:author="Ozodiegwu, Ifeoma" w:date="2023-12-07T16:36:00Z">
            <w:r w:rsidR="00FE62C3" w:rsidRPr="00FE62C3">
              <w:t>[25]</w:t>
            </w:r>
          </w:ins>
          <w:ins w:id="298" w:author="Ifeoma Doreen Ozodiegwu" w:date="2023-12-06T18:39:00Z">
            <w:del w:id="299" w:author="Ozodiegwu, Ifeoma" w:date="2023-12-07T15:53:00Z">
              <w:r w:rsidR="00A96CA6" w:rsidRPr="00FE62C3" w:rsidDel="00BE0030">
                <w:delText>[25]</w:delText>
              </w:r>
            </w:del>
          </w:ins>
          <w:ins w:id="300" w:author="chilochibi chiziba" w:date="2023-11-17T14:55:00Z">
            <w:del w:id="301" w:author="Ozodiegwu, Ifeoma" w:date="2023-12-07T15:53:00Z">
              <w:r w:rsidR="00577EDE" w:rsidRPr="00FE62C3" w:rsidDel="00BE0030">
                <w:delText>[24]</w:delText>
              </w:r>
            </w:del>
          </w:ins>
          <w:del w:id="302" w:author="Ozodiegwu, Ifeoma" w:date="2023-12-07T15:53:00Z">
            <w:r w:rsidR="00E76BF6" w:rsidRPr="00FE62C3" w:rsidDel="00BE0030">
              <w:delText>[24]</w:delText>
            </w:r>
          </w:del>
        </w:sdtContent>
      </w:sdt>
      <w:r w:rsidRPr="00CC67C9">
        <w:t xml:space="preserve">. </w:t>
      </w:r>
      <w:del w:id="303" w:author="Ozodiegwu, Ifeoma" w:date="2023-11-26T08:46:00Z">
        <w:r w:rsidR="00F00DFF" w:rsidDel="00033755">
          <w:delText>These surveys involve grouping households into</w:delText>
        </w:r>
        <w:r w:rsidR="00335C47" w:rsidDel="00033755">
          <w:delText xml:space="preserve"> </w:delText>
        </w:r>
        <w:r w:rsidRPr="00CC67C9" w:rsidDel="00033755">
          <w:delText>clusters or enumeration areas</w:delText>
        </w:r>
      </w:del>
      <w:ins w:id="304" w:author="Chilo Chiziba" w:date="2023-11-15T17:41:00Z">
        <w:del w:id="305" w:author="Ozodiegwu, Ifeoma" w:date="2023-11-26T08:46:00Z">
          <w:r w:rsidR="00E40120" w:rsidDel="00033755">
            <w:delText xml:space="preserve"> </w:delText>
          </w:r>
        </w:del>
      </w:ins>
      <w:ins w:id="306" w:author="Chilo Chiziba" w:date="2023-11-15T17:43:00Z">
        <w:del w:id="307" w:author="Ozodiegwu, Ifeoma" w:date="2023-11-26T08:46:00Z">
          <w:r w:rsidR="00E40120" w:rsidDel="00033755">
            <w:delText>based on their</w:delText>
          </w:r>
        </w:del>
      </w:ins>
      <w:ins w:id="308" w:author="Chilo Chiziba" w:date="2023-11-15T17:41:00Z">
        <w:del w:id="309" w:author="Ozodiegwu, Ifeoma" w:date="2023-11-26T08:46:00Z">
          <w:r w:rsidR="00E40120" w:rsidDel="00033755">
            <w:delText xml:space="preserve"> location</w:delText>
          </w:r>
        </w:del>
      </w:ins>
      <w:del w:id="310" w:author="Ozodiegwu, Ifeoma" w:date="2023-11-26T08:46:00Z">
        <w:r w:rsidRPr="00CC67C9" w:rsidDel="00033755">
          <w:delText xml:space="preserve"> to facilitate sampling </w:delText>
        </w:r>
      </w:del>
      <w:customXmlDelRangeStart w:id="311" w:author="Ozodiegwu, Ifeoma" w:date="2023-11-26T08:46:00Z"/>
      <w:sdt>
        <w:sdtPr>
          <w:tag w:val="MENDELEY_CITATION_v3_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"/>
          <w:id w:val="-1230077097"/>
          <w:placeholder>
            <w:docPart w:val="DefaultPlaceholder_-1854013440"/>
          </w:placeholder>
        </w:sdtPr>
        <w:sdtContent>
          <w:customXmlDelRangeEnd w:id="311"/>
          <w:ins w:id="312" w:author="Ozodiegwu, Ifeoma" w:date="2023-12-07T16:36:00Z">
            <w:r w:rsidR="00FE62C3" w:rsidRPr="00FE62C3">
              <w:t>[25]</w:t>
            </w:r>
          </w:ins>
          <w:ins w:id="313" w:author="Ifeoma Doreen Ozodiegwu" w:date="2023-12-06T18:39:00Z">
            <w:del w:id="314" w:author="Ozodiegwu, Ifeoma" w:date="2023-12-07T15:53:00Z">
              <w:r w:rsidR="00A96CA6" w:rsidRPr="00FE62C3" w:rsidDel="00BE0030">
                <w:delText>[25]</w:delText>
              </w:r>
            </w:del>
          </w:ins>
          <w:ins w:id="315" w:author="chilochibi chiziba" w:date="2023-11-17T14:55:00Z">
            <w:del w:id="316" w:author="Ozodiegwu, Ifeoma" w:date="2023-12-07T15:53:00Z">
              <w:r w:rsidR="00577EDE" w:rsidRPr="00FE62C3" w:rsidDel="00BE0030">
                <w:delText>[24]</w:delText>
              </w:r>
            </w:del>
          </w:ins>
          <w:del w:id="317" w:author="Ozodiegwu, Ifeoma" w:date="2023-12-07T15:53:00Z">
            <w:r w:rsidR="00E76BF6" w:rsidRPr="00FE62C3" w:rsidDel="00BE0030">
              <w:delText>[24]</w:delText>
            </w:r>
          </w:del>
          <w:customXmlDelRangeStart w:id="318" w:author="Ozodiegwu, Ifeoma" w:date="2023-11-26T08:46:00Z"/>
        </w:sdtContent>
      </w:sdt>
      <w:customXmlDelRangeEnd w:id="318"/>
      <w:del w:id="319" w:author="Ozodiegwu, Ifeoma" w:date="2023-11-26T08:46:00Z">
        <w:r w:rsidRPr="00CC67C9" w:rsidDel="00033755">
          <w:delText xml:space="preserve">. </w:delText>
        </w:r>
      </w:del>
      <w:ins w:id="320" w:author="Chilo Chiziba" w:date="2023-11-15T17:39:00Z">
        <w:del w:id="321" w:author="Ozodiegwu, Ifeoma" w:date="2023-11-26T08:46:00Z">
          <w:r w:rsidR="00E55AC2" w:rsidDel="00033755">
            <w:delText>Throughout this study, these groupings will be</w:delText>
          </w:r>
        </w:del>
      </w:ins>
      <w:ins w:id="322" w:author="Chilo Chiziba" w:date="2023-11-15T17:40:00Z">
        <w:del w:id="323" w:author="Ozodiegwu, Ifeoma" w:date="2023-11-26T08:46:00Z">
          <w:r w:rsidR="00E55AC2" w:rsidDel="00033755">
            <w:delText xml:space="preserve"> referred to as “cluster</w:delText>
          </w:r>
          <w:r w:rsidR="00E40120" w:rsidDel="00033755">
            <w:delText>.</w:delText>
          </w:r>
          <w:r w:rsidR="00E55AC2" w:rsidDel="00033755">
            <w:delText>”</w:delText>
          </w:r>
          <w:r w:rsidR="00E40120" w:rsidDel="00033755">
            <w:delText xml:space="preserve"> </w:delText>
          </w:r>
        </w:del>
      </w:ins>
      <w:r w:rsidR="00BC62E3" w:rsidRPr="00BC62E3">
        <w:t xml:space="preserve">Data collection occurs at the individual level following probability proportional to size sampling of clusters and random selection of households within these clusters </w:t>
      </w:r>
      <w:sdt>
        <w:sdtPr>
          <w:tag w:val="MENDELEY_CITATION_v3_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"/>
          <w:id w:val="1038166506"/>
          <w:placeholder>
            <w:docPart w:val="DefaultPlaceholder_-1854013440"/>
          </w:placeholder>
        </w:sdtPr>
        <w:sdtContent>
          <w:ins w:id="324" w:author="Ozodiegwu, Ifeoma" w:date="2023-12-07T16:36:00Z">
            <w:r w:rsidR="00FE62C3" w:rsidRPr="00FE62C3">
              <w:t>[25]</w:t>
            </w:r>
          </w:ins>
          <w:ins w:id="325" w:author="Ifeoma Doreen Ozodiegwu" w:date="2023-12-06T18:39:00Z">
            <w:del w:id="326" w:author="Ozodiegwu, Ifeoma" w:date="2023-12-07T15:53:00Z">
              <w:r w:rsidR="00A96CA6" w:rsidRPr="00FE62C3" w:rsidDel="00BE0030">
                <w:delText>[25]</w:delText>
              </w:r>
            </w:del>
          </w:ins>
          <w:ins w:id="327" w:author="chilochibi chiziba" w:date="2023-11-17T14:55:00Z">
            <w:del w:id="328" w:author="Ozodiegwu, Ifeoma" w:date="2023-12-07T15:53:00Z">
              <w:r w:rsidR="00577EDE" w:rsidRPr="00FE62C3" w:rsidDel="00BE0030">
                <w:delText>[24]</w:delText>
              </w:r>
            </w:del>
          </w:ins>
          <w:del w:id="329" w:author="Ozodiegwu, Ifeoma" w:date="2023-12-07T15:53:00Z">
            <w:r w:rsidR="00E76BF6" w:rsidRPr="00FE62C3" w:rsidDel="00BE0030">
              <w:delText>[24]</w:delText>
            </w:r>
          </w:del>
        </w:sdtContent>
      </w:sdt>
      <w:r w:rsidRPr="00CC67C9">
        <w:t xml:space="preserve">. </w:t>
      </w:r>
      <w:r w:rsidR="00BB45C3" w:rsidRPr="00BB45C3">
        <w:t xml:space="preserve">For this study, only clusters classified as being situated in urban areas were retained. It's important to note that </w:t>
      </w:r>
      <w:r w:rsidR="00BB45C3">
        <w:t>the DHS pro</w:t>
      </w:r>
      <w:r w:rsidR="00F75FF9">
        <w:t xml:space="preserve">gram </w:t>
      </w:r>
      <w:r w:rsidR="00BB45C3" w:rsidRPr="00BB45C3">
        <w:t>intentionally displaced</w:t>
      </w:r>
      <w:r w:rsidR="00F75FF9">
        <w:t xml:space="preserve"> the </w:t>
      </w:r>
      <w:r w:rsidR="00F75FF9" w:rsidRPr="00BB45C3">
        <w:t xml:space="preserve">GPS coordinates of urban clusters </w:t>
      </w:r>
      <w:r w:rsidR="00BB45C3" w:rsidRPr="00BB45C3">
        <w:t xml:space="preserve">by 0 to 2 km to ensure the confidentiality of survey participants </w:t>
      </w:r>
      <w:sdt>
        <w:sdtPr>
          <w:tag w:val="MENDELEY_CITATION_v3_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"/>
          <w:id w:val="-1496484566"/>
          <w:placeholder>
            <w:docPart w:val="DefaultPlaceholder_-1854013440"/>
          </w:placeholder>
        </w:sdtPr>
        <w:sdtContent>
          <w:ins w:id="330" w:author="Ozodiegwu, Ifeoma" w:date="2023-12-07T16:36:00Z">
            <w:r w:rsidR="00FE62C3" w:rsidRPr="00FE62C3">
              <w:t>[26]</w:t>
            </w:r>
          </w:ins>
          <w:ins w:id="331" w:author="Ifeoma Doreen Ozodiegwu" w:date="2023-12-06T18:39:00Z">
            <w:del w:id="332" w:author="Ozodiegwu, Ifeoma" w:date="2023-12-07T15:53:00Z">
              <w:r w:rsidR="00A96CA6" w:rsidRPr="00FE62C3" w:rsidDel="00BE0030">
                <w:delText>[26]</w:delText>
              </w:r>
            </w:del>
          </w:ins>
          <w:ins w:id="333" w:author="chilochibi chiziba" w:date="2023-11-17T14:55:00Z">
            <w:del w:id="334" w:author="Ozodiegwu, Ifeoma" w:date="2023-12-07T15:53:00Z">
              <w:r w:rsidR="00577EDE" w:rsidRPr="00FE62C3" w:rsidDel="00BE0030">
                <w:delText>[25]</w:delText>
              </w:r>
            </w:del>
          </w:ins>
          <w:del w:id="335" w:author="Ozodiegwu, Ifeoma" w:date="2023-12-07T15:53:00Z">
            <w:r w:rsidR="00E76BF6" w:rsidRPr="00FE62C3" w:rsidDel="00BE0030">
              <w:delText>[25]</w:delText>
            </w:r>
          </w:del>
        </w:sdtContent>
      </w:sdt>
      <w:r w:rsidRPr="00CC67C9">
        <w:t xml:space="preserve">. </w:t>
      </w:r>
      <w:ins w:id="336" w:author="Ozodiegwu, Ifeoma" w:date="2023-11-26T09:56:00Z">
        <w:r w:rsidR="00E32F83">
          <w:t>However, the displacement is done in such a manner that each cluster re</w:t>
        </w:r>
      </w:ins>
      <w:ins w:id="337" w:author="Ozodiegwu, Ifeoma" w:date="2023-11-26T09:57:00Z">
        <w:r w:rsidR="00E32F83">
          <w:t xml:space="preserve">mains within the state-level boundaries. </w:t>
        </w:r>
      </w:ins>
      <w:r w:rsidR="00153B13" w:rsidRPr="00153B13">
        <w:t xml:space="preserve">Given that the DHS exclusively collects data on children aged 6 to 59 months, the number of positive malaria tests by microscopy and the testing sample population for this age group were summarized for each cluster. The selection of covariates was guided by relevant research literature, which highlights socio-economic, demographic, behavioral, accessibility, and environmental factors as potential explanatory variables for malaria transmission </w:t>
      </w:r>
      <w:sdt>
        <w:sdtPr>
          <w:tag w:val="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"/>
          <w:id w:val="19981706"/>
          <w:placeholder>
            <w:docPart w:val="DefaultPlaceholder_-1854013440"/>
          </w:placeholder>
        </w:sdtPr>
        <w:sdtContent>
          <w:ins w:id="338" w:author="Ozodiegwu, Ifeoma" w:date="2023-12-07T16:36:00Z">
            <w:r w:rsidR="00FE62C3" w:rsidRPr="00FE62C3">
              <w:t>[2,4,15,27–30]</w:t>
            </w:r>
          </w:ins>
          <w:ins w:id="339" w:author="Ifeoma Doreen Ozodiegwu" w:date="2023-12-06T18:39:00Z">
            <w:del w:id="340" w:author="Ozodiegwu, Ifeoma" w:date="2023-12-07T15:53:00Z">
              <w:r w:rsidR="00A96CA6" w:rsidRPr="00FE62C3" w:rsidDel="00BE0030">
                <w:delText>[2,4,15,27–30]</w:delText>
              </w:r>
            </w:del>
          </w:ins>
          <w:ins w:id="341" w:author="chilochibi chiziba" w:date="2023-11-17T14:55:00Z">
            <w:del w:id="342" w:author="Ozodiegwu, Ifeoma" w:date="2023-12-07T15:53:00Z">
              <w:r w:rsidR="00577EDE" w:rsidRPr="00FE62C3" w:rsidDel="00BE0030">
                <w:delText>[2,4,15,26–29]</w:delText>
              </w:r>
            </w:del>
          </w:ins>
          <w:del w:id="343" w:author="Ozodiegwu, Ifeoma" w:date="2023-12-07T15:53:00Z">
            <w:r w:rsidR="00E76BF6" w:rsidRPr="00FE62C3" w:rsidDel="00BE0030">
              <w:delText>[2,4,15,26–29]</w:delText>
            </w:r>
          </w:del>
        </w:sdtContent>
      </w:sdt>
      <w:r w:rsidRPr="00CC67C9">
        <w:t xml:space="preserve">. A description of </w:t>
      </w:r>
      <w:r w:rsidR="0074172A">
        <w:t xml:space="preserve">all 29 </w:t>
      </w:r>
      <w:r w:rsidRPr="00CC67C9">
        <w:t xml:space="preserve">covariates considered is provided in Table 1. </w:t>
      </w:r>
      <w:r w:rsidR="00153B13" w:rsidRPr="00153B13">
        <w:t>A detailed description of the considered covariates can be found in Table 1. To account for the distance displacement of MIS and DHS clusters when calculating values for geospatial covariates, raster values were aggregated across buffers of up to 4 km around each MIS and DHS cluster</w:t>
      </w:r>
      <w:r w:rsidRPr="00CC67C9">
        <w:t>.</w:t>
      </w:r>
    </w:p>
    <w:p w14:paraId="67CB2BA0" w14:textId="77777777" w:rsidR="00F610A7" w:rsidRDefault="00F610A7" w:rsidP="00522302">
      <w:pPr>
        <w:pStyle w:val="MDPI31text"/>
        <w:ind w:left="0" w:firstLine="0"/>
      </w:pPr>
    </w:p>
    <w:p w14:paraId="78557F66" w14:textId="77777777" w:rsidR="00F610A7" w:rsidRPr="007F17CD" w:rsidRDefault="00F610A7" w:rsidP="00522302">
      <w:pPr>
        <w:pStyle w:val="MDPI31text"/>
        <w:numPr>
          <w:ilvl w:val="1"/>
          <w:numId w:val="26"/>
        </w:numPr>
        <w:rPr>
          <w:i/>
          <w:iCs/>
        </w:rPr>
      </w:pPr>
      <w:r w:rsidRPr="007F17CD">
        <w:rPr>
          <w:i/>
          <w:iCs/>
        </w:rPr>
        <w:t>Descriptive analysis and covariate selection</w:t>
      </w:r>
    </w:p>
    <w:p w14:paraId="030569F0" w14:textId="0CF40A20" w:rsidR="00F610A7" w:rsidRDefault="00517E62" w:rsidP="00F2173F">
      <w:pPr>
        <w:pStyle w:val="MDPI31text"/>
        <w:spacing w:before="240"/>
      </w:pPr>
      <w:r w:rsidRPr="00517E62">
        <w:t>To comprehensively grasp the spatial and temporal patterns of malaria in children under the age of five (U5), a descriptive analysis was conducted on the U5 test positivity rate. This rate, calculated as the number of U5 children with positive malaria tests divided by the total number of U5 children tested for malaria in each cluster, was mapped by state and further compared across different months and years of survey.</w:t>
      </w:r>
      <w:r>
        <w:t xml:space="preserve"> </w:t>
      </w:r>
      <w:r w:rsidR="00435BE5" w:rsidRPr="00435BE5">
        <w:t xml:space="preserve">Following this analysis, covariates were summarized to assess their distribution and identify potential sources of information bias. Pearson correlation coefficients were calculated within thematic </w:t>
      </w:r>
      <w:r w:rsidR="00435BE5" w:rsidRPr="00435BE5">
        <w:lastRenderedPageBreak/>
        <w:t xml:space="preserve">groups </w:t>
      </w:r>
      <w:r w:rsidR="00F610A7" w:rsidRPr="00E652DB">
        <w:t>(</w:t>
      </w:r>
      <w:r w:rsidR="003C2DC6">
        <w:t xml:space="preserve">as shown in </w:t>
      </w:r>
      <w:r w:rsidR="00F610A7" w:rsidRPr="00E652DB">
        <w:t xml:space="preserve">Table 1) </w:t>
      </w:r>
      <w:r w:rsidR="003C2DC6" w:rsidRPr="003C2DC6">
        <w:t>to identify any strong correlations among the covariates</w:t>
      </w:r>
      <w:r w:rsidR="00F610A7" w:rsidRPr="00E652DB">
        <w:t xml:space="preserve">. </w:t>
      </w:r>
      <w:r w:rsidR="00C55282" w:rsidRPr="00C55282">
        <w:t>The ggplot2 package in R</w:t>
      </w:r>
      <w:r w:rsidR="00C55282">
        <w:t xml:space="preserve"> </w:t>
      </w:r>
      <w:sdt>
        <w:sdtPr>
          <w:tag w:val="MENDELEY_CITATION_v3_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"/>
          <w:id w:val="354000507"/>
          <w:placeholder>
            <w:docPart w:val="DefaultPlaceholder_-1854013440"/>
          </w:placeholder>
        </w:sdtPr>
        <w:sdtContent>
          <w:ins w:id="344" w:author="Ozodiegwu, Ifeoma" w:date="2023-12-07T16:36:00Z">
            <w:r w:rsidR="00FE62C3" w:rsidRPr="00FE62C3">
              <w:t>[31]</w:t>
            </w:r>
          </w:ins>
          <w:ins w:id="345" w:author="Ifeoma Doreen Ozodiegwu" w:date="2023-12-06T18:39:00Z">
            <w:del w:id="346" w:author="Ozodiegwu, Ifeoma" w:date="2023-12-07T15:53:00Z">
              <w:r w:rsidR="00A96CA6" w:rsidRPr="00FE62C3" w:rsidDel="00BE0030">
                <w:delText>[31]</w:delText>
              </w:r>
            </w:del>
          </w:ins>
          <w:ins w:id="347" w:author="chilochibi chiziba" w:date="2023-11-17T14:55:00Z">
            <w:del w:id="348" w:author="Ozodiegwu, Ifeoma" w:date="2023-12-07T15:53:00Z">
              <w:r w:rsidR="00577EDE" w:rsidRPr="00FE62C3" w:rsidDel="00BE0030">
                <w:delText>[30]</w:delText>
              </w:r>
            </w:del>
          </w:ins>
          <w:del w:id="349" w:author="Ozodiegwu, Ifeoma" w:date="2023-12-07T15:53:00Z">
            <w:r w:rsidR="00E76BF6" w:rsidRPr="00FE62C3" w:rsidDel="00BE0030">
              <w:delText>[30]</w:delText>
            </w:r>
          </w:del>
        </w:sdtContent>
      </w:sdt>
      <w:r w:rsidR="00F610A7" w:rsidRPr="00E652DB">
        <w:t xml:space="preserve"> </w:t>
      </w:r>
      <w:r w:rsidR="00C55282" w:rsidRPr="00C55282">
        <w:t>was utilized to fit a Poisson regression model, allowing for the visual examination of bivariate relationships between covariates and malaria test positivity rates</w:t>
      </w:r>
      <w:r w:rsidR="00F610A7" w:rsidRPr="00E652DB">
        <w:t xml:space="preserve">. </w:t>
      </w:r>
      <w:r w:rsidR="009C473A" w:rsidRPr="009C473A">
        <w:t>Non-linear relationships with covariates were estimated using natural cubic splines from the splines package in R</w:t>
      </w:r>
      <w:ins w:id="350" w:author="Ozodiegwu, Ifeoma" w:date="2023-11-26T08:48:00Z">
        <w:r w:rsidR="00033755">
          <w:t xml:space="preserve"> </w:t>
        </w:r>
      </w:ins>
      <w:sdt>
        <w:sdtPr>
          <w:tag w:val="MENDELEY_CITATION_v3_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"/>
          <w:id w:val="-754045625"/>
          <w:placeholder>
            <w:docPart w:val="DefaultPlaceholder_-1854013440"/>
          </w:placeholder>
        </w:sdtPr>
        <w:sdtContent>
          <w:ins w:id="351" w:author="Ozodiegwu, Ifeoma" w:date="2023-12-07T16:36:00Z">
            <w:r w:rsidR="00FE62C3" w:rsidRPr="00FE62C3">
              <w:t>[32]</w:t>
            </w:r>
          </w:ins>
          <w:ins w:id="352" w:author="Ifeoma Doreen Ozodiegwu" w:date="2023-12-06T18:39:00Z">
            <w:del w:id="353" w:author="Ozodiegwu, Ifeoma" w:date="2023-12-07T15:53:00Z">
              <w:r w:rsidR="00A96CA6" w:rsidRPr="00FE62C3" w:rsidDel="00BE0030">
                <w:delText>[32]</w:delText>
              </w:r>
            </w:del>
          </w:ins>
          <w:ins w:id="354" w:author="chilochibi chiziba" w:date="2023-11-17T14:55:00Z">
            <w:del w:id="355" w:author="Ozodiegwu, Ifeoma" w:date="2023-12-07T15:53:00Z">
              <w:r w:rsidR="00577EDE" w:rsidRPr="00FE62C3" w:rsidDel="00BE0030">
                <w:delText>[31]</w:delText>
              </w:r>
            </w:del>
          </w:ins>
          <w:del w:id="356" w:author="Ozodiegwu, Ifeoma" w:date="2023-12-07T15:53:00Z">
            <w:r w:rsidR="00E76BF6" w:rsidRPr="00FE62C3" w:rsidDel="00BE0030">
              <w:delText>[31]</w:delText>
            </w:r>
          </w:del>
        </w:sdtContent>
      </w:sdt>
      <w:r w:rsidR="00F610A7" w:rsidRPr="00E652DB">
        <w:t xml:space="preserve">. </w:t>
      </w:r>
      <w:r w:rsidR="009C473A" w:rsidRPr="009C473A">
        <w:t>In instances where two covariates exhibited a correlation coefficient of 60% or higher, the one displaying a weaker visual relationship with the malaria test positivity rate, along with wider confidence bands, was excluded from the subsequent multivariable analysis</w:t>
      </w:r>
      <w:r w:rsidR="00F610A7" w:rsidRPr="00E652DB">
        <w:t>.</w:t>
      </w:r>
    </w:p>
    <w:p w14:paraId="01BDD5A9" w14:textId="77777777" w:rsidR="00F610A7" w:rsidRPr="005727BB" w:rsidRDefault="00F610A7" w:rsidP="009D4861">
      <w:pPr>
        <w:pStyle w:val="MDPI31text"/>
        <w:numPr>
          <w:ilvl w:val="1"/>
          <w:numId w:val="26"/>
        </w:numPr>
        <w:spacing w:before="240"/>
        <w:rPr>
          <w:i/>
          <w:iCs/>
        </w:rPr>
      </w:pPr>
      <w:r w:rsidRPr="005727BB">
        <w:rPr>
          <w:i/>
          <w:iCs/>
        </w:rPr>
        <w:t>Multivariable modeling</w:t>
      </w:r>
    </w:p>
    <w:p w14:paraId="6ABA7415" w14:textId="76D5C4F5" w:rsidR="00F610A7" w:rsidRDefault="00F610A7" w:rsidP="00C07F2C">
      <w:pPr>
        <w:pStyle w:val="MDPI31text"/>
        <w:spacing w:before="240"/>
      </w:pPr>
      <w:r w:rsidRPr="00EF13A1">
        <w:t>A model of U5 malaria test positivity rate was constructed to identify predict</w:t>
      </w:r>
      <w:r w:rsidR="0043562F">
        <w:t>ive factors</w:t>
      </w:r>
      <w:r w:rsidRPr="00EF13A1">
        <w:t xml:space="preserve"> and generate effect plots. </w:t>
      </w:r>
      <w:r w:rsidR="008405DA">
        <w:t>For this purpose, m</w:t>
      </w:r>
      <w:r w:rsidRPr="00EF13A1">
        <w:t xml:space="preserve">ultivariable generalized linear models were </w:t>
      </w:r>
      <w:r w:rsidR="008405DA">
        <w:t>employed, organized</w:t>
      </w:r>
      <w:r w:rsidRPr="00EF13A1">
        <w:t xml:space="preserve"> by thematic group and </w:t>
      </w:r>
      <w:r w:rsidR="003B0A39">
        <w:t>a</w:t>
      </w:r>
      <w:r w:rsidRPr="00EF13A1">
        <w:t xml:space="preserve"> combination of variables across thematic group</w:t>
      </w:r>
      <w:r w:rsidR="003B0A39">
        <w:t>. Th</w:t>
      </w:r>
      <w:r w:rsidRPr="00EF13A1">
        <w:t xml:space="preserve">e </w:t>
      </w:r>
      <w:proofErr w:type="spellStart"/>
      <w:r w:rsidRPr="00EF13A1">
        <w:t>glmmTMB</w:t>
      </w:r>
      <w:proofErr w:type="spellEnd"/>
      <w:r w:rsidRPr="00EF13A1">
        <w:t xml:space="preserve"> package </w:t>
      </w:r>
      <w:r w:rsidR="003B0A39">
        <w:t xml:space="preserve">was </w:t>
      </w:r>
      <w:r w:rsidR="00180490">
        <w:t>employed, considering modeling related factors such as</w:t>
      </w:r>
      <w:r w:rsidRPr="00EF13A1">
        <w:t xml:space="preserve"> zero-inflation, temporal</w:t>
      </w:r>
      <w:r w:rsidR="00180490">
        <w:t xml:space="preserve"> </w:t>
      </w:r>
      <w:del w:id="357" w:author="Ozodiegwu, Ifeoma" w:date="2023-11-26T08:48:00Z">
        <w:r w:rsidR="00180490" w:rsidDel="00033755">
          <w:delText>dynamics</w:delText>
        </w:r>
      </w:del>
      <w:ins w:id="358" w:author="Ozodiegwu, Ifeoma" w:date="2023-11-26T08:48:00Z">
        <w:r w:rsidR="00033755">
          <w:t>dynamics,</w:t>
        </w:r>
      </w:ins>
      <w:r w:rsidRPr="00EF13A1">
        <w:t xml:space="preserve"> and spatial dependence</w:t>
      </w:r>
      <w:ins w:id="359" w:author="chilochibi chiziba" w:date="2023-11-17T13:09:00Z">
        <w:r w:rsidR="00AA7A0C">
          <w:t xml:space="preserve"> </w:t>
        </w:r>
      </w:ins>
      <w:customXmlInsRangeStart w:id="360" w:author="chilochibi chiziba" w:date="2023-11-17T13:09:00Z"/>
      <w:sdt>
        <w:sdtPr>
          <w:tag w:val="MENDELEY_CITATION_v3_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"/>
          <w:id w:val="-1352400119"/>
          <w:placeholder>
            <w:docPart w:val="DefaultPlaceholder_-1854013440"/>
          </w:placeholder>
        </w:sdtPr>
        <w:sdtContent>
          <w:customXmlInsRangeEnd w:id="360"/>
          <w:ins w:id="361" w:author="Ozodiegwu, Ifeoma" w:date="2023-12-07T16:36:00Z">
            <w:r w:rsidR="00FE62C3" w:rsidRPr="00FE62C3">
              <w:t>[33]</w:t>
            </w:r>
          </w:ins>
          <w:ins w:id="362" w:author="Ifeoma Doreen Ozodiegwu" w:date="2023-12-06T18:39:00Z">
            <w:del w:id="363" w:author="Ozodiegwu, Ifeoma" w:date="2023-12-07T15:53:00Z">
              <w:r w:rsidR="00A96CA6" w:rsidRPr="00FE62C3" w:rsidDel="00BE0030">
                <w:delText>[33]</w:delText>
              </w:r>
            </w:del>
          </w:ins>
          <w:ins w:id="364" w:author="chilochibi chiziba" w:date="2023-11-17T14:55:00Z">
            <w:del w:id="365" w:author="Ozodiegwu, Ifeoma" w:date="2023-12-07T15:53:00Z">
              <w:r w:rsidR="00577EDE" w:rsidRPr="00FE62C3" w:rsidDel="00BE0030">
                <w:delText>[32]</w:delText>
              </w:r>
            </w:del>
          </w:ins>
          <w:customXmlInsRangeStart w:id="366" w:author="chilochibi chiziba" w:date="2023-11-17T13:09:00Z"/>
        </w:sdtContent>
      </w:sdt>
      <w:customXmlInsRangeEnd w:id="366"/>
      <w:r w:rsidRPr="00EF13A1">
        <w:t xml:space="preserve">. </w:t>
      </w:r>
      <w:r w:rsidR="00F02ADB" w:rsidRPr="00F02ADB">
        <w:t>The dependent variable in these models represented the count of positive malaria tests among U5 children, adjusted for the total number of U5 children tested for malaria in each cluster using an offset term</w:t>
      </w:r>
      <w:r w:rsidRPr="00EF13A1">
        <w:t xml:space="preserve">. </w:t>
      </w:r>
      <w:r w:rsidR="001A387B" w:rsidRPr="001A387B">
        <w:t>Similar to the descriptive models previously discussed, we accounted for non-linear relationships by employing natural cubic splines. Temporal dependencies were addressed by incorporating the survey month and year for each cluster into the model, while spatial dependencies were considered by including the geographical coordinates of each cluster</w:t>
      </w:r>
      <w:r w:rsidRPr="00EF13A1">
        <w:t xml:space="preserve">. The Akaike Information Criterion (AIC) statistic was used to select the best predictive model of malaria test positivity rate. </w:t>
      </w:r>
      <w:r w:rsidR="001478AD" w:rsidRPr="001478AD">
        <w:t xml:space="preserve">Ultimately, the selected final model took the form of a zero-inflated Poisson model. This choice was made based on goodness-of-fit tests, including the Kolmogorov–Smirnov test, dispersion test, and outlier tests, which were conducted using the </w:t>
      </w:r>
      <w:proofErr w:type="spellStart"/>
      <w:r w:rsidR="001478AD" w:rsidRPr="001478AD">
        <w:t>DHARMa</w:t>
      </w:r>
      <w:proofErr w:type="spellEnd"/>
      <w:r w:rsidR="001478AD" w:rsidRPr="001478AD">
        <w:t xml:space="preserve"> package. </w:t>
      </w:r>
      <w:proofErr w:type="spellStart"/>
      <w:r w:rsidR="001478AD" w:rsidRPr="001478AD">
        <w:t>DHARMa</w:t>
      </w:r>
      <w:proofErr w:type="spellEnd"/>
      <w:r w:rsidR="001478AD" w:rsidRPr="001478AD">
        <w:t xml:space="preserve"> utilizes simulation-based methods to produce interpretable scaled residuals for fitted generalized linear mixed models</w:t>
      </w:r>
      <w:sdt>
        <w:sdtPr>
          <w:tag w:val="MENDELEY_CITATION_v3_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"/>
          <w:id w:val="-1054531673"/>
          <w:placeholder>
            <w:docPart w:val="DefaultPlaceholder_-1854013440"/>
          </w:placeholder>
        </w:sdtPr>
        <w:sdtContent>
          <w:ins w:id="367" w:author="Ozodiegwu, Ifeoma" w:date="2023-12-07T16:36:00Z">
            <w:r w:rsidR="00FE62C3" w:rsidRPr="00FE62C3">
              <w:t>[34]</w:t>
            </w:r>
          </w:ins>
          <w:ins w:id="368" w:author="Ifeoma Doreen Ozodiegwu" w:date="2023-12-06T18:39:00Z">
            <w:del w:id="369" w:author="Ozodiegwu, Ifeoma" w:date="2023-12-07T15:53:00Z">
              <w:r w:rsidR="00A96CA6" w:rsidRPr="00FE62C3" w:rsidDel="00BE0030">
                <w:delText>[34]</w:delText>
              </w:r>
            </w:del>
          </w:ins>
          <w:ins w:id="370" w:author="chilochibi chiziba" w:date="2023-11-17T14:55:00Z">
            <w:del w:id="371" w:author="Ozodiegwu, Ifeoma" w:date="2023-12-07T15:53:00Z">
              <w:r w:rsidR="00577EDE" w:rsidRPr="00FE62C3" w:rsidDel="00BE0030">
                <w:delText>[33]</w:delText>
              </w:r>
            </w:del>
          </w:ins>
          <w:del w:id="372" w:author="Ozodiegwu, Ifeoma" w:date="2023-12-07T15:53:00Z">
            <w:r w:rsidR="00E76BF6" w:rsidRPr="00FE62C3" w:rsidDel="00BE0030">
              <w:delText>[32]</w:delText>
            </w:r>
          </w:del>
        </w:sdtContent>
      </w:sdt>
      <w:r w:rsidR="00C71651">
        <w:t>.</w:t>
      </w:r>
      <w:r w:rsidR="00D83E9F">
        <w:t xml:space="preserve"> The model equation can be written as follows:</w:t>
      </w:r>
    </w:p>
    <w:p w14:paraId="0E04499B" w14:textId="77777777" w:rsidR="00F610A7" w:rsidRPr="001F0D4E" w:rsidRDefault="00000000" w:rsidP="00697E1B">
      <w:pPr>
        <w:pStyle w:val="MDPI31text"/>
        <w:spacing w:before="240"/>
        <w:ind w:hanging="56"/>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tz</m:t>
              </m:r>
            </m:sub>
          </m:sSub>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count</m:t>
              </m:r>
            </m:e>
            <m:e>
              <m:r>
                <w:rPr>
                  <w:rFonts w:ascii="Cambria Math" w:hAnsi="Cambria Math"/>
                  <w:sz w:val="24"/>
                  <w:szCs w:val="24"/>
                </w:rPr>
                <m:t>μ</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η</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 NSZ</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exp</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func>
                    <m:funcPr>
                      <m:ctrlPr>
                        <w:rPr>
                          <w:rFonts w:ascii="Cambria Math" w:hAnsi="Cambria Math"/>
                          <w:i/>
                          <w:sz w:val="24"/>
                          <w:szCs w:val="24"/>
                        </w:rPr>
                      </m:ctrlPr>
                    </m:funcPr>
                    <m:fNa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fName>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e>
                        <m:sup>
                          <m:r>
                            <w:rPr>
                              <w:rFonts w:ascii="Cambria Math" w:hAnsi="Cambria Math"/>
                              <w:sz w:val="24"/>
                              <w:szCs w:val="24"/>
                            </w:rPr>
                            <m:t>T</m:t>
                          </m:r>
                        </m:sup>
                      </m:sSup>
                    </m:e>
                  </m:fun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n</m:t>
                      </m:r>
                    </m:sub>
                  </m:sSub>
                  <m:func>
                    <m:funcPr>
                      <m:ctrlPr>
                        <w:rPr>
                          <w:rFonts w:ascii="Cambria Math" w:hAnsi="Cambria Math"/>
                          <w:i/>
                          <w:sz w:val="24"/>
                          <w:szCs w:val="24"/>
                        </w:rPr>
                      </m:ctrlPr>
                    </m:funcPr>
                    <m:fNa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n</m:t>
                          </m:r>
                        </m:sub>
                      </m:sSub>
                    </m:fName>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e>
                          </m:d>
                        </m:e>
                        <m:sup>
                          <m:r>
                            <w:rPr>
                              <w:rFonts w:ascii="Cambria Math" w:hAnsi="Cambria Math"/>
                              <w:sz w:val="24"/>
                              <w:szCs w:val="24"/>
                            </w:rPr>
                            <m:t>T</m:t>
                          </m:r>
                        </m:sup>
                      </m:sSup>
                    </m:e>
                  </m:func>
                  <m:r>
                    <w:rPr>
                      <w:rFonts w:ascii="Cambria Math" w:hAnsi="Cambria Math"/>
                      <w:sz w:val="24"/>
                      <w:szCs w:val="24"/>
                    </w:rPr>
                    <m:t>+μ</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+η</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+w</m:t>
                  </m:r>
                </m:e>
              </m:d>
            </m:e>
          </m:func>
          <m:r>
            <w:rPr>
              <w:rFonts w:ascii="Cambria Math" w:hAnsi="Cambria Math"/>
              <w:sz w:val="24"/>
              <w:szCs w:val="24"/>
            </w:rPr>
            <m:t>,      (1)</m:t>
          </m:r>
        </m:oMath>
      </m:oMathPara>
    </w:p>
    <w:p w14:paraId="5588746F" w14:textId="77777777" w:rsidR="00F610A7" w:rsidRPr="009A5174" w:rsidRDefault="00F610A7" w:rsidP="005727BB">
      <w:pPr>
        <w:pStyle w:val="MDPI31text"/>
        <w:spacing w:before="240"/>
        <w:rPr>
          <w:sz w:val="24"/>
          <w:szCs w:val="24"/>
        </w:rPr>
      </w:pPr>
      <m:oMathPara>
        <m:oMath>
          <m:r>
            <w:rPr>
              <w:rFonts w:ascii="Cambria Math" w:hAnsi="Cambria Math"/>
              <w:sz w:val="24"/>
              <w:szCs w:val="24"/>
            </w:rPr>
            <m:t xml:space="preserve">            logit</m:t>
          </m:r>
          <m:d>
            <m:dPr>
              <m:ctrlPr>
                <w:rPr>
                  <w:rFonts w:ascii="Cambria Math" w:hAnsi="Cambria Math"/>
                  <w:i/>
                  <w:sz w:val="24"/>
                  <w:szCs w:val="24"/>
                </w:rPr>
              </m:ctrlPr>
            </m:dPr>
            <m:e>
              <m:r>
                <w:rPr>
                  <w:rFonts w:ascii="Cambria Math" w:hAnsi="Cambria Math"/>
                  <w:sz w:val="24"/>
                  <w:szCs w:val="24"/>
                </w:rPr>
                <m:t>p</m:t>
              </m:r>
            </m:e>
          </m:d>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β</m:t>
              </m:r>
            </m:e>
            <m:sub>
              <m:r>
                <w:rPr>
                  <w:rFonts w:ascii="Cambria Math" w:hAnsi="Cambria Math"/>
                  <w:sz w:val="24"/>
                  <w:szCs w:val="24"/>
                </w:rPr>
                <m:t>0</m:t>
              </m:r>
            </m:sub>
            <m:sup>
              <m:r>
                <w:rPr>
                  <w:rFonts w:ascii="Cambria Math" w:hAnsi="Cambria Math"/>
                  <w:sz w:val="24"/>
                  <w:szCs w:val="24"/>
                </w:rPr>
                <m:t>(zi)</m:t>
              </m:r>
            </m:sup>
          </m:sSubSup>
          <m:r>
            <w:rPr>
              <w:rFonts w:ascii="Cambria Math" w:hAnsi="Cambria Math"/>
              <w:sz w:val="24"/>
              <w:szCs w:val="24"/>
            </w:rPr>
            <m:t xml:space="preserve"> ,                                                                                        (2)</m:t>
          </m:r>
        </m:oMath>
      </m:oMathPara>
    </w:p>
    <w:p w14:paraId="6EE797D8" w14:textId="4D7EA0DC" w:rsidR="00F610A7" w:rsidRDefault="00F610A7" w:rsidP="00FF2F1B">
      <w:pPr>
        <w:pStyle w:val="MDPI31text"/>
        <w:spacing w:before="240"/>
        <w:ind w:firstLine="0"/>
        <w:rPr>
          <w:rStyle w:val="Hyperlink"/>
        </w:rPr>
      </w:pPr>
      <w:r w:rsidRPr="00FF2F1B">
        <w:t xml:space="preserve">where each of the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FF2F1B">
        <w:t xml:space="preserve"> are vectors of coefficients multiplying their associated vector natural spline basis functions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FF2F1B">
        <w:t xml:space="preserve"> and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oMath>
      <w:r w:rsidRPr="00FF2F1B">
        <w:t xml:space="preserve">represents the model intercept;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..n </m:t>
        </m:r>
      </m:oMath>
      <w:r w:rsidRPr="00FF2F1B">
        <w:t xml:space="preserve"> are covariate values;  </w:t>
      </w:r>
      <m:oMath>
        <m:r>
          <w:rPr>
            <w:rFonts w:ascii="Cambria Math" w:hAnsi="Cambria Math"/>
          </w:rPr>
          <m:t>μ</m:t>
        </m:r>
        <m:d>
          <m:dPr>
            <m:ctrlPr>
              <w:rPr>
                <w:rFonts w:ascii="Cambria Math" w:hAnsi="Cambria Math"/>
                <w:i/>
              </w:rPr>
            </m:ctrlPr>
          </m:dPr>
          <m:e>
            <m:r>
              <w:rPr>
                <w:rFonts w:ascii="Cambria Math" w:hAnsi="Cambria Math"/>
              </w:rPr>
              <m:t>t</m:t>
            </m:r>
          </m:e>
        </m:d>
      </m:oMath>
      <w:r w:rsidRPr="00FF2F1B">
        <w:t xml:space="preserve"> is a cluster specific stationary </w:t>
      </w:r>
      <w:r w:rsidR="00CE6BCE">
        <w:t xml:space="preserve">autoregressive </w:t>
      </w:r>
      <w:r w:rsidRPr="00FF2F1B">
        <w:t xml:space="preserve">(1) process (type of autoregressive model) for modeling temporal dependence by month and year of survey, </w:t>
      </w:r>
      <m:oMath>
        <m:r>
          <w:rPr>
            <w:rFonts w:ascii="Cambria Math" w:hAnsi="Cambria Math"/>
          </w:rPr>
          <m:t>t</m:t>
        </m:r>
      </m:oMath>
      <w:r w:rsidRPr="00FF2F1B">
        <w:t xml:space="preserve">, for each study cluster ; </w:t>
      </w:r>
      <m:oMath>
        <m:r>
          <w:rPr>
            <w:rFonts w:ascii="Cambria Math" w:hAnsi="Cambria Math"/>
          </w:rPr>
          <m:t>η</m:t>
        </m:r>
        <m:d>
          <m:dPr>
            <m:ctrlPr>
              <w:rPr>
                <w:rFonts w:ascii="Cambria Math" w:hAnsi="Cambria Math"/>
                <w:i/>
              </w:rPr>
            </m:ctrlPr>
          </m:dPr>
          <m:e>
            <m:r>
              <w:rPr>
                <w:rFonts w:ascii="Cambria Math" w:hAnsi="Cambria Math"/>
              </w:rPr>
              <m:t>z</m:t>
            </m:r>
          </m:e>
        </m:d>
      </m:oMath>
      <w:r w:rsidRPr="00FF2F1B">
        <w:t xml:space="preserve"> is spatial Matern process for modeling spatial random effects using each cluster coordinate,</w:t>
      </w:r>
      <w:r w:rsidRPr="00FF2F1B">
        <w:rPr>
          <w:i/>
        </w:rPr>
        <w:t xml:space="preserve"> </w:t>
      </w:r>
      <m:oMath>
        <m:r>
          <w:rPr>
            <w:rFonts w:ascii="Cambria Math" w:hAnsi="Cambria Math"/>
          </w:rPr>
          <m:t>z</m:t>
        </m:r>
      </m:oMath>
      <w:r w:rsidRPr="00FF2F1B">
        <w:t xml:space="preserve">; NSZ is the event non-structural zero; </w:t>
      </w:r>
      <m:oMath>
        <m:r>
          <w:rPr>
            <w:rFonts w:ascii="Cambria Math" w:hAnsi="Cambria Math"/>
          </w:rPr>
          <m:t xml:space="preserve">w </m:t>
        </m:r>
      </m:oMath>
      <w:r w:rsidRPr="00FF2F1B">
        <w:t xml:space="preserve">represents the offset term which is the number of children, 6 – 59, years tested for malaria and the zero components were modeled with the equation in (2) with </w:t>
      </w:r>
      <m:oMath>
        <m:r>
          <w:rPr>
            <w:rFonts w:ascii="Cambria Math" w:hAnsi="Cambria Math"/>
          </w:rPr>
          <m:t>p</m:t>
        </m:r>
      </m:oMath>
      <w:r w:rsidRPr="00FF2F1B">
        <w:t xml:space="preserve"> representing the probability of observing zero counts. Due to the large computational power required to generate cubic plots from complex models, unadjusted and adjusted effect plots for the final model covaria</w:t>
      </w:r>
      <w:proofErr w:type="spellStart"/>
      <w:r w:rsidRPr="00FF2F1B">
        <w:t>tes</w:t>
      </w:r>
      <w:proofErr w:type="spellEnd"/>
      <w:r w:rsidRPr="00FF2F1B">
        <w:t xml:space="preserve"> were produced and described using linear splines. All code written in support of this manuscript is available via this </w:t>
      </w:r>
      <w:proofErr w:type="spellStart"/>
      <w:r w:rsidRPr="00FF2F1B">
        <w:t>doi</w:t>
      </w:r>
      <w:proofErr w:type="spellEnd"/>
      <w:r w:rsidRPr="00FF2F1B">
        <w:t xml:space="preserve">: </w:t>
      </w:r>
      <w:hyperlink r:id="rId9" w:history="1">
        <w:r w:rsidRPr="00FF2F1B">
          <w:rPr>
            <w:rStyle w:val="Hyperlink"/>
          </w:rPr>
          <w:t>10.5281/zenodo.6350331</w:t>
        </w:r>
      </w:hyperlink>
    </w:p>
    <w:p w14:paraId="45B92B49" w14:textId="77777777" w:rsidR="00F610A7" w:rsidRDefault="00F610A7" w:rsidP="007A5467">
      <w:pPr>
        <w:pStyle w:val="MDPI31text"/>
        <w:spacing w:before="240" w:after="240"/>
        <w:ind w:firstLine="0"/>
        <w:rPr>
          <w:u w:val="single"/>
        </w:rPr>
      </w:pPr>
      <w:r>
        <w:rPr>
          <w:b/>
          <w:bCs/>
        </w:rPr>
        <w:t>Table 1.</w:t>
      </w:r>
      <w:r>
        <w:rPr>
          <w:u w:val="single"/>
        </w:rPr>
        <w:t xml:space="preserve"> </w:t>
      </w:r>
      <w:r>
        <w:t>Variable names, definitions, and source for a selection of cluster-level variables considered for modeling</w:t>
      </w:r>
    </w:p>
    <w:tbl>
      <w:tblPr>
        <w:tblW w:w="9435" w:type="dxa"/>
        <w:jc w:val="right"/>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977"/>
        <w:gridCol w:w="3832"/>
        <w:gridCol w:w="2626"/>
      </w:tblGrid>
      <w:tr w:rsidR="00F610A7" w14:paraId="48F12138" w14:textId="77777777" w:rsidTr="00D82FB1">
        <w:trPr>
          <w:jc w:val="right"/>
        </w:trPr>
        <w:tc>
          <w:tcPr>
            <w:tcW w:w="2977" w:type="dxa"/>
            <w:tcBorders>
              <w:top w:val="single" w:sz="8" w:space="0" w:color="auto"/>
              <w:left w:val="nil"/>
              <w:bottom w:val="single" w:sz="4" w:space="0" w:color="auto"/>
              <w:right w:val="nil"/>
            </w:tcBorders>
            <w:hideMark/>
          </w:tcPr>
          <w:p w14:paraId="6BBE660F" w14:textId="77777777" w:rsidR="00F610A7" w:rsidRDefault="00F610A7">
            <w:pPr>
              <w:pStyle w:val="MDPI42tablebody"/>
              <w:spacing w:after="240" w:line="240" w:lineRule="auto"/>
              <w:rPr>
                <w:b/>
              </w:rPr>
            </w:pPr>
            <w:r>
              <w:rPr>
                <w:rFonts w:cs="Calibri"/>
                <w:b/>
                <w:color w:val="000000" w:themeColor="text1"/>
                <w:sz w:val="18"/>
                <w:szCs w:val="18"/>
              </w:rPr>
              <w:t xml:space="preserve">Variable name   </w:t>
            </w:r>
          </w:p>
        </w:tc>
        <w:tc>
          <w:tcPr>
            <w:tcW w:w="3832" w:type="dxa"/>
            <w:tcBorders>
              <w:top w:val="single" w:sz="8" w:space="0" w:color="auto"/>
              <w:left w:val="nil"/>
              <w:bottom w:val="single" w:sz="4" w:space="0" w:color="auto"/>
              <w:right w:val="nil"/>
            </w:tcBorders>
            <w:hideMark/>
          </w:tcPr>
          <w:p w14:paraId="025E45CA" w14:textId="77777777" w:rsidR="00F610A7" w:rsidRDefault="00F610A7">
            <w:pPr>
              <w:pStyle w:val="MDPI42tablebody"/>
              <w:spacing w:after="240" w:line="240" w:lineRule="auto"/>
              <w:rPr>
                <w:b/>
              </w:rPr>
            </w:pPr>
            <w:r>
              <w:rPr>
                <w:rFonts w:cs="Calibri"/>
                <w:b/>
                <w:color w:val="000000" w:themeColor="text1"/>
                <w:sz w:val="18"/>
                <w:szCs w:val="18"/>
              </w:rPr>
              <w:t>Variable definition </w:t>
            </w:r>
          </w:p>
        </w:tc>
        <w:tc>
          <w:tcPr>
            <w:tcW w:w="2626" w:type="dxa"/>
            <w:tcBorders>
              <w:top w:val="single" w:sz="8" w:space="0" w:color="auto"/>
              <w:left w:val="nil"/>
              <w:bottom w:val="single" w:sz="4" w:space="0" w:color="auto"/>
              <w:right w:val="nil"/>
            </w:tcBorders>
            <w:hideMark/>
          </w:tcPr>
          <w:p w14:paraId="75A7FF11" w14:textId="77777777" w:rsidR="00F610A7" w:rsidRDefault="00F610A7">
            <w:pPr>
              <w:pStyle w:val="MDPI42tablebody"/>
              <w:spacing w:after="240" w:line="240" w:lineRule="auto"/>
              <w:rPr>
                <w:b/>
              </w:rPr>
            </w:pPr>
            <w:r>
              <w:rPr>
                <w:rFonts w:cs="Calibri"/>
                <w:b/>
                <w:color w:val="000000" w:themeColor="text1"/>
                <w:sz w:val="18"/>
                <w:szCs w:val="18"/>
              </w:rPr>
              <w:t xml:space="preserve">Source </w:t>
            </w:r>
          </w:p>
        </w:tc>
      </w:tr>
      <w:tr w:rsidR="00F610A7" w14:paraId="7EFD819A" w14:textId="77777777" w:rsidTr="00D82FB1">
        <w:trPr>
          <w:jc w:val="right"/>
        </w:trPr>
        <w:tc>
          <w:tcPr>
            <w:tcW w:w="2977" w:type="dxa"/>
            <w:tcBorders>
              <w:top w:val="nil"/>
              <w:left w:val="nil"/>
              <w:bottom w:val="nil"/>
              <w:right w:val="nil"/>
            </w:tcBorders>
            <w:hideMark/>
          </w:tcPr>
          <w:p w14:paraId="65943D6E" w14:textId="77777777" w:rsidR="00F610A7" w:rsidRDefault="00F610A7" w:rsidP="00615A61">
            <w:pPr>
              <w:pStyle w:val="MDPI42tablebody"/>
              <w:spacing w:after="240" w:line="240" w:lineRule="auto"/>
              <w:jc w:val="left"/>
            </w:pPr>
            <w:r>
              <w:rPr>
                <w:rFonts w:cs="Calibri"/>
                <w:color w:val="000000" w:themeColor="text1"/>
                <w:sz w:val="18"/>
                <w:szCs w:val="18"/>
                <w:u w:val="single"/>
              </w:rPr>
              <w:lastRenderedPageBreak/>
              <w:t xml:space="preserve">Dependent variable </w:t>
            </w:r>
          </w:p>
        </w:tc>
        <w:tc>
          <w:tcPr>
            <w:tcW w:w="3832" w:type="dxa"/>
            <w:tcBorders>
              <w:top w:val="nil"/>
              <w:left w:val="nil"/>
              <w:bottom w:val="nil"/>
              <w:right w:val="nil"/>
            </w:tcBorders>
          </w:tcPr>
          <w:p w14:paraId="030587DF" w14:textId="77777777" w:rsidR="00F610A7" w:rsidRDefault="00F610A7">
            <w:pPr>
              <w:pStyle w:val="MDPI42tablebody"/>
              <w:spacing w:after="240" w:line="240" w:lineRule="auto"/>
            </w:pPr>
          </w:p>
        </w:tc>
        <w:tc>
          <w:tcPr>
            <w:tcW w:w="2626" w:type="dxa"/>
            <w:tcBorders>
              <w:top w:val="nil"/>
              <w:left w:val="nil"/>
              <w:bottom w:val="nil"/>
              <w:right w:val="nil"/>
            </w:tcBorders>
          </w:tcPr>
          <w:p w14:paraId="063A2080" w14:textId="77777777" w:rsidR="00F610A7" w:rsidRDefault="00F610A7">
            <w:pPr>
              <w:pStyle w:val="MDPI42tablebody"/>
              <w:spacing w:after="240" w:line="240" w:lineRule="auto"/>
            </w:pPr>
          </w:p>
        </w:tc>
      </w:tr>
      <w:tr w:rsidR="00F610A7" w14:paraId="2EFFDD41" w14:textId="77777777" w:rsidTr="00D82FB1">
        <w:trPr>
          <w:jc w:val="right"/>
        </w:trPr>
        <w:tc>
          <w:tcPr>
            <w:tcW w:w="2977" w:type="dxa"/>
            <w:tcBorders>
              <w:top w:val="nil"/>
              <w:left w:val="nil"/>
              <w:bottom w:val="nil"/>
              <w:right w:val="nil"/>
            </w:tcBorders>
            <w:hideMark/>
          </w:tcPr>
          <w:p w14:paraId="5E61DD22" w14:textId="77777777" w:rsidR="00F610A7" w:rsidRDefault="00F610A7" w:rsidP="00D82FB1">
            <w:pPr>
              <w:pStyle w:val="MDPI42tablebody"/>
              <w:spacing w:after="240" w:line="240" w:lineRule="auto"/>
              <w:jc w:val="left"/>
            </w:pPr>
            <w:r>
              <w:rPr>
                <w:rFonts w:cs="Calibri"/>
                <w:color w:val="000000" w:themeColor="text1"/>
                <w:sz w:val="18"/>
                <w:szCs w:val="18"/>
              </w:rPr>
              <w:t>Number of U5 positive malaria tests</w:t>
            </w:r>
          </w:p>
        </w:tc>
        <w:tc>
          <w:tcPr>
            <w:tcW w:w="3813" w:type="dxa"/>
            <w:tcBorders>
              <w:top w:val="nil"/>
              <w:left w:val="nil"/>
              <w:bottom w:val="nil"/>
              <w:right w:val="nil"/>
            </w:tcBorders>
            <w:hideMark/>
          </w:tcPr>
          <w:p w14:paraId="6B6D3724" w14:textId="77777777" w:rsidR="00F610A7" w:rsidRDefault="00F610A7" w:rsidP="001D0C84">
            <w:pPr>
              <w:pStyle w:val="MDPI42tablebody"/>
              <w:spacing w:after="240" w:line="240" w:lineRule="auto"/>
              <w:jc w:val="right"/>
            </w:pPr>
            <w:r>
              <w:rPr>
                <w:rFonts w:cs="Calibri"/>
                <w:color w:val="000000" w:themeColor="text1"/>
                <w:sz w:val="18"/>
                <w:szCs w:val="18"/>
              </w:rPr>
              <w:t xml:space="preserve">The number of positive malaria tests by microscopy among children 6 – 59 months old aggregated per cluster </w:t>
            </w:r>
          </w:p>
        </w:tc>
        <w:tc>
          <w:tcPr>
            <w:tcW w:w="2626" w:type="dxa"/>
            <w:tcBorders>
              <w:top w:val="nil"/>
              <w:left w:val="nil"/>
              <w:bottom w:val="nil"/>
              <w:right w:val="nil"/>
            </w:tcBorders>
            <w:hideMark/>
          </w:tcPr>
          <w:p w14:paraId="57E95F75" w14:textId="0A7C9BC6" w:rsidR="00F610A7" w:rsidRDefault="00F610A7" w:rsidP="001D0C84">
            <w:pPr>
              <w:pStyle w:val="MDPI42tablebody"/>
              <w:spacing w:after="240" w:line="240" w:lineRule="auto"/>
              <w:jc w:val="right"/>
            </w:pPr>
            <w:r>
              <w:rPr>
                <w:rFonts w:cs="Calibri"/>
                <w:color w:val="000000" w:themeColor="text1"/>
                <w:sz w:val="18"/>
                <w:szCs w:val="18"/>
              </w:rPr>
              <w:t xml:space="preserve">MIS and DHS </w:t>
            </w:r>
            <w:sdt>
              <w:sdtPr>
                <w:rPr>
                  <w:rFonts w:cs="Calibri"/>
                  <w:sz w:val="18"/>
                  <w:szCs w:val="18"/>
                </w:rPr>
                <w:tag w:val="MENDELEY_CITATION_v3_eyJjaXRhdGlvbklEIjoiTUVOREVMRVlfQ0lUQVRJT05fYThiMTMzM2YtNDM0Yy00MDNjLTlmMjktM2VjZTI3Y2YyZGY3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
                <w:id w:val="1553115889"/>
                <w:placeholder>
                  <w:docPart w:val="DefaultPlaceholder_-1854013440"/>
                </w:placeholder>
              </w:sdtPr>
              <w:sdtEndPr>
                <w:rPr>
                  <w:rFonts w:cs="Times New Roman"/>
                  <w:sz w:val="20"/>
                  <w:szCs w:val="20"/>
                </w:rPr>
              </w:sdtEndPr>
              <w:sdtContent>
                <w:ins w:id="373" w:author="Ozodiegwu, Ifeoma" w:date="2023-12-07T16:36:00Z">
                  <w:r w:rsidR="00FE62C3" w:rsidRPr="00FE62C3">
                    <w:t>[23,35–37]</w:t>
                  </w:r>
                </w:ins>
                <w:ins w:id="374" w:author="Ifeoma Doreen Ozodiegwu" w:date="2023-12-06T18:39:00Z">
                  <w:del w:id="375" w:author="Ozodiegwu, Ifeoma" w:date="2023-12-07T15:53:00Z">
                    <w:r w:rsidR="00A96CA6" w:rsidRPr="00FE62C3" w:rsidDel="00BE0030">
                      <w:delText>[23,35–37]</w:delText>
                    </w:r>
                  </w:del>
                </w:ins>
                <w:ins w:id="376" w:author="chilochibi chiziba" w:date="2023-11-17T14:55:00Z">
                  <w:del w:id="377" w:author="Ozodiegwu, Ifeoma" w:date="2023-12-07T15:53:00Z">
                    <w:r w:rsidR="00577EDE" w:rsidRPr="00FE62C3" w:rsidDel="00BE0030">
                      <w:delText>[23,34–36]</w:delText>
                    </w:r>
                  </w:del>
                </w:ins>
                <w:del w:id="378" w:author="Ozodiegwu, Ifeoma" w:date="2023-12-07T15:53:00Z">
                  <w:r w:rsidR="00E76BF6" w:rsidRPr="00FE62C3" w:rsidDel="00BE0030">
                    <w:delText>[23,33–35]</w:delText>
                  </w:r>
                </w:del>
              </w:sdtContent>
            </w:sdt>
          </w:p>
        </w:tc>
      </w:tr>
      <w:tr w:rsidR="00F610A7" w14:paraId="3FAA17B1" w14:textId="77777777" w:rsidTr="00D82FB1">
        <w:trPr>
          <w:jc w:val="right"/>
        </w:trPr>
        <w:tc>
          <w:tcPr>
            <w:tcW w:w="2977" w:type="dxa"/>
            <w:tcBorders>
              <w:top w:val="nil"/>
              <w:left w:val="nil"/>
              <w:bottom w:val="nil"/>
              <w:right w:val="nil"/>
            </w:tcBorders>
            <w:hideMark/>
          </w:tcPr>
          <w:p w14:paraId="28D7C09C" w14:textId="77777777" w:rsidR="00F610A7" w:rsidRDefault="00F610A7" w:rsidP="00D82FB1">
            <w:pPr>
              <w:pStyle w:val="MDPI42tablebody"/>
              <w:spacing w:after="240" w:line="240" w:lineRule="auto"/>
              <w:jc w:val="left"/>
              <w:rPr>
                <w:rFonts w:cs="Calibri"/>
                <w:color w:val="000000" w:themeColor="text1"/>
                <w:sz w:val="18"/>
                <w:szCs w:val="18"/>
              </w:rPr>
            </w:pPr>
            <w:r>
              <w:rPr>
                <w:rFonts w:cs="Calibri"/>
                <w:color w:val="000000" w:themeColor="text1"/>
                <w:sz w:val="18"/>
                <w:szCs w:val="18"/>
                <w:u w:val="single"/>
              </w:rPr>
              <w:t>Explanatory variables by thematic group</w:t>
            </w:r>
          </w:p>
        </w:tc>
        <w:tc>
          <w:tcPr>
            <w:tcW w:w="3813" w:type="dxa"/>
            <w:tcBorders>
              <w:top w:val="nil"/>
              <w:left w:val="nil"/>
              <w:bottom w:val="nil"/>
              <w:right w:val="nil"/>
            </w:tcBorders>
          </w:tcPr>
          <w:p w14:paraId="7804EAC6" w14:textId="77777777" w:rsidR="00F610A7" w:rsidRDefault="00F610A7" w:rsidP="001D0C84">
            <w:pPr>
              <w:pStyle w:val="MDPI42tablebody"/>
              <w:spacing w:after="240" w:line="240" w:lineRule="auto"/>
              <w:jc w:val="right"/>
              <w:rPr>
                <w:rFonts w:cs="Calibri"/>
                <w:color w:val="000000" w:themeColor="text1"/>
                <w:sz w:val="18"/>
                <w:szCs w:val="18"/>
              </w:rPr>
            </w:pPr>
          </w:p>
        </w:tc>
        <w:tc>
          <w:tcPr>
            <w:tcW w:w="2626" w:type="dxa"/>
            <w:tcBorders>
              <w:top w:val="nil"/>
              <w:left w:val="nil"/>
              <w:bottom w:val="nil"/>
              <w:right w:val="nil"/>
            </w:tcBorders>
          </w:tcPr>
          <w:p w14:paraId="6FAFA06B" w14:textId="77777777" w:rsidR="00F610A7" w:rsidRDefault="00F610A7" w:rsidP="001D0C84">
            <w:pPr>
              <w:pStyle w:val="MDPI42tablebody"/>
              <w:spacing w:after="240" w:line="240" w:lineRule="auto"/>
              <w:jc w:val="right"/>
              <w:rPr>
                <w:rFonts w:cs="Calibri"/>
                <w:color w:val="000000" w:themeColor="text1"/>
                <w:sz w:val="18"/>
                <w:szCs w:val="18"/>
              </w:rPr>
            </w:pPr>
          </w:p>
        </w:tc>
      </w:tr>
      <w:tr w:rsidR="00F610A7" w14:paraId="06355E8D" w14:textId="77777777" w:rsidTr="00D82FB1">
        <w:trPr>
          <w:jc w:val="right"/>
        </w:trPr>
        <w:tc>
          <w:tcPr>
            <w:tcW w:w="2977" w:type="dxa"/>
            <w:tcBorders>
              <w:top w:val="nil"/>
              <w:left w:val="nil"/>
              <w:bottom w:val="nil"/>
              <w:right w:val="nil"/>
            </w:tcBorders>
            <w:hideMark/>
          </w:tcPr>
          <w:p w14:paraId="7B5BADA6" w14:textId="77777777" w:rsidR="00F610A7" w:rsidRDefault="00F610A7" w:rsidP="00D82FB1">
            <w:pPr>
              <w:pStyle w:val="MDPI42tablebody"/>
              <w:spacing w:after="240" w:line="240" w:lineRule="auto"/>
              <w:jc w:val="left"/>
              <w:rPr>
                <w:rFonts w:cs="Calibri"/>
                <w:color w:val="000000" w:themeColor="text1"/>
                <w:sz w:val="18"/>
                <w:szCs w:val="18"/>
                <w:u w:val="single"/>
              </w:rPr>
            </w:pPr>
            <w:r>
              <w:rPr>
                <w:rFonts w:cs="Calibri"/>
                <w:i/>
                <w:color w:val="000000" w:themeColor="text1"/>
                <w:sz w:val="18"/>
                <w:szCs w:val="18"/>
              </w:rPr>
              <w:t>Socio-economic factors</w:t>
            </w:r>
          </w:p>
        </w:tc>
        <w:tc>
          <w:tcPr>
            <w:tcW w:w="3813" w:type="dxa"/>
            <w:tcBorders>
              <w:top w:val="nil"/>
              <w:left w:val="nil"/>
              <w:bottom w:val="nil"/>
              <w:right w:val="nil"/>
            </w:tcBorders>
          </w:tcPr>
          <w:p w14:paraId="0721BD08" w14:textId="77777777" w:rsidR="00F610A7" w:rsidRDefault="00F610A7" w:rsidP="001D0C84">
            <w:pPr>
              <w:pStyle w:val="MDPI42tablebody"/>
              <w:spacing w:after="240" w:line="240" w:lineRule="auto"/>
              <w:jc w:val="right"/>
              <w:rPr>
                <w:rFonts w:cs="Calibri"/>
                <w:color w:val="000000" w:themeColor="text1"/>
                <w:sz w:val="18"/>
                <w:szCs w:val="18"/>
              </w:rPr>
            </w:pPr>
          </w:p>
        </w:tc>
        <w:tc>
          <w:tcPr>
            <w:tcW w:w="2626" w:type="dxa"/>
            <w:tcBorders>
              <w:top w:val="nil"/>
              <w:left w:val="nil"/>
              <w:bottom w:val="nil"/>
              <w:right w:val="nil"/>
            </w:tcBorders>
          </w:tcPr>
          <w:p w14:paraId="345D9BF9" w14:textId="77777777" w:rsidR="00F610A7" w:rsidRDefault="00F610A7" w:rsidP="001D0C84">
            <w:pPr>
              <w:pStyle w:val="MDPI42tablebody"/>
              <w:spacing w:after="240" w:line="240" w:lineRule="auto"/>
              <w:jc w:val="right"/>
              <w:rPr>
                <w:rFonts w:cs="Calibri"/>
                <w:color w:val="000000" w:themeColor="text1"/>
                <w:sz w:val="18"/>
                <w:szCs w:val="18"/>
              </w:rPr>
            </w:pPr>
          </w:p>
        </w:tc>
      </w:tr>
      <w:tr w:rsidR="00F610A7" w14:paraId="66FD9303" w14:textId="77777777" w:rsidTr="00D82FB1">
        <w:trPr>
          <w:jc w:val="right"/>
        </w:trPr>
        <w:tc>
          <w:tcPr>
            <w:tcW w:w="2977" w:type="dxa"/>
            <w:tcBorders>
              <w:top w:val="nil"/>
              <w:left w:val="nil"/>
              <w:bottom w:val="nil"/>
              <w:right w:val="nil"/>
            </w:tcBorders>
            <w:hideMark/>
          </w:tcPr>
          <w:p w14:paraId="4878F873" w14:textId="77777777" w:rsidR="00F610A7" w:rsidRDefault="00F610A7" w:rsidP="00D82FB1">
            <w:pPr>
              <w:pStyle w:val="MDPI42tablebody"/>
              <w:numPr>
                <w:ilvl w:val="0"/>
                <w:numId w:val="32"/>
              </w:numPr>
              <w:spacing w:after="240" w:line="240" w:lineRule="auto"/>
              <w:jc w:val="left"/>
              <w:rPr>
                <w:rFonts w:cs="Calibri"/>
                <w:i/>
                <w:color w:val="000000" w:themeColor="text1"/>
                <w:sz w:val="18"/>
                <w:szCs w:val="18"/>
              </w:rPr>
            </w:pPr>
            <w:r>
              <w:rPr>
                <w:rFonts w:cs="Calibri"/>
                <w:color w:val="000000" w:themeColor="text1"/>
                <w:sz w:val="18"/>
                <w:szCs w:val="18"/>
              </w:rPr>
              <w:t xml:space="preserve">% with post-primary education </w:t>
            </w:r>
            <w:r>
              <w:rPr>
                <w:rFonts w:cs="Calibri"/>
                <w:color w:val="000000" w:themeColor="text1"/>
                <w:sz w:val="18"/>
                <w:szCs w:val="18"/>
              </w:rPr>
              <w:tab/>
            </w:r>
          </w:p>
        </w:tc>
        <w:tc>
          <w:tcPr>
            <w:tcW w:w="3813" w:type="dxa"/>
            <w:tcBorders>
              <w:top w:val="nil"/>
              <w:left w:val="nil"/>
              <w:bottom w:val="nil"/>
              <w:right w:val="nil"/>
            </w:tcBorders>
            <w:hideMark/>
          </w:tcPr>
          <w:p w14:paraId="63E03A94" w14:textId="74460AC3"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Percentage (%) of </w:t>
            </w:r>
            <w:r w:rsidR="00CD181D">
              <w:rPr>
                <w:rFonts w:cs="Calibri"/>
                <w:color w:val="000000" w:themeColor="text1"/>
                <w:sz w:val="18"/>
                <w:szCs w:val="18"/>
              </w:rPr>
              <w:t>women</w:t>
            </w:r>
            <w:r w:rsidR="009423AC">
              <w:rPr>
                <w:rFonts w:cs="Calibri"/>
                <w:color w:val="000000" w:themeColor="text1"/>
                <w:sz w:val="18"/>
                <w:szCs w:val="18"/>
              </w:rPr>
              <w:t xml:space="preserve"> in each cluster</w:t>
            </w:r>
            <w:r w:rsidR="00CD181D">
              <w:rPr>
                <w:rFonts w:cs="Calibri"/>
                <w:color w:val="000000" w:themeColor="text1"/>
                <w:sz w:val="18"/>
                <w:szCs w:val="18"/>
              </w:rPr>
              <w:t xml:space="preserve"> </w:t>
            </w:r>
            <w:r>
              <w:rPr>
                <w:rFonts w:cs="Calibri"/>
                <w:color w:val="000000" w:themeColor="text1"/>
                <w:sz w:val="18"/>
                <w:szCs w:val="18"/>
              </w:rPr>
              <w:t xml:space="preserve">with secondary or higher educational attainment </w:t>
            </w:r>
          </w:p>
        </w:tc>
        <w:tc>
          <w:tcPr>
            <w:tcW w:w="2626" w:type="dxa"/>
            <w:tcBorders>
              <w:top w:val="nil"/>
              <w:left w:val="nil"/>
              <w:bottom w:val="nil"/>
              <w:right w:val="nil"/>
            </w:tcBorders>
            <w:hideMark/>
          </w:tcPr>
          <w:p w14:paraId="2C3421B3" w14:textId="45EB956A"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MIS and DHS </w:t>
            </w:r>
            <w:sdt>
              <w:sdtPr>
                <w:rPr>
                  <w:rFonts w:cs="Calibri"/>
                  <w:sz w:val="18"/>
                  <w:szCs w:val="18"/>
                </w:rPr>
                <w:tag w:val="MENDELEY_CITATION_v3_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"/>
                <w:id w:val="-37750580"/>
                <w:placeholder>
                  <w:docPart w:val="DefaultPlaceholder_-1854013440"/>
                </w:placeholder>
              </w:sdtPr>
              <w:sdtEndPr>
                <w:rPr>
                  <w:rFonts w:cs="Times New Roman"/>
                  <w:sz w:val="20"/>
                  <w:szCs w:val="20"/>
                </w:rPr>
              </w:sdtEndPr>
              <w:sdtContent>
                <w:ins w:id="379" w:author="Ozodiegwu, Ifeoma" w:date="2023-12-07T16:36:00Z">
                  <w:r w:rsidR="00FE62C3" w:rsidRPr="00FE62C3">
                    <w:t>[23,35,36]</w:t>
                  </w:r>
                </w:ins>
                <w:ins w:id="380" w:author="Ifeoma Doreen Ozodiegwu" w:date="2023-12-06T18:39:00Z">
                  <w:del w:id="381" w:author="Ozodiegwu, Ifeoma" w:date="2023-12-07T15:53:00Z">
                    <w:r w:rsidR="00A96CA6" w:rsidRPr="00FE62C3" w:rsidDel="00BE0030">
                      <w:delText>[23,35,36]</w:delText>
                    </w:r>
                  </w:del>
                </w:ins>
                <w:ins w:id="382" w:author="chilochibi chiziba" w:date="2023-11-17T14:55:00Z">
                  <w:del w:id="383" w:author="Ozodiegwu, Ifeoma" w:date="2023-12-07T15:53:00Z">
                    <w:r w:rsidR="00577EDE" w:rsidRPr="00FE62C3" w:rsidDel="00BE0030">
                      <w:delText>[23,34,35]</w:delText>
                    </w:r>
                  </w:del>
                </w:ins>
                <w:del w:id="384" w:author="Ozodiegwu, Ifeoma" w:date="2023-12-07T15:53:00Z">
                  <w:r w:rsidR="00E76BF6" w:rsidRPr="00FE62C3" w:rsidDel="00BE0030">
                    <w:delText>[23,33,34]</w:delText>
                  </w:r>
                </w:del>
              </w:sdtContent>
            </w:sdt>
            <w:r>
              <w:rPr>
                <w:rFonts w:cs="Calibri"/>
                <w:color w:val="000000" w:themeColor="text1"/>
                <w:sz w:val="18"/>
                <w:szCs w:val="18"/>
              </w:rPr>
              <w:t xml:space="preserve"> </w:t>
            </w:r>
          </w:p>
        </w:tc>
      </w:tr>
      <w:tr w:rsidR="00F610A7" w14:paraId="59E3B765" w14:textId="77777777" w:rsidTr="00D82FB1">
        <w:trPr>
          <w:jc w:val="right"/>
        </w:trPr>
        <w:tc>
          <w:tcPr>
            <w:tcW w:w="2977" w:type="dxa"/>
            <w:tcBorders>
              <w:top w:val="nil"/>
              <w:left w:val="nil"/>
              <w:bottom w:val="nil"/>
              <w:right w:val="nil"/>
            </w:tcBorders>
            <w:hideMark/>
          </w:tcPr>
          <w:p w14:paraId="28FDC2C4" w14:textId="77777777" w:rsidR="00F610A7" w:rsidRDefault="00F610A7" w:rsidP="00D82FB1">
            <w:pPr>
              <w:pStyle w:val="MDPI42tablebody"/>
              <w:numPr>
                <w:ilvl w:val="0"/>
                <w:numId w:val="32"/>
              </w:numPr>
              <w:spacing w:after="240" w:line="240" w:lineRule="auto"/>
              <w:jc w:val="left"/>
              <w:rPr>
                <w:rFonts w:cs="Calibri"/>
                <w:color w:val="000000" w:themeColor="text1"/>
                <w:sz w:val="18"/>
                <w:szCs w:val="18"/>
              </w:rPr>
            </w:pPr>
            <w:r>
              <w:rPr>
                <w:rFonts w:cs="Calibri"/>
                <w:color w:val="000000" w:themeColor="text1"/>
                <w:sz w:val="18"/>
                <w:szCs w:val="18"/>
              </w:rPr>
              <w:t xml:space="preserve">% in the rich wealth quintiles  </w:t>
            </w:r>
          </w:p>
        </w:tc>
        <w:tc>
          <w:tcPr>
            <w:tcW w:w="3813" w:type="dxa"/>
            <w:tcBorders>
              <w:top w:val="nil"/>
              <w:left w:val="nil"/>
              <w:bottom w:val="nil"/>
              <w:right w:val="nil"/>
            </w:tcBorders>
            <w:hideMark/>
          </w:tcPr>
          <w:p w14:paraId="2A25A987" w14:textId="77777777"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of cluster population in the rich and richest wealth quintiles. Wealth quintiles were constructed using various indicators of household living standard [36]</w:t>
            </w:r>
          </w:p>
        </w:tc>
        <w:tc>
          <w:tcPr>
            <w:tcW w:w="2626" w:type="dxa"/>
            <w:tcBorders>
              <w:top w:val="nil"/>
              <w:left w:val="nil"/>
              <w:bottom w:val="nil"/>
              <w:right w:val="nil"/>
            </w:tcBorders>
            <w:hideMark/>
          </w:tcPr>
          <w:p w14:paraId="01E56F19" w14:textId="268B88B5"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MIS and DHS </w:t>
            </w:r>
            <w:sdt>
              <w:sdtPr>
                <w:rPr>
                  <w:rFonts w:cs="Calibri"/>
                  <w:sz w:val="18"/>
                  <w:szCs w:val="18"/>
                </w:rPr>
                <w:tag w:val="MENDELEY_CITATION_v3_eyJjaXRhdGlvbklEIjoiTUVOREVMRVlfQ0lUQVRJT05fMmVlMDk3YzMtM2Q0MC00MmEwLTg5NDctMDk0MzA1YjNiNWZl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
                <w:id w:val="-1859037473"/>
                <w:placeholder>
                  <w:docPart w:val="DefaultPlaceholder_-1854013440"/>
                </w:placeholder>
              </w:sdtPr>
              <w:sdtEndPr>
                <w:rPr>
                  <w:rFonts w:cs="Times New Roman"/>
                  <w:sz w:val="20"/>
                  <w:szCs w:val="20"/>
                </w:rPr>
              </w:sdtEndPr>
              <w:sdtContent>
                <w:ins w:id="385" w:author="Ozodiegwu, Ifeoma" w:date="2023-12-07T16:36:00Z">
                  <w:r w:rsidR="00FE62C3" w:rsidRPr="00FE62C3">
                    <w:t>[23,35–37]</w:t>
                  </w:r>
                </w:ins>
                <w:ins w:id="386" w:author="Ifeoma Doreen Ozodiegwu" w:date="2023-12-06T18:39:00Z">
                  <w:del w:id="387" w:author="Ozodiegwu, Ifeoma" w:date="2023-12-07T15:53:00Z">
                    <w:r w:rsidR="00A96CA6" w:rsidRPr="00FE62C3" w:rsidDel="00BE0030">
                      <w:delText>[23,35–37]</w:delText>
                    </w:r>
                  </w:del>
                </w:ins>
                <w:ins w:id="388" w:author="chilochibi chiziba" w:date="2023-11-17T14:55:00Z">
                  <w:del w:id="389" w:author="Ozodiegwu, Ifeoma" w:date="2023-12-07T15:53:00Z">
                    <w:r w:rsidR="00577EDE" w:rsidRPr="00FE62C3" w:rsidDel="00BE0030">
                      <w:delText>[23,34–36]</w:delText>
                    </w:r>
                  </w:del>
                </w:ins>
                <w:del w:id="390" w:author="Ozodiegwu, Ifeoma" w:date="2023-12-07T15:53:00Z">
                  <w:r w:rsidR="00E76BF6" w:rsidRPr="00FE62C3" w:rsidDel="00BE0030">
                    <w:delText>[23,33–35]</w:delText>
                  </w:r>
                </w:del>
              </w:sdtContent>
            </w:sdt>
            <w:r>
              <w:rPr>
                <w:rFonts w:cs="Calibri"/>
                <w:color w:val="000000" w:themeColor="text1"/>
                <w:sz w:val="18"/>
                <w:szCs w:val="18"/>
              </w:rPr>
              <w:t xml:space="preserve"> </w:t>
            </w:r>
          </w:p>
        </w:tc>
      </w:tr>
      <w:tr w:rsidR="00F610A7" w14:paraId="62D71D23" w14:textId="77777777" w:rsidTr="00D82FB1">
        <w:trPr>
          <w:jc w:val="right"/>
        </w:trPr>
        <w:tc>
          <w:tcPr>
            <w:tcW w:w="2977" w:type="dxa"/>
            <w:tcBorders>
              <w:top w:val="nil"/>
              <w:left w:val="nil"/>
              <w:bottom w:val="nil"/>
              <w:right w:val="nil"/>
            </w:tcBorders>
            <w:hideMark/>
          </w:tcPr>
          <w:p w14:paraId="0FFF8912" w14:textId="77777777" w:rsidR="00F610A7" w:rsidRDefault="00F610A7" w:rsidP="00D82FB1">
            <w:pPr>
              <w:pStyle w:val="MDPI42tablebody"/>
              <w:numPr>
                <w:ilvl w:val="0"/>
                <w:numId w:val="32"/>
              </w:numPr>
              <w:spacing w:after="240" w:line="240" w:lineRule="auto"/>
              <w:jc w:val="left"/>
              <w:rPr>
                <w:rFonts w:cs="Calibri"/>
                <w:color w:val="000000" w:themeColor="text1"/>
                <w:sz w:val="18"/>
                <w:szCs w:val="18"/>
              </w:rPr>
            </w:pPr>
            <w:r>
              <w:rPr>
                <w:rFonts w:cs="Calibri"/>
                <w:color w:val="000000" w:themeColor="text1"/>
                <w:sz w:val="18"/>
                <w:szCs w:val="18"/>
              </w:rPr>
              <w:t xml:space="preserve">% in homes with improved flooring   </w:t>
            </w:r>
          </w:p>
        </w:tc>
        <w:tc>
          <w:tcPr>
            <w:tcW w:w="3813" w:type="dxa"/>
            <w:tcBorders>
              <w:top w:val="nil"/>
              <w:left w:val="nil"/>
              <w:bottom w:val="nil"/>
              <w:right w:val="nil"/>
            </w:tcBorders>
            <w:hideMark/>
          </w:tcPr>
          <w:p w14:paraId="593A26D1" w14:textId="77777777"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 of cluster population living in homes with improved flooring (finished floors, parquet or polished wood, ceramic tiles, cement and carpet) </w:t>
            </w:r>
          </w:p>
        </w:tc>
        <w:tc>
          <w:tcPr>
            <w:tcW w:w="2626" w:type="dxa"/>
            <w:tcBorders>
              <w:top w:val="nil"/>
              <w:left w:val="nil"/>
              <w:bottom w:val="nil"/>
              <w:right w:val="nil"/>
            </w:tcBorders>
            <w:hideMark/>
          </w:tcPr>
          <w:p w14:paraId="26F0115E" w14:textId="38479ACF"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MIS and DHS </w:t>
            </w:r>
            <w:sdt>
              <w:sdtPr>
                <w:rPr>
                  <w:rFonts w:cs="Calibri"/>
                  <w:sz w:val="18"/>
                  <w:szCs w:val="18"/>
                </w:rPr>
                <w:tag w:val="MENDELEY_CITATION_v3_eyJjaXRhdGlvbklEIjoiTUVOREVMRVlfQ0lUQVRJT05fODdjMzUyODYtODIyYi00YTVkLWFmYjQtNGY1NTczZTAwNDI5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
                <w:id w:val="-1410541467"/>
                <w:placeholder>
                  <w:docPart w:val="DefaultPlaceholder_-1854013440"/>
                </w:placeholder>
              </w:sdtPr>
              <w:sdtEndPr>
                <w:rPr>
                  <w:rFonts w:cs="Times New Roman"/>
                  <w:sz w:val="20"/>
                  <w:szCs w:val="20"/>
                </w:rPr>
              </w:sdtEndPr>
              <w:sdtContent>
                <w:ins w:id="391" w:author="Ozodiegwu, Ifeoma" w:date="2023-12-07T16:36:00Z">
                  <w:r w:rsidR="00FE62C3" w:rsidRPr="00FE62C3">
                    <w:t>[23,35–37]</w:t>
                  </w:r>
                </w:ins>
                <w:ins w:id="392" w:author="Ifeoma Doreen Ozodiegwu" w:date="2023-12-06T18:39:00Z">
                  <w:del w:id="393" w:author="Ozodiegwu, Ifeoma" w:date="2023-12-07T15:53:00Z">
                    <w:r w:rsidR="00A96CA6" w:rsidRPr="00FE62C3" w:rsidDel="00BE0030">
                      <w:delText>[23,35–37]</w:delText>
                    </w:r>
                  </w:del>
                </w:ins>
                <w:ins w:id="394" w:author="chilochibi chiziba" w:date="2023-11-17T14:55:00Z">
                  <w:del w:id="395" w:author="Ozodiegwu, Ifeoma" w:date="2023-12-07T15:53:00Z">
                    <w:r w:rsidR="00577EDE" w:rsidRPr="00FE62C3" w:rsidDel="00BE0030">
                      <w:delText>[23,34–36]</w:delText>
                    </w:r>
                  </w:del>
                </w:ins>
                <w:del w:id="396" w:author="Ozodiegwu, Ifeoma" w:date="2023-12-07T15:53:00Z">
                  <w:r w:rsidR="00E76BF6" w:rsidRPr="00FE62C3" w:rsidDel="00BE0030">
                    <w:delText>[23,33–35]</w:delText>
                  </w:r>
                </w:del>
              </w:sdtContent>
            </w:sdt>
            <w:r>
              <w:rPr>
                <w:rFonts w:cs="Calibri"/>
                <w:color w:val="000000" w:themeColor="text1"/>
                <w:sz w:val="18"/>
                <w:szCs w:val="18"/>
              </w:rPr>
              <w:t xml:space="preserve"> </w:t>
            </w:r>
          </w:p>
        </w:tc>
      </w:tr>
      <w:tr w:rsidR="00F610A7" w14:paraId="420152DC" w14:textId="77777777" w:rsidTr="00D82FB1">
        <w:trPr>
          <w:jc w:val="right"/>
        </w:trPr>
        <w:tc>
          <w:tcPr>
            <w:tcW w:w="2977" w:type="dxa"/>
            <w:tcBorders>
              <w:top w:val="nil"/>
              <w:left w:val="nil"/>
              <w:bottom w:val="nil"/>
              <w:right w:val="nil"/>
            </w:tcBorders>
            <w:hideMark/>
          </w:tcPr>
          <w:p w14:paraId="7185A752" w14:textId="77777777" w:rsidR="00F610A7" w:rsidRDefault="00F610A7" w:rsidP="00D82FB1">
            <w:pPr>
              <w:pStyle w:val="MDPI42tablebody"/>
              <w:numPr>
                <w:ilvl w:val="0"/>
                <w:numId w:val="32"/>
              </w:numPr>
              <w:spacing w:after="240" w:line="240" w:lineRule="auto"/>
              <w:jc w:val="left"/>
              <w:rPr>
                <w:rFonts w:cs="Calibri"/>
                <w:color w:val="000000" w:themeColor="text1"/>
                <w:sz w:val="18"/>
                <w:szCs w:val="18"/>
              </w:rPr>
            </w:pPr>
            <w:r>
              <w:rPr>
                <w:rFonts w:cs="Calibri"/>
                <w:sz w:val="18"/>
                <w:szCs w:val="18"/>
              </w:rPr>
              <w:t xml:space="preserve">% in homes with metal or zinc roof </w:t>
            </w:r>
          </w:p>
        </w:tc>
        <w:tc>
          <w:tcPr>
            <w:tcW w:w="3813" w:type="dxa"/>
            <w:tcBorders>
              <w:top w:val="nil"/>
              <w:left w:val="nil"/>
              <w:bottom w:val="nil"/>
              <w:right w:val="nil"/>
            </w:tcBorders>
            <w:hideMark/>
          </w:tcPr>
          <w:p w14:paraId="2F70EC4D" w14:textId="77777777" w:rsidR="00F610A7" w:rsidRDefault="00F610A7" w:rsidP="001D0C84">
            <w:pPr>
              <w:pStyle w:val="MDPI42tablebody"/>
              <w:spacing w:after="240" w:line="240" w:lineRule="auto"/>
              <w:jc w:val="right"/>
              <w:rPr>
                <w:rFonts w:cs="Calibri"/>
                <w:color w:val="000000" w:themeColor="text1"/>
                <w:sz w:val="18"/>
                <w:szCs w:val="18"/>
              </w:rPr>
            </w:pPr>
            <w:r>
              <w:rPr>
                <w:rFonts w:cs="Calibri"/>
                <w:sz w:val="18"/>
                <w:szCs w:val="18"/>
              </w:rPr>
              <w:t xml:space="preserve">% of </w:t>
            </w:r>
            <w:r>
              <w:rPr>
                <w:rFonts w:cs="Calibri"/>
                <w:color w:val="000000" w:themeColor="text1"/>
                <w:sz w:val="18"/>
                <w:szCs w:val="18"/>
              </w:rPr>
              <w:t>cluster population</w:t>
            </w:r>
            <w:r>
              <w:rPr>
                <w:rFonts w:cs="Calibri"/>
                <w:sz w:val="18"/>
                <w:szCs w:val="18"/>
              </w:rPr>
              <w:t xml:space="preserve"> living in homes with a metal or zinc roof </w:t>
            </w:r>
          </w:p>
        </w:tc>
        <w:tc>
          <w:tcPr>
            <w:tcW w:w="2626" w:type="dxa"/>
            <w:tcBorders>
              <w:top w:val="nil"/>
              <w:left w:val="nil"/>
              <w:bottom w:val="nil"/>
              <w:right w:val="nil"/>
            </w:tcBorders>
            <w:hideMark/>
          </w:tcPr>
          <w:p w14:paraId="1A261506" w14:textId="58315FBD"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MIS and DHS </w:t>
            </w:r>
            <w:sdt>
              <w:sdtPr>
                <w:rPr>
                  <w:rFonts w:cs="Calibri"/>
                  <w:sz w:val="18"/>
                  <w:szCs w:val="18"/>
                </w:rPr>
                <w:tag w:val="MENDELEY_CITATION_v3_eyJjaXRhdGlvbklEIjoiTUVOREVMRVlfQ0lUQVRJT05fMjVjNDkwMjktYzkxNC00YmU4LTg4NWUtNzJmZWVlYTY1NDdm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
                <w:id w:val="1620408566"/>
                <w:placeholder>
                  <w:docPart w:val="DefaultPlaceholder_-1854013440"/>
                </w:placeholder>
              </w:sdtPr>
              <w:sdtEndPr>
                <w:rPr>
                  <w:rFonts w:cs="Times New Roman"/>
                  <w:sz w:val="20"/>
                  <w:szCs w:val="20"/>
                </w:rPr>
              </w:sdtEndPr>
              <w:sdtContent>
                <w:ins w:id="397" w:author="Ozodiegwu, Ifeoma" w:date="2023-12-07T16:36:00Z">
                  <w:r w:rsidR="00FE62C3" w:rsidRPr="00FE62C3">
                    <w:t>[23,35–37]</w:t>
                  </w:r>
                </w:ins>
                <w:ins w:id="398" w:author="Ifeoma Doreen Ozodiegwu" w:date="2023-12-06T18:39:00Z">
                  <w:del w:id="399" w:author="Ozodiegwu, Ifeoma" w:date="2023-12-07T15:53:00Z">
                    <w:r w:rsidR="00A96CA6" w:rsidRPr="00FE62C3" w:rsidDel="00BE0030">
                      <w:delText>[23,35–37]</w:delText>
                    </w:r>
                  </w:del>
                </w:ins>
                <w:ins w:id="400" w:author="chilochibi chiziba" w:date="2023-11-17T14:55:00Z">
                  <w:del w:id="401" w:author="Ozodiegwu, Ifeoma" w:date="2023-12-07T15:53:00Z">
                    <w:r w:rsidR="00577EDE" w:rsidRPr="00FE62C3" w:rsidDel="00BE0030">
                      <w:delText>[23,34–36]</w:delText>
                    </w:r>
                  </w:del>
                </w:ins>
                <w:del w:id="402" w:author="Ozodiegwu, Ifeoma" w:date="2023-12-07T15:53:00Z">
                  <w:r w:rsidR="00E76BF6" w:rsidRPr="00FE62C3" w:rsidDel="00BE0030">
                    <w:delText>[23,33–35]</w:delText>
                  </w:r>
                </w:del>
              </w:sdtContent>
            </w:sdt>
            <w:r>
              <w:rPr>
                <w:rFonts w:cs="Calibri"/>
                <w:color w:val="000000" w:themeColor="text1"/>
                <w:sz w:val="18"/>
                <w:szCs w:val="18"/>
              </w:rPr>
              <w:t xml:space="preserve"> </w:t>
            </w:r>
          </w:p>
        </w:tc>
      </w:tr>
      <w:tr w:rsidR="00F610A7" w14:paraId="47DE860A" w14:textId="77777777" w:rsidTr="00D82FB1">
        <w:trPr>
          <w:jc w:val="right"/>
        </w:trPr>
        <w:tc>
          <w:tcPr>
            <w:tcW w:w="2977" w:type="dxa"/>
            <w:tcBorders>
              <w:top w:val="nil"/>
              <w:left w:val="nil"/>
              <w:bottom w:val="nil"/>
              <w:right w:val="nil"/>
            </w:tcBorders>
            <w:hideMark/>
          </w:tcPr>
          <w:p w14:paraId="47D486EE" w14:textId="77777777" w:rsidR="00F610A7" w:rsidRDefault="00F610A7" w:rsidP="00D82FB1">
            <w:pPr>
              <w:pStyle w:val="MDPI42tablebody"/>
              <w:numPr>
                <w:ilvl w:val="0"/>
                <w:numId w:val="32"/>
              </w:numPr>
              <w:spacing w:after="240" w:line="240" w:lineRule="auto"/>
              <w:jc w:val="left"/>
              <w:rPr>
                <w:rFonts w:cs="Calibri"/>
                <w:sz w:val="18"/>
                <w:szCs w:val="18"/>
              </w:rPr>
            </w:pPr>
            <w:r>
              <w:rPr>
                <w:rFonts w:cs="Calibri"/>
                <w:color w:val="000000" w:themeColor="text1"/>
                <w:sz w:val="18"/>
                <w:szCs w:val="18"/>
              </w:rPr>
              <w:t xml:space="preserve">% in homes with improved wall type  </w:t>
            </w:r>
          </w:p>
        </w:tc>
        <w:tc>
          <w:tcPr>
            <w:tcW w:w="3813" w:type="dxa"/>
            <w:tcBorders>
              <w:top w:val="nil"/>
              <w:left w:val="nil"/>
              <w:bottom w:val="nil"/>
              <w:right w:val="nil"/>
            </w:tcBorders>
            <w:hideMark/>
          </w:tcPr>
          <w:p w14:paraId="3F493D77" w14:textId="77777777" w:rsidR="00F610A7" w:rsidRDefault="00F610A7" w:rsidP="001D0C84">
            <w:pPr>
              <w:pStyle w:val="MDPI42tablebody"/>
              <w:spacing w:after="240" w:line="240" w:lineRule="auto"/>
              <w:jc w:val="right"/>
              <w:rPr>
                <w:rFonts w:cs="Calibri"/>
                <w:sz w:val="18"/>
                <w:szCs w:val="18"/>
              </w:rPr>
            </w:pPr>
            <w:r>
              <w:rPr>
                <w:rFonts w:cs="Calibri"/>
                <w:color w:val="000000" w:themeColor="text1"/>
                <w:sz w:val="18"/>
                <w:szCs w:val="18"/>
              </w:rPr>
              <w:t xml:space="preserve">% of cluster population living in homes with </w:t>
            </w:r>
            <w:proofErr w:type="spellStart"/>
            <w:proofErr w:type="gramStart"/>
            <w:r>
              <w:rPr>
                <w:rFonts w:cs="Calibri"/>
                <w:color w:val="000000" w:themeColor="text1"/>
                <w:sz w:val="18"/>
                <w:szCs w:val="18"/>
              </w:rPr>
              <w:t>a</w:t>
            </w:r>
            <w:proofErr w:type="spellEnd"/>
            <w:proofErr w:type="gramEnd"/>
            <w:r>
              <w:rPr>
                <w:rFonts w:cs="Calibri"/>
                <w:color w:val="000000" w:themeColor="text1"/>
                <w:sz w:val="18"/>
                <w:szCs w:val="18"/>
              </w:rPr>
              <w:t xml:space="preserve"> improved wall type (finished wall, cement, bricks, cement blocks, covered adobe) </w:t>
            </w:r>
          </w:p>
        </w:tc>
        <w:tc>
          <w:tcPr>
            <w:tcW w:w="2626" w:type="dxa"/>
            <w:tcBorders>
              <w:top w:val="nil"/>
              <w:left w:val="nil"/>
              <w:bottom w:val="nil"/>
              <w:right w:val="nil"/>
            </w:tcBorders>
            <w:hideMark/>
          </w:tcPr>
          <w:p w14:paraId="77C7D25F" w14:textId="5E5A693C"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MIS and DHS </w:t>
            </w:r>
            <w:sdt>
              <w:sdtPr>
                <w:rPr>
                  <w:rFonts w:cs="Calibri"/>
                  <w:sz w:val="18"/>
                  <w:szCs w:val="18"/>
                </w:rPr>
                <w:tag w:val="MENDELEY_CITATION_v3_eyJjaXRhdGlvbklEIjoiTUVOREVMRVlfQ0lUQVRJT05fNDdiOGNlOTAtYTE1Yi00MWEzLTgxOGQtM2M2ZmQwYzk3YmVm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
                <w:id w:val="85819148"/>
                <w:placeholder>
                  <w:docPart w:val="DefaultPlaceholder_-1854013440"/>
                </w:placeholder>
              </w:sdtPr>
              <w:sdtEndPr>
                <w:rPr>
                  <w:rFonts w:cs="Times New Roman"/>
                  <w:sz w:val="20"/>
                  <w:szCs w:val="20"/>
                </w:rPr>
              </w:sdtEndPr>
              <w:sdtContent>
                <w:ins w:id="403" w:author="Ozodiegwu, Ifeoma" w:date="2023-12-07T16:36:00Z">
                  <w:r w:rsidR="00FE62C3" w:rsidRPr="00FE62C3">
                    <w:t>[23,35–37]</w:t>
                  </w:r>
                </w:ins>
                <w:ins w:id="404" w:author="Ifeoma Doreen Ozodiegwu" w:date="2023-12-06T18:39:00Z">
                  <w:del w:id="405" w:author="Ozodiegwu, Ifeoma" w:date="2023-12-07T15:53:00Z">
                    <w:r w:rsidR="00A96CA6" w:rsidRPr="00FE62C3" w:rsidDel="00BE0030">
                      <w:delText>[23,35–37]</w:delText>
                    </w:r>
                  </w:del>
                </w:ins>
                <w:ins w:id="406" w:author="chilochibi chiziba" w:date="2023-11-17T14:55:00Z">
                  <w:del w:id="407" w:author="Ozodiegwu, Ifeoma" w:date="2023-12-07T15:53:00Z">
                    <w:r w:rsidR="00577EDE" w:rsidRPr="00FE62C3" w:rsidDel="00BE0030">
                      <w:delText>[23,34–36]</w:delText>
                    </w:r>
                  </w:del>
                </w:ins>
                <w:del w:id="408" w:author="Ozodiegwu, Ifeoma" w:date="2023-12-07T15:53:00Z">
                  <w:r w:rsidR="00E76BF6" w:rsidRPr="00FE62C3" w:rsidDel="00BE0030">
                    <w:delText>[23,33–35]</w:delText>
                  </w:r>
                </w:del>
              </w:sdtContent>
            </w:sdt>
            <w:r>
              <w:rPr>
                <w:rFonts w:cs="Calibri"/>
                <w:color w:val="000000" w:themeColor="text1"/>
                <w:sz w:val="18"/>
                <w:szCs w:val="18"/>
              </w:rPr>
              <w:t xml:space="preserve"> </w:t>
            </w:r>
          </w:p>
        </w:tc>
      </w:tr>
      <w:tr w:rsidR="00F610A7" w14:paraId="7A84F92E" w14:textId="77777777" w:rsidTr="00D82FB1">
        <w:trPr>
          <w:jc w:val="right"/>
        </w:trPr>
        <w:tc>
          <w:tcPr>
            <w:tcW w:w="2977" w:type="dxa"/>
            <w:tcBorders>
              <w:top w:val="nil"/>
              <w:left w:val="nil"/>
              <w:bottom w:val="nil"/>
              <w:right w:val="nil"/>
            </w:tcBorders>
            <w:hideMark/>
          </w:tcPr>
          <w:p w14:paraId="3EC90D77" w14:textId="77777777" w:rsidR="00F610A7" w:rsidRDefault="00F610A7" w:rsidP="00D82FB1">
            <w:pPr>
              <w:pStyle w:val="MDPI42tablebody"/>
              <w:numPr>
                <w:ilvl w:val="0"/>
                <w:numId w:val="32"/>
              </w:numPr>
              <w:spacing w:after="240" w:line="240" w:lineRule="auto"/>
              <w:jc w:val="left"/>
              <w:rPr>
                <w:rFonts w:cs="Calibri"/>
                <w:color w:val="000000" w:themeColor="text1"/>
                <w:sz w:val="18"/>
                <w:szCs w:val="18"/>
              </w:rPr>
            </w:pPr>
            <w:r>
              <w:rPr>
                <w:rFonts w:cs="Calibri"/>
                <w:color w:val="000000" w:themeColor="text1"/>
                <w:sz w:val="18"/>
                <w:szCs w:val="18"/>
              </w:rPr>
              <w:t>% living in improved housing (2000)</w:t>
            </w:r>
          </w:p>
        </w:tc>
        <w:tc>
          <w:tcPr>
            <w:tcW w:w="3813" w:type="dxa"/>
            <w:tcBorders>
              <w:top w:val="nil"/>
              <w:left w:val="nil"/>
              <w:bottom w:val="nil"/>
              <w:right w:val="nil"/>
            </w:tcBorders>
            <w:hideMark/>
          </w:tcPr>
          <w:p w14:paraId="42167448" w14:textId="77777777"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Predicted % of the cluster population living in improved housing in 2000. Improved housing is defined as homes with improved water and sanitation, sufficient living area and durable construction according to </w:t>
            </w:r>
            <w:proofErr w:type="spellStart"/>
            <w:r>
              <w:rPr>
                <w:rFonts w:cs="Calibri"/>
                <w:color w:val="000000" w:themeColor="text1"/>
                <w:sz w:val="18"/>
                <w:szCs w:val="18"/>
              </w:rPr>
              <w:t>Tusting</w:t>
            </w:r>
            <w:proofErr w:type="spellEnd"/>
            <w:r>
              <w:rPr>
                <w:rFonts w:cs="Calibri"/>
                <w:color w:val="000000" w:themeColor="text1"/>
                <w:sz w:val="18"/>
                <w:szCs w:val="18"/>
              </w:rPr>
              <w:t xml:space="preserve"> et al [37].</w:t>
            </w:r>
          </w:p>
        </w:tc>
        <w:tc>
          <w:tcPr>
            <w:tcW w:w="2626" w:type="dxa"/>
            <w:tcBorders>
              <w:top w:val="nil"/>
              <w:left w:val="nil"/>
              <w:bottom w:val="nil"/>
              <w:right w:val="nil"/>
            </w:tcBorders>
            <w:hideMark/>
          </w:tcPr>
          <w:p w14:paraId="7277D721" w14:textId="1986E854"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Malaria Atlas Project (MAP) </w:t>
            </w:r>
            <w:sdt>
              <w:sdtPr>
                <w:rPr>
                  <w:rFonts w:cs="Calibri"/>
                  <w:sz w:val="18"/>
                  <w:szCs w:val="18"/>
                </w:rPr>
                <w:tag w:val="MENDELEY_CITATION_v3_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"/>
                <w:id w:val="-1477450892"/>
                <w:placeholder>
                  <w:docPart w:val="DefaultPlaceholder_-1854013440"/>
                </w:placeholder>
              </w:sdtPr>
              <w:sdtEndPr>
                <w:rPr>
                  <w:rFonts w:cs="Times New Roman"/>
                  <w:sz w:val="20"/>
                  <w:szCs w:val="20"/>
                </w:rPr>
              </w:sdtEndPr>
              <w:sdtContent>
                <w:ins w:id="409" w:author="Ozodiegwu, Ifeoma" w:date="2023-12-07T16:36:00Z">
                  <w:r w:rsidR="00FE62C3" w:rsidRPr="00FE62C3">
                    <w:t>[38,39]</w:t>
                  </w:r>
                </w:ins>
                <w:ins w:id="410" w:author="Ifeoma Doreen Ozodiegwu" w:date="2023-12-06T18:39:00Z">
                  <w:del w:id="411" w:author="Ozodiegwu, Ifeoma" w:date="2023-12-07T15:53:00Z">
                    <w:r w:rsidR="00A96CA6" w:rsidRPr="00FE62C3" w:rsidDel="00BE0030">
                      <w:delText>[38,39]</w:delText>
                    </w:r>
                  </w:del>
                </w:ins>
                <w:ins w:id="412" w:author="chilochibi chiziba" w:date="2023-11-17T14:55:00Z">
                  <w:del w:id="413" w:author="Ozodiegwu, Ifeoma" w:date="2023-12-07T15:53:00Z">
                    <w:r w:rsidR="00577EDE" w:rsidRPr="00FE62C3" w:rsidDel="00BE0030">
                      <w:delText>[37,38]</w:delText>
                    </w:r>
                  </w:del>
                </w:ins>
                <w:del w:id="414" w:author="Ozodiegwu, Ifeoma" w:date="2023-12-07T15:53:00Z">
                  <w:r w:rsidR="00E76BF6" w:rsidRPr="00FE62C3" w:rsidDel="00BE0030">
                    <w:delText>[36,37]</w:delText>
                  </w:r>
                </w:del>
              </w:sdtContent>
            </w:sdt>
          </w:p>
        </w:tc>
      </w:tr>
      <w:tr w:rsidR="00F610A7" w14:paraId="0A689513" w14:textId="77777777" w:rsidTr="00D82FB1">
        <w:trPr>
          <w:jc w:val="right"/>
        </w:trPr>
        <w:tc>
          <w:tcPr>
            <w:tcW w:w="2977" w:type="dxa"/>
            <w:tcBorders>
              <w:top w:val="nil"/>
              <w:left w:val="nil"/>
              <w:bottom w:val="nil"/>
              <w:right w:val="nil"/>
            </w:tcBorders>
            <w:hideMark/>
          </w:tcPr>
          <w:p w14:paraId="5A586500" w14:textId="2D567211" w:rsidR="00F610A7" w:rsidRDefault="00F610A7" w:rsidP="00D82FB1">
            <w:pPr>
              <w:pStyle w:val="MDPI42tablebody"/>
              <w:numPr>
                <w:ilvl w:val="0"/>
                <w:numId w:val="32"/>
              </w:numPr>
              <w:spacing w:after="240" w:line="240" w:lineRule="auto"/>
              <w:jc w:val="left"/>
              <w:rPr>
                <w:rFonts w:cs="Calibri"/>
                <w:color w:val="000000" w:themeColor="text1"/>
                <w:sz w:val="18"/>
                <w:szCs w:val="18"/>
              </w:rPr>
            </w:pPr>
            <w:r>
              <w:rPr>
                <w:rFonts w:cs="Calibri"/>
                <w:color w:val="000000" w:themeColor="text1"/>
                <w:sz w:val="18"/>
                <w:szCs w:val="18"/>
              </w:rPr>
              <w:t xml:space="preserve">% living in improved </w:t>
            </w:r>
            <w:r w:rsidR="00EF6DEE">
              <w:rPr>
                <w:rFonts w:cs="Calibri"/>
                <w:color w:val="000000" w:themeColor="text1"/>
                <w:sz w:val="18"/>
                <w:szCs w:val="18"/>
              </w:rPr>
              <w:t>housing (</w:t>
            </w:r>
            <w:r>
              <w:rPr>
                <w:rFonts w:cs="Calibri"/>
                <w:color w:val="000000" w:themeColor="text1"/>
                <w:sz w:val="18"/>
                <w:szCs w:val="18"/>
              </w:rPr>
              <w:t>2015)</w:t>
            </w:r>
          </w:p>
        </w:tc>
        <w:tc>
          <w:tcPr>
            <w:tcW w:w="3813" w:type="dxa"/>
            <w:tcBorders>
              <w:top w:val="nil"/>
              <w:left w:val="nil"/>
              <w:bottom w:val="nil"/>
              <w:right w:val="nil"/>
            </w:tcBorders>
            <w:hideMark/>
          </w:tcPr>
          <w:p w14:paraId="0C27A49E" w14:textId="77777777"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Predicted % of the cluster population living in improved housing in 2015 </w:t>
            </w:r>
          </w:p>
        </w:tc>
        <w:tc>
          <w:tcPr>
            <w:tcW w:w="2626" w:type="dxa"/>
            <w:tcBorders>
              <w:top w:val="nil"/>
              <w:left w:val="nil"/>
              <w:bottom w:val="nil"/>
              <w:right w:val="nil"/>
            </w:tcBorders>
            <w:hideMark/>
          </w:tcPr>
          <w:p w14:paraId="67E2FF49" w14:textId="4771FAEA"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MAP </w:t>
            </w:r>
            <w:sdt>
              <w:sdtPr>
                <w:rPr>
                  <w:rFonts w:cs="Calibri"/>
                  <w:sz w:val="18"/>
                  <w:szCs w:val="18"/>
                </w:rPr>
                <w:tag w:val="MENDELEY_CITATION_v3_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"/>
                <w:id w:val="-1288275598"/>
                <w:placeholder>
                  <w:docPart w:val="DefaultPlaceholder_-1854013440"/>
                </w:placeholder>
              </w:sdtPr>
              <w:sdtEndPr>
                <w:rPr>
                  <w:rFonts w:cs="Times New Roman"/>
                  <w:sz w:val="20"/>
                  <w:szCs w:val="20"/>
                </w:rPr>
              </w:sdtEndPr>
              <w:sdtContent>
                <w:ins w:id="415" w:author="Ozodiegwu, Ifeoma" w:date="2023-12-07T16:36:00Z">
                  <w:r w:rsidR="00FE62C3" w:rsidRPr="00FE62C3">
                    <w:t>[38,39]</w:t>
                  </w:r>
                </w:ins>
                <w:ins w:id="416" w:author="Ifeoma Doreen Ozodiegwu" w:date="2023-12-06T18:39:00Z">
                  <w:del w:id="417" w:author="Ozodiegwu, Ifeoma" w:date="2023-12-07T15:53:00Z">
                    <w:r w:rsidR="00A96CA6" w:rsidRPr="00FE62C3" w:rsidDel="00BE0030">
                      <w:delText>[38,39]</w:delText>
                    </w:r>
                  </w:del>
                </w:ins>
                <w:ins w:id="418" w:author="chilochibi chiziba" w:date="2023-11-17T14:55:00Z">
                  <w:del w:id="419" w:author="Ozodiegwu, Ifeoma" w:date="2023-12-07T15:53:00Z">
                    <w:r w:rsidR="00577EDE" w:rsidRPr="00FE62C3" w:rsidDel="00BE0030">
                      <w:delText>[37,38]</w:delText>
                    </w:r>
                  </w:del>
                </w:ins>
                <w:del w:id="420" w:author="Ozodiegwu, Ifeoma" w:date="2023-12-07T15:53:00Z">
                  <w:r w:rsidR="00E76BF6" w:rsidRPr="00FE62C3" w:rsidDel="00BE0030">
                    <w:delText>[36,37]</w:delText>
                  </w:r>
                </w:del>
              </w:sdtContent>
            </w:sdt>
            <w:r>
              <w:rPr>
                <w:rFonts w:cs="Calibri"/>
                <w:color w:val="000000" w:themeColor="text1"/>
                <w:sz w:val="18"/>
                <w:szCs w:val="18"/>
              </w:rPr>
              <w:t xml:space="preserve"> </w:t>
            </w:r>
          </w:p>
        </w:tc>
      </w:tr>
      <w:tr w:rsidR="00F610A7" w14:paraId="56137C60" w14:textId="77777777" w:rsidTr="00D82FB1">
        <w:trPr>
          <w:jc w:val="right"/>
        </w:trPr>
        <w:tc>
          <w:tcPr>
            <w:tcW w:w="2977" w:type="dxa"/>
            <w:tcBorders>
              <w:top w:val="nil"/>
              <w:left w:val="nil"/>
              <w:bottom w:val="nil"/>
              <w:right w:val="nil"/>
            </w:tcBorders>
            <w:hideMark/>
          </w:tcPr>
          <w:p w14:paraId="692BAF8C" w14:textId="77777777" w:rsidR="00F610A7" w:rsidRDefault="00F610A7" w:rsidP="00D82FB1">
            <w:pPr>
              <w:jc w:val="left"/>
              <w:rPr>
                <w:rFonts w:eastAsia="Times New Roman" w:cs="Calibri"/>
                <w:i/>
                <w:color w:val="000000" w:themeColor="text1"/>
                <w:sz w:val="18"/>
                <w:szCs w:val="18"/>
              </w:rPr>
            </w:pPr>
            <w:r>
              <w:rPr>
                <w:rFonts w:eastAsia="Times New Roman" w:cs="Calibri"/>
                <w:i/>
                <w:color w:val="000000" w:themeColor="text1"/>
                <w:sz w:val="18"/>
                <w:szCs w:val="18"/>
              </w:rPr>
              <w:t xml:space="preserve">Demographic factors </w:t>
            </w:r>
          </w:p>
        </w:tc>
        <w:tc>
          <w:tcPr>
            <w:tcW w:w="3813" w:type="dxa"/>
            <w:tcBorders>
              <w:top w:val="nil"/>
              <w:left w:val="nil"/>
              <w:bottom w:val="nil"/>
              <w:right w:val="nil"/>
            </w:tcBorders>
          </w:tcPr>
          <w:p w14:paraId="4BFA9029" w14:textId="77777777" w:rsidR="00F610A7" w:rsidRDefault="00F610A7" w:rsidP="001D0C84">
            <w:pPr>
              <w:pStyle w:val="MDPI42tablebody"/>
              <w:spacing w:after="240" w:line="240" w:lineRule="auto"/>
              <w:jc w:val="right"/>
              <w:rPr>
                <w:rFonts w:cs="Calibri"/>
                <w:color w:val="000000" w:themeColor="text1"/>
                <w:sz w:val="18"/>
                <w:szCs w:val="18"/>
              </w:rPr>
            </w:pPr>
          </w:p>
        </w:tc>
        <w:tc>
          <w:tcPr>
            <w:tcW w:w="2626" w:type="dxa"/>
            <w:tcBorders>
              <w:top w:val="nil"/>
              <w:left w:val="nil"/>
              <w:bottom w:val="nil"/>
              <w:right w:val="nil"/>
            </w:tcBorders>
          </w:tcPr>
          <w:p w14:paraId="667949DC" w14:textId="77777777" w:rsidR="00F610A7" w:rsidRDefault="00F610A7" w:rsidP="001D0C84">
            <w:pPr>
              <w:pStyle w:val="MDPI42tablebody"/>
              <w:spacing w:after="240" w:line="240" w:lineRule="auto"/>
              <w:jc w:val="right"/>
              <w:rPr>
                <w:rFonts w:cs="Calibri"/>
                <w:color w:val="000000" w:themeColor="text1"/>
                <w:sz w:val="18"/>
                <w:szCs w:val="18"/>
              </w:rPr>
            </w:pPr>
          </w:p>
        </w:tc>
      </w:tr>
      <w:tr w:rsidR="00F610A7" w14:paraId="2F4CEC49" w14:textId="77777777" w:rsidTr="00D82FB1">
        <w:trPr>
          <w:jc w:val="right"/>
        </w:trPr>
        <w:tc>
          <w:tcPr>
            <w:tcW w:w="2977" w:type="dxa"/>
            <w:tcBorders>
              <w:top w:val="nil"/>
              <w:left w:val="nil"/>
              <w:bottom w:val="nil"/>
              <w:right w:val="nil"/>
            </w:tcBorders>
            <w:hideMark/>
          </w:tcPr>
          <w:p w14:paraId="44974797" w14:textId="77777777" w:rsidR="00F610A7" w:rsidRDefault="00F610A7" w:rsidP="00D82FB1">
            <w:pPr>
              <w:pStyle w:val="ListParagraph"/>
              <w:numPr>
                <w:ilvl w:val="0"/>
                <w:numId w:val="32"/>
              </w:numPr>
              <w:spacing w:after="240"/>
              <w:jc w:val="left"/>
              <w:rPr>
                <w:rFonts w:eastAsia="Times New Roman" w:cs="Calibri"/>
                <w:i/>
                <w:color w:val="000000" w:themeColor="text1"/>
                <w:sz w:val="18"/>
                <w:szCs w:val="18"/>
              </w:rPr>
            </w:pPr>
            <w:r>
              <w:rPr>
                <w:rFonts w:eastAsia="Times New Roman" w:cs="Calibri"/>
                <w:color w:val="000000" w:themeColor="text1"/>
                <w:sz w:val="18"/>
                <w:szCs w:val="18"/>
              </w:rPr>
              <w:t xml:space="preserve">All age population density </w:t>
            </w:r>
          </w:p>
        </w:tc>
        <w:tc>
          <w:tcPr>
            <w:tcW w:w="3813" w:type="dxa"/>
            <w:tcBorders>
              <w:top w:val="nil"/>
              <w:left w:val="nil"/>
              <w:bottom w:val="nil"/>
              <w:right w:val="nil"/>
            </w:tcBorders>
            <w:hideMark/>
          </w:tcPr>
          <w:p w14:paraId="7AA24817" w14:textId="4D05BA7F"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Estimated population density per cluster at the time of the 2010 and 2015 DHS/MIS surveys. Population density data for 2020 was extracted for the 2018 </w:t>
            </w:r>
            <w:r w:rsidR="00D9141A">
              <w:rPr>
                <w:rFonts w:cs="Calibri"/>
                <w:color w:val="000000" w:themeColor="text1"/>
                <w:sz w:val="18"/>
                <w:szCs w:val="18"/>
              </w:rPr>
              <w:t xml:space="preserve">and 2021 </w:t>
            </w:r>
            <w:r>
              <w:rPr>
                <w:rFonts w:cs="Calibri"/>
                <w:color w:val="000000" w:themeColor="text1"/>
                <w:sz w:val="18"/>
                <w:szCs w:val="18"/>
              </w:rPr>
              <w:t>survey</w:t>
            </w:r>
            <w:r w:rsidR="00D9141A">
              <w:rPr>
                <w:rFonts w:cs="Calibri"/>
                <w:color w:val="000000" w:themeColor="text1"/>
                <w:sz w:val="18"/>
                <w:szCs w:val="18"/>
              </w:rPr>
              <w:t>s</w:t>
            </w:r>
            <w:r>
              <w:rPr>
                <w:rFonts w:cs="Calibri"/>
                <w:color w:val="000000" w:themeColor="text1"/>
                <w:sz w:val="18"/>
                <w:szCs w:val="18"/>
              </w:rPr>
              <w:t xml:space="preserve"> (UN World Population Prospects-Adjusted Population Density, v4.11). Unit is persons per square kilometer </w:t>
            </w:r>
          </w:p>
        </w:tc>
        <w:tc>
          <w:tcPr>
            <w:tcW w:w="2626" w:type="dxa"/>
            <w:tcBorders>
              <w:top w:val="nil"/>
              <w:left w:val="nil"/>
              <w:bottom w:val="nil"/>
              <w:right w:val="nil"/>
            </w:tcBorders>
            <w:hideMark/>
          </w:tcPr>
          <w:p w14:paraId="3EB48B33" w14:textId="46287F38"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Center for International Earth Science Information Network, Columbia University </w:t>
            </w:r>
            <w:sdt>
              <w:sdtPr>
                <w:rPr>
                  <w:rFonts w:cs="Calibri"/>
                  <w:sz w:val="18"/>
                  <w:szCs w:val="18"/>
                </w:rPr>
                <w:tag w:val="MENDELEY_CITATION_v3_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"/>
                <w:id w:val="-2018918782"/>
                <w:placeholder>
                  <w:docPart w:val="DefaultPlaceholder_-1854013440"/>
                </w:placeholder>
              </w:sdtPr>
              <w:sdtEndPr>
                <w:rPr>
                  <w:rFonts w:cs="Times New Roman"/>
                  <w:sz w:val="20"/>
                  <w:szCs w:val="20"/>
                </w:rPr>
              </w:sdtEndPr>
              <w:sdtContent>
                <w:ins w:id="421" w:author="Ozodiegwu, Ifeoma" w:date="2023-12-07T16:36:00Z">
                  <w:r w:rsidR="00FE62C3" w:rsidRPr="00FE62C3">
                    <w:t>[40]</w:t>
                  </w:r>
                </w:ins>
                <w:ins w:id="422" w:author="Ifeoma Doreen Ozodiegwu" w:date="2023-12-06T18:39:00Z">
                  <w:del w:id="423" w:author="Ozodiegwu, Ifeoma" w:date="2023-12-07T15:53:00Z">
                    <w:r w:rsidR="00A96CA6" w:rsidRPr="00FE62C3" w:rsidDel="00BE0030">
                      <w:delText>[40]</w:delText>
                    </w:r>
                  </w:del>
                </w:ins>
                <w:ins w:id="424" w:author="chilochibi chiziba" w:date="2023-11-17T14:55:00Z">
                  <w:del w:id="425" w:author="Ozodiegwu, Ifeoma" w:date="2023-12-07T15:53:00Z">
                    <w:r w:rsidR="00577EDE" w:rsidRPr="00FE62C3" w:rsidDel="00BE0030">
                      <w:delText>[39]</w:delText>
                    </w:r>
                  </w:del>
                </w:ins>
                <w:del w:id="426" w:author="Ozodiegwu, Ifeoma" w:date="2023-12-07T15:53:00Z">
                  <w:r w:rsidR="00E76BF6" w:rsidRPr="00FE62C3" w:rsidDel="00BE0030">
                    <w:delText>[38]</w:delText>
                  </w:r>
                </w:del>
              </w:sdtContent>
            </w:sdt>
          </w:p>
        </w:tc>
      </w:tr>
      <w:tr w:rsidR="00F610A7" w14:paraId="7BA02A4E" w14:textId="77777777" w:rsidTr="00D82FB1">
        <w:trPr>
          <w:jc w:val="right"/>
        </w:trPr>
        <w:tc>
          <w:tcPr>
            <w:tcW w:w="2977" w:type="dxa"/>
            <w:tcBorders>
              <w:top w:val="nil"/>
              <w:left w:val="nil"/>
              <w:bottom w:val="nil"/>
              <w:right w:val="nil"/>
            </w:tcBorders>
            <w:hideMark/>
          </w:tcPr>
          <w:p w14:paraId="35116E4F" w14:textId="77777777" w:rsidR="00F610A7" w:rsidRDefault="00F610A7" w:rsidP="00D82FB1">
            <w:pPr>
              <w:pStyle w:val="ListParagraph"/>
              <w:numPr>
                <w:ilvl w:val="0"/>
                <w:numId w:val="32"/>
              </w:numPr>
              <w:spacing w:after="240"/>
              <w:jc w:val="left"/>
              <w:rPr>
                <w:rFonts w:eastAsia="Times New Roman" w:cs="Calibri"/>
                <w:color w:val="000000" w:themeColor="text1"/>
                <w:sz w:val="18"/>
                <w:szCs w:val="18"/>
              </w:rPr>
            </w:pPr>
            <w:r>
              <w:rPr>
                <w:rFonts w:eastAsia="Times New Roman" w:cs="Calibri"/>
                <w:color w:val="000000" w:themeColor="text1"/>
                <w:sz w:val="18"/>
                <w:szCs w:val="18"/>
              </w:rPr>
              <w:t xml:space="preserve">Population density, children five years and under </w:t>
            </w:r>
          </w:p>
        </w:tc>
        <w:tc>
          <w:tcPr>
            <w:tcW w:w="3813" w:type="dxa"/>
            <w:tcBorders>
              <w:top w:val="nil"/>
              <w:left w:val="nil"/>
              <w:bottom w:val="nil"/>
              <w:right w:val="nil"/>
            </w:tcBorders>
            <w:hideMark/>
          </w:tcPr>
          <w:p w14:paraId="78C1929B" w14:textId="77777777"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Estimated population density for children under the age of five in 2020. Unit is number of children per square kilometer </w:t>
            </w:r>
          </w:p>
        </w:tc>
        <w:tc>
          <w:tcPr>
            <w:tcW w:w="2626" w:type="dxa"/>
            <w:tcBorders>
              <w:top w:val="nil"/>
              <w:left w:val="nil"/>
              <w:bottom w:val="nil"/>
              <w:right w:val="nil"/>
            </w:tcBorders>
            <w:hideMark/>
          </w:tcPr>
          <w:p w14:paraId="35223035" w14:textId="1A64335A"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Humanitarian Data Exchange </w:t>
            </w:r>
            <w:sdt>
              <w:sdtPr>
                <w:rPr>
                  <w:rFonts w:cs="Calibri"/>
                  <w:sz w:val="18"/>
                  <w:szCs w:val="18"/>
                </w:rPr>
                <w:tag w:val="MENDELEY_CITATION_v3_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"/>
                <w:id w:val="1304034369"/>
                <w:placeholder>
                  <w:docPart w:val="DefaultPlaceholder_-1854013440"/>
                </w:placeholder>
              </w:sdtPr>
              <w:sdtEndPr>
                <w:rPr>
                  <w:rFonts w:cs="Times New Roman"/>
                  <w:sz w:val="20"/>
                  <w:szCs w:val="20"/>
                </w:rPr>
              </w:sdtEndPr>
              <w:sdtContent>
                <w:ins w:id="427" w:author="Ozodiegwu, Ifeoma" w:date="2023-12-07T16:36:00Z">
                  <w:r w:rsidR="00FE62C3" w:rsidRPr="00FE62C3">
                    <w:t>[41]</w:t>
                  </w:r>
                </w:ins>
                <w:ins w:id="428" w:author="Ifeoma Doreen Ozodiegwu" w:date="2023-12-06T18:39:00Z">
                  <w:del w:id="429" w:author="Ozodiegwu, Ifeoma" w:date="2023-12-07T15:53:00Z">
                    <w:r w:rsidR="00A96CA6" w:rsidRPr="00FE62C3" w:rsidDel="00BE0030">
                      <w:delText>[41]</w:delText>
                    </w:r>
                  </w:del>
                </w:ins>
                <w:ins w:id="430" w:author="chilochibi chiziba" w:date="2023-11-17T14:55:00Z">
                  <w:del w:id="431" w:author="Ozodiegwu, Ifeoma" w:date="2023-12-07T15:53:00Z">
                    <w:r w:rsidR="00577EDE" w:rsidRPr="00FE62C3" w:rsidDel="00BE0030">
                      <w:delText>[40]</w:delText>
                    </w:r>
                  </w:del>
                </w:ins>
                <w:del w:id="432" w:author="Ozodiegwu, Ifeoma" w:date="2023-12-07T15:53:00Z">
                  <w:r w:rsidR="00E76BF6" w:rsidRPr="00FE62C3" w:rsidDel="00BE0030">
                    <w:delText>[39]</w:delText>
                  </w:r>
                </w:del>
              </w:sdtContent>
            </w:sdt>
          </w:p>
        </w:tc>
      </w:tr>
      <w:tr w:rsidR="00F610A7" w14:paraId="44BB966B" w14:textId="77777777" w:rsidTr="00D82FB1">
        <w:trPr>
          <w:jc w:val="right"/>
        </w:trPr>
        <w:tc>
          <w:tcPr>
            <w:tcW w:w="2977" w:type="dxa"/>
            <w:tcBorders>
              <w:top w:val="nil"/>
              <w:left w:val="nil"/>
              <w:bottom w:val="nil"/>
              <w:right w:val="nil"/>
            </w:tcBorders>
            <w:hideMark/>
          </w:tcPr>
          <w:p w14:paraId="4A83F65C" w14:textId="77777777" w:rsidR="00F610A7" w:rsidRDefault="00F610A7" w:rsidP="00D82FB1">
            <w:pPr>
              <w:pStyle w:val="ListParagraph"/>
              <w:numPr>
                <w:ilvl w:val="0"/>
                <w:numId w:val="32"/>
              </w:numPr>
              <w:spacing w:after="240"/>
              <w:jc w:val="left"/>
              <w:rPr>
                <w:rFonts w:eastAsia="Times New Roman" w:cs="Calibri"/>
                <w:color w:val="000000" w:themeColor="text1"/>
                <w:sz w:val="18"/>
                <w:szCs w:val="18"/>
              </w:rPr>
            </w:pPr>
            <w:r>
              <w:rPr>
                <w:rFonts w:eastAsia="Times New Roman" w:cs="Calibri"/>
                <w:color w:val="000000" w:themeColor="text1"/>
                <w:sz w:val="18"/>
                <w:szCs w:val="18"/>
              </w:rPr>
              <w:t xml:space="preserve">% of pregnant women </w:t>
            </w:r>
          </w:p>
        </w:tc>
        <w:tc>
          <w:tcPr>
            <w:tcW w:w="3813" w:type="dxa"/>
            <w:tcBorders>
              <w:top w:val="nil"/>
              <w:left w:val="nil"/>
              <w:bottom w:val="nil"/>
              <w:right w:val="nil"/>
            </w:tcBorders>
            <w:hideMark/>
          </w:tcPr>
          <w:p w14:paraId="438F035C" w14:textId="77777777"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 of pregnant women </w:t>
            </w:r>
          </w:p>
        </w:tc>
        <w:tc>
          <w:tcPr>
            <w:tcW w:w="2626" w:type="dxa"/>
            <w:tcBorders>
              <w:top w:val="nil"/>
              <w:left w:val="nil"/>
              <w:bottom w:val="nil"/>
              <w:right w:val="nil"/>
            </w:tcBorders>
            <w:hideMark/>
          </w:tcPr>
          <w:p w14:paraId="6080B564" w14:textId="46561239"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MIS and DHS </w:t>
            </w:r>
            <w:sdt>
              <w:sdtPr>
                <w:rPr>
                  <w:rFonts w:cs="Calibri"/>
                  <w:sz w:val="18"/>
                  <w:szCs w:val="18"/>
                </w:rPr>
                <w:tag w:val="MENDELEY_CITATION_v3_eyJjaXRhdGlvbklEIjoiTUVOREVMRVlfQ0lUQVRJT05fYjdiODI4OTQtZWVkOS00MDViLTljMmYtNTgxMzIxYWI5NmY1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
                <w:id w:val="-895193023"/>
                <w:placeholder>
                  <w:docPart w:val="DefaultPlaceholder_-1854013440"/>
                </w:placeholder>
              </w:sdtPr>
              <w:sdtEndPr>
                <w:rPr>
                  <w:rFonts w:cs="Times New Roman"/>
                  <w:sz w:val="20"/>
                  <w:szCs w:val="20"/>
                </w:rPr>
              </w:sdtEndPr>
              <w:sdtContent>
                <w:ins w:id="433" w:author="Ozodiegwu, Ifeoma" w:date="2023-12-07T16:36:00Z">
                  <w:r w:rsidR="00FE62C3" w:rsidRPr="00FE62C3">
                    <w:t>[23,35–37]</w:t>
                  </w:r>
                </w:ins>
                <w:ins w:id="434" w:author="Ifeoma Doreen Ozodiegwu" w:date="2023-12-06T18:39:00Z">
                  <w:del w:id="435" w:author="Ozodiegwu, Ifeoma" w:date="2023-12-07T15:53:00Z">
                    <w:r w:rsidR="00A96CA6" w:rsidRPr="00FE62C3" w:rsidDel="00BE0030">
                      <w:delText>[23,35–37]</w:delText>
                    </w:r>
                  </w:del>
                </w:ins>
                <w:ins w:id="436" w:author="chilochibi chiziba" w:date="2023-11-17T14:55:00Z">
                  <w:del w:id="437" w:author="Ozodiegwu, Ifeoma" w:date="2023-12-07T15:53:00Z">
                    <w:r w:rsidR="00577EDE" w:rsidRPr="00FE62C3" w:rsidDel="00BE0030">
                      <w:delText>[23,34–36]</w:delText>
                    </w:r>
                  </w:del>
                </w:ins>
                <w:del w:id="438" w:author="Ozodiegwu, Ifeoma" w:date="2023-12-07T15:53:00Z">
                  <w:r w:rsidR="00E76BF6" w:rsidRPr="00FE62C3" w:rsidDel="00BE0030">
                    <w:delText>[23,33–35]</w:delText>
                  </w:r>
                </w:del>
              </w:sdtContent>
            </w:sdt>
            <w:r>
              <w:rPr>
                <w:rFonts w:cs="Calibri"/>
                <w:color w:val="000000" w:themeColor="text1"/>
                <w:sz w:val="18"/>
                <w:szCs w:val="18"/>
              </w:rPr>
              <w:t xml:space="preserve"> </w:t>
            </w:r>
          </w:p>
        </w:tc>
      </w:tr>
      <w:tr w:rsidR="00F610A7" w14:paraId="77E77BFB" w14:textId="77777777" w:rsidTr="00D82FB1">
        <w:trPr>
          <w:jc w:val="right"/>
        </w:trPr>
        <w:tc>
          <w:tcPr>
            <w:tcW w:w="2977" w:type="dxa"/>
            <w:tcBorders>
              <w:top w:val="nil"/>
              <w:left w:val="nil"/>
              <w:bottom w:val="nil"/>
              <w:right w:val="nil"/>
            </w:tcBorders>
            <w:hideMark/>
          </w:tcPr>
          <w:p w14:paraId="6B865F95" w14:textId="77777777" w:rsidR="00F610A7" w:rsidRDefault="00F610A7" w:rsidP="00D82FB1">
            <w:pPr>
              <w:pStyle w:val="ListParagraph"/>
              <w:numPr>
                <w:ilvl w:val="0"/>
                <w:numId w:val="32"/>
              </w:numPr>
              <w:spacing w:after="240"/>
              <w:jc w:val="left"/>
              <w:rPr>
                <w:rFonts w:eastAsia="Times New Roman" w:cs="Calibri"/>
                <w:color w:val="000000" w:themeColor="text1"/>
                <w:sz w:val="18"/>
                <w:szCs w:val="18"/>
              </w:rPr>
            </w:pPr>
            <w:r>
              <w:rPr>
                <w:rFonts w:eastAsia="Times New Roman" w:cs="Calibri"/>
                <w:color w:val="000000" w:themeColor="text1"/>
                <w:sz w:val="18"/>
                <w:szCs w:val="18"/>
              </w:rPr>
              <w:lastRenderedPageBreak/>
              <w:t xml:space="preserve">% of female population </w:t>
            </w:r>
          </w:p>
        </w:tc>
        <w:tc>
          <w:tcPr>
            <w:tcW w:w="3813" w:type="dxa"/>
            <w:tcBorders>
              <w:top w:val="nil"/>
              <w:left w:val="nil"/>
              <w:bottom w:val="nil"/>
              <w:right w:val="nil"/>
            </w:tcBorders>
            <w:hideMark/>
          </w:tcPr>
          <w:p w14:paraId="1D0DD9BB" w14:textId="77777777"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 of females per cluster </w:t>
            </w:r>
          </w:p>
        </w:tc>
        <w:tc>
          <w:tcPr>
            <w:tcW w:w="2626" w:type="dxa"/>
            <w:tcBorders>
              <w:top w:val="nil"/>
              <w:left w:val="nil"/>
              <w:bottom w:val="nil"/>
              <w:right w:val="nil"/>
            </w:tcBorders>
            <w:hideMark/>
          </w:tcPr>
          <w:p w14:paraId="3766A57D" w14:textId="0706936D"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MIS and DHS </w:t>
            </w:r>
            <w:sdt>
              <w:sdtPr>
                <w:rPr>
                  <w:rFonts w:cs="Calibri"/>
                  <w:sz w:val="18"/>
                  <w:szCs w:val="18"/>
                </w:rPr>
                <w:tag w:val="MENDELEY_CITATION_v3_eyJjaXRhdGlvbklEIjoiTUVOREVMRVlfQ0lUQVRJT05fYjA3ZTk5OTktMWYyMC00ZTFmLWFiZjQtZjJhZjE3Njc2Njdi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
                <w:id w:val="1621497951"/>
                <w:placeholder>
                  <w:docPart w:val="DefaultPlaceholder_-1854013440"/>
                </w:placeholder>
              </w:sdtPr>
              <w:sdtEndPr>
                <w:rPr>
                  <w:rFonts w:cs="Times New Roman"/>
                  <w:sz w:val="20"/>
                  <w:szCs w:val="20"/>
                </w:rPr>
              </w:sdtEndPr>
              <w:sdtContent>
                <w:ins w:id="439" w:author="Ozodiegwu, Ifeoma" w:date="2023-12-07T16:36:00Z">
                  <w:r w:rsidR="00FE62C3" w:rsidRPr="00FE62C3">
                    <w:t>[23,35–37]</w:t>
                  </w:r>
                </w:ins>
                <w:ins w:id="440" w:author="Ifeoma Doreen Ozodiegwu" w:date="2023-12-06T18:39:00Z">
                  <w:del w:id="441" w:author="Ozodiegwu, Ifeoma" w:date="2023-12-07T15:53:00Z">
                    <w:r w:rsidR="00A96CA6" w:rsidRPr="00FE62C3" w:rsidDel="00BE0030">
                      <w:delText>[23,35–37]</w:delText>
                    </w:r>
                  </w:del>
                </w:ins>
                <w:ins w:id="442" w:author="chilochibi chiziba" w:date="2023-11-17T14:55:00Z">
                  <w:del w:id="443" w:author="Ozodiegwu, Ifeoma" w:date="2023-12-07T15:53:00Z">
                    <w:r w:rsidR="00577EDE" w:rsidRPr="00FE62C3" w:rsidDel="00BE0030">
                      <w:delText>[23,34–36]</w:delText>
                    </w:r>
                  </w:del>
                </w:ins>
                <w:del w:id="444" w:author="Ozodiegwu, Ifeoma" w:date="2023-12-07T15:53:00Z">
                  <w:r w:rsidR="00E76BF6" w:rsidRPr="00FE62C3" w:rsidDel="00BE0030">
                    <w:delText>[23,33–35]</w:delText>
                  </w:r>
                </w:del>
              </w:sdtContent>
            </w:sdt>
            <w:r>
              <w:rPr>
                <w:rFonts w:cs="Calibri"/>
                <w:color w:val="000000" w:themeColor="text1"/>
                <w:sz w:val="18"/>
                <w:szCs w:val="18"/>
              </w:rPr>
              <w:t xml:space="preserve"> </w:t>
            </w:r>
          </w:p>
        </w:tc>
      </w:tr>
      <w:tr w:rsidR="00F610A7" w14:paraId="758FD148" w14:textId="77777777" w:rsidTr="00D82FB1">
        <w:trPr>
          <w:jc w:val="right"/>
        </w:trPr>
        <w:tc>
          <w:tcPr>
            <w:tcW w:w="2977" w:type="dxa"/>
            <w:tcBorders>
              <w:top w:val="nil"/>
              <w:left w:val="nil"/>
              <w:bottom w:val="nil"/>
              <w:right w:val="nil"/>
            </w:tcBorders>
            <w:hideMark/>
          </w:tcPr>
          <w:p w14:paraId="068C48A5" w14:textId="77777777" w:rsidR="00F610A7" w:rsidRDefault="00F610A7" w:rsidP="00D82FB1">
            <w:pPr>
              <w:pStyle w:val="ListParagraph"/>
              <w:numPr>
                <w:ilvl w:val="0"/>
                <w:numId w:val="32"/>
              </w:numPr>
              <w:spacing w:after="240"/>
              <w:jc w:val="left"/>
              <w:rPr>
                <w:rFonts w:eastAsia="Times New Roman" w:cs="Calibri"/>
                <w:color w:val="000000" w:themeColor="text1"/>
                <w:sz w:val="18"/>
                <w:szCs w:val="18"/>
              </w:rPr>
            </w:pPr>
            <w:r>
              <w:rPr>
                <w:rFonts w:eastAsia="Times New Roman" w:cs="Calibri"/>
                <w:color w:val="000000" w:themeColor="text1"/>
                <w:sz w:val="18"/>
                <w:szCs w:val="18"/>
              </w:rPr>
              <w:t xml:space="preserve">Median household size </w:t>
            </w:r>
          </w:p>
        </w:tc>
        <w:tc>
          <w:tcPr>
            <w:tcW w:w="3813" w:type="dxa"/>
            <w:tcBorders>
              <w:top w:val="nil"/>
              <w:left w:val="nil"/>
              <w:bottom w:val="nil"/>
              <w:right w:val="nil"/>
            </w:tcBorders>
            <w:hideMark/>
          </w:tcPr>
          <w:p w14:paraId="4ECB8A2D" w14:textId="77777777"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Median household size per cluster </w:t>
            </w:r>
          </w:p>
        </w:tc>
        <w:tc>
          <w:tcPr>
            <w:tcW w:w="2626" w:type="dxa"/>
            <w:tcBorders>
              <w:top w:val="nil"/>
              <w:left w:val="nil"/>
              <w:bottom w:val="nil"/>
              <w:right w:val="nil"/>
            </w:tcBorders>
            <w:hideMark/>
          </w:tcPr>
          <w:p w14:paraId="7180CEF0" w14:textId="3DB16293"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MIS and DHS </w:t>
            </w:r>
            <w:sdt>
              <w:sdtPr>
                <w:rPr>
                  <w:rFonts w:cs="Calibri"/>
                  <w:sz w:val="18"/>
                  <w:szCs w:val="18"/>
                </w:rPr>
                <w:tag w:val="MENDELEY_CITATION_v3_eyJjaXRhdGlvbklEIjoiTUVOREVMRVlfQ0lUQVRJT05fM2E3NWE5ZDgtZTZhNy00ZDYyLWI0YmUtMjhjNDA2NTc5MjVm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
                <w:id w:val="178169749"/>
                <w:placeholder>
                  <w:docPart w:val="DefaultPlaceholder_-1854013440"/>
                </w:placeholder>
              </w:sdtPr>
              <w:sdtEndPr>
                <w:rPr>
                  <w:rFonts w:cs="Times New Roman"/>
                  <w:sz w:val="20"/>
                  <w:szCs w:val="20"/>
                </w:rPr>
              </w:sdtEndPr>
              <w:sdtContent>
                <w:ins w:id="445" w:author="Ozodiegwu, Ifeoma" w:date="2023-12-07T16:36:00Z">
                  <w:r w:rsidR="00FE62C3" w:rsidRPr="00FE62C3">
                    <w:t>[23,35–37]</w:t>
                  </w:r>
                </w:ins>
                <w:ins w:id="446" w:author="Ifeoma Doreen Ozodiegwu" w:date="2023-12-06T18:39:00Z">
                  <w:del w:id="447" w:author="Ozodiegwu, Ifeoma" w:date="2023-12-07T15:53:00Z">
                    <w:r w:rsidR="00A96CA6" w:rsidRPr="00FE62C3" w:rsidDel="00BE0030">
                      <w:delText>[23,35–37]</w:delText>
                    </w:r>
                  </w:del>
                </w:ins>
                <w:ins w:id="448" w:author="chilochibi chiziba" w:date="2023-11-17T14:55:00Z">
                  <w:del w:id="449" w:author="Ozodiegwu, Ifeoma" w:date="2023-12-07T15:53:00Z">
                    <w:r w:rsidR="00577EDE" w:rsidRPr="00FE62C3" w:rsidDel="00BE0030">
                      <w:delText>[23,34–36]</w:delText>
                    </w:r>
                  </w:del>
                </w:ins>
                <w:del w:id="450" w:author="Ozodiegwu, Ifeoma" w:date="2023-12-07T15:53:00Z">
                  <w:r w:rsidR="00E76BF6" w:rsidRPr="00FE62C3" w:rsidDel="00BE0030">
                    <w:delText>[23,33–35]</w:delText>
                  </w:r>
                </w:del>
              </w:sdtContent>
            </w:sdt>
            <w:r>
              <w:rPr>
                <w:rFonts w:cs="Calibri"/>
                <w:color w:val="000000" w:themeColor="text1"/>
                <w:sz w:val="18"/>
                <w:szCs w:val="18"/>
              </w:rPr>
              <w:t xml:space="preserve"> </w:t>
            </w:r>
          </w:p>
        </w:tc>
      </w:tr>
      <w:tr w:rsidR="00F610A7" w14:paraId="7F1CB29E" w14:textId="77777777" w:rsidTr="00D82FB1">
        <w:trPr>
          <w:jc w:val="right"/>
        </w:trPr>
        <w:tc>
          <w:tcPr>
            <w:tcW w:w="2977" w:type="dxa"/>
            <w:tcBorders>
              <w:top w:val="nil"/>
              <w:left w:val="nil"/>
              <w:bottom w:val="nil"/>
              <w:right w:val="nil"/>
            </w:tcBorders>
            <w:hideMark/>
          </w:tcPr>
          <w:p w14:paraId="295CC05A" w14:textId="77777777" w:rsidR="00F610A7" w:rsidRDefault="00F610A7" w:rsidP="00D82FB1">
            <w:pPr>
              <w:pStyle w:val="ListParagraph"/>
              <w:numPr>
                <w:ilvl w:val="0"/>
                <w:numId w:val="32"/>
              </w:numPr>
              <w:spacing w:after="240"/>
              <w:jc w:val="left"/>
              <w:rPr>
                <w:rFonts w:eastAsia="Times New Roman" w:cs="Calibri"/>
                <w:color w:val="000000" w:themeColor="text1"/>
                <w:sz w:val="18"/>
                <w:szCs w:val="18"/>
              </w:rPr>
            </w:pPr>
            <w:r>
              <w:rPr>
                <w:rFonts w:eastAsia="Times New Roman" w:cs="Calibri"/>
                <w:color w:val="000000" w:themeColor="text1"/>
                <w:sz w:val="18"/>
                <w:szCs w:val="18"/>
              </w:rPr>
              <w:t xml:space="preserve">Median age </w:t>
            </w:r>
          </w:p>
        </w:tc>
        <w:tc>
          <w:tcPr>
            <w:tcW w:w="3813" w:type="dxa"/>
            <w:tcBorders>
              <w:top w:val="nil"/>
              <w:left w:val="nil"/>
              <w:bottom w:val="nil"/>
              <w:right w:val="nil"/>
            </w:tcBorders>
            <w:hideMark/>
          </w:tcPr>
          <w:p w14:paraId="664C06A6" w14:textId="77777777"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Median age per cluster </w:t>
            </w:r>
          </w:p>
        </w:tc>
        <w:tc>
          <w:tcPr>
            <w:tcW w:w="2626" w:type="dxa"/>
            <w:tcBorders>
              <w:top w:val="nil"/>
              <w:left w:val="nil"/>
              <w:bottom w:val="nil"/>
              <w:right w:val="nil"/>
            </w:tcBorders>
            <w:hideMark/>
          </w:tcPr>
          <w:p w14:paraId="0DA7F2DD" w14:textId="6374C06E"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MIS and DHS </w:t>
            </w:r>
            <w:sdt>
              <w:sdtPr>
                <w:rPr>
                  <w:rFonts w:cs="Calibri"/>
                  <w:sz w:val="18"/>
                  <w:szCs w:val="18"/>
                </w:rPr>
                <w:tag w:val="MENDELEY_CITATION_v3_eyJjaXRhdGlvbklEIjoiTUVOREVMRVlfQ0lUQVRJT05fNjlmN2MxMjAtNjFlNC00YjNmLWE3OTctM2ZiNjVmOTk5NTA1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
                <w:id w:val="2005236204"/>
                <w:placeholder>
                  <w:docPart w:val="DefaultPlaceholder_-1854013440"/>
                </w:placeholder>
              </w:sdtPr>
              <w:sdtEndPr>
                <w:rPr>
                  <w:rFonts w:cs="Times New Roman"/>
                  <w:sz w:val="20"/>
                  <w:szCs w:val="20"/>
                </w:rPr>
              </w:sdtEndPr>
              <w:sdtContent>
                <w:ins w:id="451" w:author="Ozodiegwu, Ifeoma" w:date="2023-12-07T16:36:00Z">
                  <w:r w:rsidR="00FE62C3" w:rsidRPr="00FE62C3">
                    <w:t>[23,35–37]</w:t>
                  </w:r>
                </w:ins>
                <w:ins w:id="452" w:author="Ifeoma Doreen Ozodiegwu" w:date="2023-12-06T18:39:00Z">
                  <w:del w:id="453" w:author="Ozodiegwu, Ifeoma" w:date="2023-12-07T15:53:00Z">
                    <w:r w:rsidR="00A96CA6" w:rsidRPr="00FE62C3" w:rsidDel="00BE0030">
                      <w:delText>[23,35–37]</w:delText>
                    </w:r>
                  </w:del>
                </w:ins>
                <w:ins w:id="454" w:author="chilochibi chiziba" w:date="2023-11-17T14:55:00Z">
                  <w:del w:id="455" w:author="Ozodiegwu, Ifeoma" w:date="2023-12-07T15:53:00Z">
                    <w:r w:rsidR="00577EDE" w:rsidRPr="00FE62C3" w:rsidDel="00BE0030">
                      <w:delText>[23,34–36]</w:delText>
                    </w:r>
                  </w:del>
                </w:ins>
                <w:del w:id="456" w:author="Ozodiegwu, Ifeoma" w:date="2023-12-07T15:53:00Z">
                  <w:r w:rsidR="00E76BF6" w:rsidRPr="00FE62C3" w:rsidDel="00BE0030">
                    <w:delText>[23,33–35]</w:delText>
                  </w:r>
                </w:del>
              </w:sdtContent>
            </w:sdt>
            <w:r>
              <w:rPr>
                <w:rFonts w:cs="Calibri"/>
                <w:color w:val="000000" w:themeColor="text1"/>
                <w:sz w:val="18"/>
                <w:szCs w:val="18"/>
              </w:rPr>
              <w:t xml:space="preserve"> </w:t>
            </w:r>
          </w:p>
        </w:tc>
      </w:tr>
      <w:tr w:rsidR="00F610A7" w14:paraId="6F8E6AE1" w14:textId="77777777" w:rsidTr="00D82FB1">
        <w:trPr>
          <w:jc w:val="right"/>
        </w:trPr>
        <w:tc>
          <w:tcPr>
            <w:tcW w:w="2977" w:type="dxa"/>
            <w:tcBorders>
              <w:top w:val="nil"/>
              <w:left w:val="nil"/>
              <w:bottom w:val="nil"/>
              <w:right w:val="nil"/>
            </w:tcBorders>
            <w:hideMark/>
          </w:tcPr>
          <w:p w14:paraId="0AFD494B" w14:textId="77777777" w:rsidR="00F610A7" w:rsidRDefault="00F610A7" w:rsidP="00D82FB1">
            <w:pPr>
              <w:pStyle w:val="ListParagraph"/>
              <w:numPr>
                <w:ilvl w:val="0"/>
                <w:numId w:val="32"/>
              </w:numPr>
              <w:spacing w:after="240"/>
              <w:jc w:val="left"/>
              <w:rPr>
                <w:rFonts w:eastAsia="Times New Roman" w:cs="Calibri"/>
                <w:color w:val="000000" w:themeColor="text1"/>
                <w:sz w:val="18"/>
                <w:szCs w:val="18"/>
              </w:rPr>
            </w:pPr>
            <w:r>
              <w:rPr>
                <w:rFonts w:eastAsia="Times New Roman" w:cs="Calibri"/>
                <w:color w:val="000000" w:themeColor="text1"/>
                <w:sz w:val="18"/>
                <w:szCs w:val="18"/>
              </w:rPr>
              <w:t xml:space="preserve">State </w:t>
            </w:r>
          </w:p>
        </w:tc>
        <w:tc>
          <w:tcPr>
            <w:tcW w:w="3813" w:type="dxa"/>
            <w:tcBorders>
              <w:top w:val="nil"/>
              <w:left w:val="nil"/>
              <w:bottom w:val="nil"/>
              <w:right w:val="nil"/>
            </w:tcBorders>
            <w:hideMark/>
          </w:tcPr>
          <w:p w14:paraId="31F17952" w14:textId="77777777"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State where the cluster is located </w:t>
            </w:r>
          </w:p>
        </w:tc>
        <w:tc>
          <w:tcPr>
            <w:tcW w:w="2626" w:type="dxa"/>
            <w:tcBorders>
              <w:top w:val="nil"/>
              <w:left w:val="nil"/>
              <w:bottom w:val="nil"/>
              <w:right w:val="nil"/>
            </w:tcBorders>
            <w:hideMark/>
          </w:tcPr>
          <w:p w14:paraId="17C805AD" w14:textId="3B062282"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MIS and DHS </w:t>
            </w:r>
            <w:sdt>
              <w:sdtPr>
                <w:rPr>
                  <w:rFonts w:cs="Calibri"/>
                  <w:sz w:val="18"/>
                  <w:szCs w:val="18"/>
                </w:rPr>
                <w:tag w:val="MENDELEY_CITATION_v3_eyJjaXRhdGlvbklEIjoiTUVOREVMRVlfQ0lUQVRJT05fZWZlYWNhZDItZDA1Ny00ZWI5LWIyNzMtMzVjODU4ZmQ4Yjgw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
                <w:id w:val="-1077365123"/>
                <w:placeholder>
                  <w:docPart w:val="DefaultPlaceholder_-1854013440"/>
                </w:placeholder>
              </w:sdtPr>
              <w:sdtEndPr>
                <w:rPr>
                  <w:rFonts w:cs="Times New Roman"/>
                  <w:sz w:val="20"/>
                  <w:szCs w:val="20"/>
                </w:rPr>
              </w:sdtEndPr>
              <w:sdtContent>
                <w:ins w:id="457" w:author="Ozodiegwu, Ifeoma" w:date="2023-12-07T16:36:00Z">
                  <w:r w:rsidR="00FE62C3" w:rsidRPr="00FE62C3">
                    <w:t>[23,35–37]</w:t>
                  </w:r>
                </w:ins>
                <w:ins w:id="458" w:author="Ifeoma Doreen Ozodiegwu" w:date="2023-12-06T18:39:00Z">
                  <w:del w:id="459" w:author="Ozodiegwu, Ifeoma" w:date="2023-12-07T15:53:00Z">
                    <w:r w:rsidR="00A96CA6" w:rsidRPr="00FE62C3" w:rsidDel="00BE0030">
                      <w:delText>[23,35–37]</w:delText>
                    </w:r>
                  </w:del>
                </w:ins>
                <w:ins w:id="460" w:author="chilochibi chiziba" w:date="2023-11-17T14:55:00Z">
                  <w:del w:id="461" w:author="Ozodiegwu, Ifeoma" w:date="2023-12-07T15:53:00Z">
                    <w:r w:rsidR="00577EDE" w:rsidRPr="00FE62C3" w:rsidDel="00BE0030">
                      <w:delText>[23,34–36]</w:delText>
                    </w:r>
                  </w:del>
                </w:ins>
                <w:del w:id="462" w:author="Ozodiegwu, Ifeoma" w:date="2023-12-07T15:53:00Z">
                  <w:r w:rsidR="00E76BF6" w:rsidRPr="00FE62C3" w:rsidDel="00BE0030">
                    <w:delText>[23,33–35]</w:delText>
                  </w:r>
                </w:del>
              </w:sdtContent>
            </w:sdt>
            <w:r>
              <w:rPr>
                <w:rFonts w:cs="Calibri"/>
                <w:color w:val="000000" w:themeColor="text1"/>
                <w:sz w:val="18"/>
                <w:szCs w:val="18"/>
              </w:rPr>
              <w:t xml:space="preserve"> </w:t>
            </w:r>
          </w:p>
        </w:tc>
      </w:tr>
      <w:tr w:rsidR="00F610A7" w14:paraId="650EDEB9" w14:textId="77777777" w:rsidTr="00D82FB1">
        <w:trPr>
          <w:jc w:val="right"/>
        </w:trPr>
        <w:tc>
          <w:tcPr>
            <w:tcW w:w="2977" w:type="dxa"/>
            <w:tcBorders>
              <w:top w:val="nil"/>
              <w:left w:val="nil"/>
              <w:bottom w:val="nil"/>
              <w:right w:val="nil"/>
            </w:tcBorders>
            <w:hideMark/>
          </w:tcPr>
          <w:p w14:paraId="45A719F2" w14:textId="77777777" w:rsidR="00F610A7" w:rsidRDefault="00F610A7" w:rsidP="00D82FB1">
            <w:pPr>
              <w:pStyle w:val="ListParagraph"/>
              <w:numPr>
                <w:ilvl w:val="0"/>
                <w:numId w:val="32"/>
              </w:numPr>
              <w:spacing w:after="240"/>
              <w:jc w:val="left"/>
              <w:rPr>
                <w:rFonts w:eastAsia="Times New Roman" w:cs="Calibri"/>
                <w:color w:val="000000" w:themeColor="text1"/>
                <w:sz w:val="18"/>
                <w:szCs w:val="18"/>
              </w:rPr>
            </w:pPr>
            <w:r>
              <w:rPr>
                <w:rFonts w:eastAsia="Times New Roman" w:cs="Calibri"/>
                <w:color w:val="000000" w:themeColor="text1"/>
                <w:sz w:val="18"/>
                <w:szCs w:val="18"/>
              </w:rPr>
              <w:t xml:space="preserve">Region </w:t>
            </w:r>
          </w:p>
        </w:tc>
        <w:tc>
          <w:tcPr>
            <w:tcW w:w="3813" w:type="dxa"/>
            <w:tcBorders>
              <w:top w:val="nil"/>
              <w:left w:val="nil"/>
              <w:bottom w:val="nil"/>
              <w:right w:val="nil"/>
            </w:tcBorders>
            <w:hideMark/>
          </w:tcPr>
          <w:p w14:paraId="369B3B72" w14:textId="77777777"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Geopolitical region where the cluster is located (Geopolitical regions in Nigeria are six – North East, North West, North Central, South East, South West, South South)</w:t>
            </w:r>
          </w:p>
        </w:tc>
        <w:tc>
          <w:tcPr>
            <w:tcW w:w="2626" w:type="dxa"/>
            <w:tcBorders>
              <w:top w:val="nil"/>
              <w:left w:val="nil"/>
              <w:bottom w:val="nil"/>
              <w:right w:val="nil"/>
            </w:tcBorders>
            <w:hideMark/>
          </w:tcPr>
          <w:p w14:paraId="7C4458C8" w14:textId="4EB716D7"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MIS and DHS </w:t>
            </w:r>
            <w:sdt>
              <w:sdtPr>
                <w:rPr>
                  <w:rFonts w:cs="Calibri"/>
                  <w:sz w:val="18"/>
                  <w:szCs w:val="18"/>
                </w:rPr>
                <w:tag w:val="MENDELEY_CITATION_v3_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"/>
                <w:id w:val="1813048445"/>
                <w:placeholder>
                  <w:docPart w:val="DefaultPlaceholder_-1854013440"/>
                </w:placeholder>
              </w:sdtPr>
              <w:sdtEndPr>
                <w:rPr>
                  <w:rFonts w:cs="Times New Roman"/>
                  <w:sz w:val="20"/>
                  <w:szCs w:val="20"/>
                </w:rPr>
              </w:sdtEndPr>
              <w:sdtContent>
                <w:ins w:id="463" w:author="Ozodiegwu, Ifeoma" w:date="2023-12-07T16:36:00Z">
                  <w:r w:rsidR="00FE62C3" w:rsidRPr="00FE62C3">
                    <w:t>[23,35,36]</w:t>
                  </w:r>
                </w:ins>
                <w:ins w:id="464" w:author="Ifeoma Doreen Ozodiegwu" w:date="2023-12-06T18:39:00Z">
                  <w:del w:id="465" w:author="Ozodiegwu, Ifeoma" w:date="2023-12-07T15:53:00Z">
                    <w:r w:rsidR="00A96CA6" w:rsidRPr="00FE62C3" w:rsidDel="00BE0030">
                      <w:delText>[23,35,36]</w:delText>
                    </w:r>
                  </w:del>
                </w:ins>
                <w:ins w:id="466" w:author="chilochibi chiziba" w:date="2023-11-17T14:55:00Z">
                  <w:del w:id="467" w:author="Ozodiegwu, Ifeoma" w:date="2023-12-07T15:53:00Z">
                    <w:r w:rsidR="00577EDE" w:rsidRPr="00FE62C3" w:rsidDel="00BE0030">
                      <w:delText>[23,34,35]</w:delText>
                    </w:r>
                  </w:del>
                </w:ins>
                <w:del w:id="468" w:author="Ozodiegwu, Ifeoma" w:date="2023-12-07T15:53:00Z">
                  <w:r w:rsidR="00E76BF6" w:rsidRPr="00FE62C3" w:rsidDel="00BE0030">
                    <w:delText>[23,33,34]</w:delText>
                  </w:r>
                </w:del>
              </w:sdtContent>
            </w:sdt>
            <w:r>
              <w:rPr>
                <w:rFonts w:cs="Calibri"/>
                <w:color w:val="000000" w:themeColor="text1"/>
                <w:sz w:val="18"/>
                <w:szCs w:val="18"/>
              </w:rPr>
              <w:t xml:space="preserve"> </w:t>
            </w:r>
          </w:p>
        </w:tc>
      </w:tr>
      <w:tr w:rsidR="00F610A7" w14:paraId="0D302F4B" w14:textId="77777777" w:rsidTr="00D82FB1">
        <w:trPr>
          <w:jc w:val="right"/>
        </w:trPr>
        <w:tc>
          <w:tcPr>
            <w:tcW w:w="2977" w:type="dxa"/>
            <w:tcBorders>
              <w:top w:val="nil"/>
              <w:left w:val="nil"/>
              <w:bottom w:val="nil"/>
              <w:right w:val="nil"/>
            </w:tcBorders>
            <w:hideMark/>
          </w:tcPr>
          <w:p w14:paraId="068358F8" w14:textId="77777777" w:rsidR="00F610A7" w:rsidRDefault="00F610A7" w:rsidP="00D82FB1">
            <w:pPr>
              <w:jc w:val="left"/>
              <w:rPr>
                <w:rFonts w:eastAsia="Times New Roman" w:cs="Calibri"/>
                <w:i/>
                <w:color w:val="000000" w:themeColor="text1"/>
                <w:sz w:val="18"/>
                <w:szCs w:val="18"/>
              </w:rPr>
            </w:pPr>
            <w:r>
              <w:rPr>
                <w:rFonts w:eastAsia="Times New Roman" w:cs="Calibri"/>
                <w:i/>
                <w:color w:val="000000" w:themeColor="text1"/>
                <w:sz w:val="18"/>
                <w:szCs w:val="18"/>
              </w:rPr>
              <w:t xml:space="preserve">Behavioral factors </w:t>
            </w:r>
          </w:p>
        </w:tc>
        <w:tc>
          <w:tcPr>
            <w:tcW w:w="3813" w:type="dxa"/>
            <w:tcBorders>
              <w:top w:val="nil"/>
              <w:left w:val="nil"/>
              <w:bottom w:val="nil"/>
              <w:right w:val="nil"/>
            </w:tcBorders>
          </w:tcPr>
          <w:p w14:paraId="77F8DBEF" w14:textId="77777777" w:rsidR="00F610A7" w:rsidRDefault="00F610A7" w:rsidP="001D0C84">
            <w:pPr>
              <w:pStyle w:val="MDPI42tablebody"/>
              <w:spacing w:after="240" w:line="240" w:lineRule="auto"/>
              <w:jc w:val="right"/>
              <w:rPr>
                <w:rFonts w:cs="Calibri"/>
                <w:color w:val="000000" w:themeColor="text1"/>
                <w:sz w:val="18"/>
                <w:szCs w:val="18"/>
              </w:rPr>
            </w:pPr>
          </w:p>
        </w:tc>
        <w:tc>
          <w:tcPr>
            <w:tcW w:w="2626" w:type="dxa"/>
            <w:tcBorders>
              <w:top w:val="nil"/>
              <w:left w:val="nil"/>
              <w:bottom w:val="nil"/>
              <w:right w:val="nil"/>
            </w:tcBorders>
          </w:tcPr>
          <w:p w14:paraId="211A68B8" w14:textId="77777777" w:rsidR="00F610A7" w:rsidRDefault="00F610A7" w:rsidP="001D0C84">
            <w:pPr>
              <w:pStyle w:val="MDPI42tablebody"/>
              <w:spacing w:after="240" w:line="240" w:lineRule="auto"/>
              <w:jc w:val="right"/>
              <w:rPr>
                <w:rFonts w:cs="Calibri"/>
                <w:color w:val="000000" w:themeColor="text1"/>
                <w:sz w:val="18"/>
                <w:szCs w:val="18"/>
              </w:rPr>
            </w:pPr>
          </w:p>
        </w:tc>
      </w:tr>
      <w:tr w:rsidR="00F610A7" w14:paraId="42052800" w14:textId="77777777" w:rsidTr="00D82FB1">
        <w:trPr>
          <w:jc w:val="right"/>
        </w:trPr>
        <w:tc>
          <w:tcPr>
            <w:tcW w:w="2977" w:type="dxa"/>
            <w:tcBorders>
              <w:top w:val="nil"/>
              <w:left w:val="nil"/>
              <w:bottom w:val="nil"/>
              <w:right w:val="nil"/>
            </w:tcBorders>
            <w:hideMark/>
          </w:tcPr>
          <w:p w14:paraId="0C92F890" w14:textId="77777777" w:rsidR="00F610A7" w:rsidRDefault="00F610A7" w:rsidP="00D82FB1">
            <w:pPr>
              <w:pStyle w:val="ListParagraph"/>
              <w:numPr>
                <w:ilvl w:val="0"/>
                <w:numId w:val="32"/>
              </w:numPr>
              <w:spacing w:after="240"/>
              <w:jc w:val="left"/>
              <w:rPr>
                <w:rFonts w:eastAsia="Times New Roman" w:cs="Calibri"/>
                <w:i/>
                <w:color w:val="000000" w:themeColor="text1"/>
                <w:sz w:val="18"/>
                <w:szCs w:val="18"/>
              </w:rPr>
            </w:pPr>
            <w:r>
              <w:rPr>
                <w:rFonts w:eastAsia="Times New Roman" w:cs="Calibri"/>
                <w:color w:val="000000" w:themeColor="text1"/>
                <w:sz w:val="18"/>
                <w:szCs w:val="18"/>
              </w:rPr>
              <w:t xml:space="preserve">% of individuals using </w:t>
            </w:r>
            <w:proofErr w:type="spellStart"/>
            <w:r>
              <w:rPr>
                <w:rFonts w:eastAsia="Times New Roman" w:cs="Calibri"/>
                <w:color w:val="000000" w:themeColor="text1"/>
                <w:sz w:val="18"/>
                <w:szCs w:val="18"/>
              </w:rPr>
              <w:t>bednets</w:t>
            </w:r>
            <w:proofErr w:type="spellEnd"/>
          </w:p>
        </w:tc>
        <w:tc>
          <w:tcPr>
            <w:tcW w:w="3813" w:type="dxa"/>
            <w:tcBorders>
              <w:top w:val="nil"/>
              <w:left w:val="nil"/>
              <w:bottom w:val="nil"/>
              <w:right w:val="nil"/>
            </w:tcBorders>
            <w:hideMark/>
          </w:tcPr>
          <w:p w14:paraId="7D565525" w14:textId="77777777"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 of cluster population that slept under a treated </w:t>
            </w:r>
            <w:proofErr w:type="spellStart"/>
            <w:r>
              <w:rPr>
                <w:rFonts w:cs="Calibri"/>
                <w:color w:val="000000" w:themeColor="text1"/>
                <w:sz w:val="18"/>
                <w:szCs w:val="18"/>
              </w:rPr>
              <w:t>bednet</w:t>
            </w:r>
            <w:proofErr w:type="spellEnd"/>
            <w:r>
              <w:rPr>
                <w:rFonts w:cs="Calibri"/>
                <w:color w:val="000000" w:themeColor="text1"/>
                <w:sz w:val="18"/>
                <w:szCs w:val="18"/>
              </w:rPr>
              <w:t xml:space="preserve"> the night before the survey </w:t>
            </w:r>
          </w:p>
        </w:tc>
        <w:tc>
          <w:tcPr>
            <w:tcW w:w="2626" w:type="dxa"/>
            <w:tcBorders>
              <w:top w:val="nil"/>
              <w:left w:val="nil"/>
              <w:bottom w:val="nil"/>
              <w:right w:val="nil"/>
            </w:tcBorders>
            <w:hideMark/>
          </w:tcPr>
          <w:p w14:paraId="740D6C6B" w14:textId="565973BC"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MIS and DHS </w:t>
            </w:r>
            <w:sdt>
              <w:sdtPr>
                <w:rPr>
                  <w:rFonts w:cs="Calibri"/>
                  <w:sz w:val="18"/>
                  <w:szCs w:val="18"/>
                </w:rPr>
                <w:tag w:val="MENDELEY_CITATION_v3_eyJjaXRhdGlvbklEIjoiTUVOREVMRVlfQ0lUQVRJT05fZjcyN2M5MDMtYmNmYi00ZmVjLWJjMjctOTRkN2NlM2Y4MmU3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
                <w:id w:val="1179383819"/>
                <w:placeholder>
                  <w:docPart w:val="DefaultPlaceholder_-1854013440"/>
                </w:placeholder>
              </w:sdtPr>
              <w:sdtEndPr>
                <w:rPr>
                  <w:rFonts w:cs="Times New Roman"/>
                  <w:sz w:val="20"/>
                  <w:szCs w:val="20"/>
                </w:rPr>
              </w:sdtEndPr>
              <w:sdtContent>
                <w:ins w:id="469" w:author="Ozodiegwu, Ifeoma" w:date="2023-12-07T16:36:00Z">
                  <w:r w:rsidR="00FE62C3" w:rsidRPr="00FE62C3">
                    <w:t>[23,35–37]</w:t>
                  </w:r>
                </w:ins>
                <w:ins w:id="470" w:author="Ifeoma Doreen Ozodiegwu" w:date="2023-12-06T18:39:00Z">
                  <w:del w:id="471" w:author="Ozodiegwu, Ifeoma" w:date="2023-12-07T15:53:00Z">
                    <w:r w:rsidR="00A96CA6" w:rsidRPr="00FE62C3" w:rsidDel="00BE0030">
                      <w:delText>[23,35–37]</w:delText>
                    </w:r>
                  </w:del>
                </w:ins>
                <w:ins w:id="472" w:author="chilochibi chiziba" w:date="2023-11-17T14:55:00Z">
                  <w:del w:id="473" w:author="Ozodiegwu, Ifeoma" w:date="2023-12-07T15:53:00Z">
                    <w:r w:rsidR="00577EDE" w:rsidRPr="00FE62C3" w:rsidDel="00BE0030">
                      <w:delText>[23,34–36]</w:delText>
                    </w:r>
                  </w:del>
                </w:ins>
                <w:del w:id="474" w:author="Ozodiegwu, Ifeoma" w:date="2023-12-07T15:53:00Z">
                  <w:r w:rsidR="00E76BF6" w:rsidRPr="00FE62C3" w:rsidDel="00BE0030">
                    <w:delText>[23,33–35]</w:delText>
                  </w:r>
                </w:del>
              </w:sdtContent>
            </w:sdt>
            <w:r>
              <w:rPr>
                <w:rFonts w:cs="Calibri"/>
                <w:color w:val="000000" w:themeColor="text1"/>
                <w:sz w:val="18"/>
                <w:szCs w:val="18"/>
              </w:rPr>
              <w:t xml:space="preserve"> </w:t>
            </w:r>
          </w:p>
        </w:tc>
      </w:tr>
      <w:tr w:rsidR="00F610A7" w14:paraId="10D23D3F" w14:textId="77777777" w:rsidTr="00D82FB1">
        <w:trPr>
          <w:jc w:val="right"/>
        </w:trPr>
        <w:tc>
          <w:tcPr>
            <w:tcW w:w="2977" w:type="dxa"/>
            <w:tcBorders>
              <w:top w:val="nil"/>
              <w:left w:val="nil"/>
              <w:bottom w:val="nil"/>
              <w:right w:val="nil"/>
            </w:tcBorders>
            <w:hideMark/>
          </w:tcPr>
          <w:p w14:paraId="5ADC6DD4" w14:textId="77777777" w:rsidR="00F610A7" w:rsidRDefault="00F610A7" w:rsidP="00D82FB1">
            <w:pPr>
              <w:pStyle w:val="ListParagraph"/>
              <w:numPr>
                <w:ilvl w:val="0"/>
                <w:numId w:val="32"/>
              </w:numPr>
              <w:spacing w:after="240"/>
              <w:jc w:val="left"/>
              <w:rPr>
                <w:rFonts w:eastAsia="Times New Roman" w:cs="Calibri"/>
                <w:color w:val="000000" w:themeColor="text1"/>
                <w:sz w:val="18"/>
                <w:szCs w:val="18"/>
              </w:rPr>
            </w:pPr>
            <w:r>
              <w:rPr>
                <w:rFonts w:eastAsia="Times New Roman" w:cs="Calibri"/>
                <w:color w:val="000000" w:themeColor="text1"/>
                <w:sz w:val="18"/>
                <w:szCs w:val="18"/>
              </w:rPr>
              <w:t xml:space="preserve">% of children 6 – 59 months using </w:t>
            </w:r>
            <w:proofErr w:type="spellStart"/>
            <w:r>
              <w:rPr>
                <w:rFonts w:eastAsia="Times New Roman" w:cs="Calibri"/>
                <w:color w:val="000000" w:themeColor="text1"/>
                <w:sz w:val="18"/>
                <w:szCs w:val="18"/>
              </w:rPr>
              <w:t>bednets</w:t>
            </w:r>
            <w:proofErr w:type="spellEnd"/>
            <w:r>
              <w:rPr>
                <w:rFonts w:eastAsia="Times New Roman" w:cs="Calibri"/>
                <w:color w:val="000000" w:themeColor="text1"/>
                <w:sz w:val="18"/>
                <w:szCs w:val="18"/>
              </w:rPr>
              <w:t>, among those tested by microscopy</w:t>
            </w:r>
          </w:p>
        </w:tc>
        <w:tc>
          <w:tcPr>
            <w:tcW w:w="3813" w:type="dxa"/>
            <w:tcBorders>
              <w:top w:val="nil"/>
              <w:left w:val="nil"/>
              <w:bottom w:val="nil"/>
              <w:right w:val="nil"/>
            </w:tcBorders>
            <w:hideMark/>
          </w:tcPr>
          <w:p w14:paraId="556E3216" w14:textId="77777777"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 of children 6 – 59 months tested for malaria by microscopy that slept under a treated </w:t>
            </w:r>
            <w:proofErr w:type="spellStart"/>
            <w:r>
              <w:rPr>
                <w:rFonts w:cs="Calibri"/>
                <w:color w:val="000000" w:themeColor="text1"/>
                <w:sz w:val="18"/>
                <w:szCs w:val="18"/>
              </w:rPr>
              <w:t>bednet</w:t>
            </w:r>
            <w:proofErr w:type="spellEnd"/>
            <w:r>
              <w:rPr>
                <w:rFonts w:cs="Calibri"/>
                <w:color w:val="000000" w:themeColor="text1"/>
                <w:sz w:val="18"/>
                <w:szCs w:val="18"/>
              </w:rPr>
              <w:t xml:space="preserve"> the night before the survey </w:t>
            </w:r>
          </w:p>
        </w:tc>
        <w:tc>
          <w:tcPr>
            <w:tcW w:w="2626" w:type="dxa"/>
            <w:tcBorders>
              <w:top w:val="nil"/>
              <w:left w:val="nil"/>
              <w:bottom w:val="nil"/>
              <w:right w:val="nil"/>
            </w:tcBorders>
            <w:hideMark/>
          </w:tcPr>
          <w:p w14:paraId="7F84482F" w14:textId="3D756085"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MIS and DHS </w:t>
            </w:r>
            <w:sdt>
              <w:sdtPr>
                <w:rPr>
                  <w:rFonts w:cs="Calibri"/>
                  <w:sz w:val="18"/>
                  <w:szCs w:val="18"/>
                </w:rPr>
                <w:tag w:val="MENDELEY_CITATION_v3_eyJjaXRhdGlvbklEIjoiTUVOREVMRVlfQ0lUQVRJT05fOTY0MGZiY2QtMGQ1Zi00ZjI0LWJhNjAtYzA1OWE4ZTkwNjFh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
                <w:id w:val="-882643707"/>
                <w:placeholder>
                  <w:docPart w:val="DefaultPlaceholder_-1854013440"/>
                </w:placeholder>
              </w:sdtPr>
              <w:sdtEndPr>
                <w:rPr>
                  <w:rFonts w:cs="Times New Roman"/>
                  <w:sz w:val="20"/>
                  <w:szCs w:val="20"/>
                </w:rPr>
              </w:sdtEndPr>
              <w:sdtContent>
                <w:ins w:id="475" w:author="Ozodiegwu, Ifeoma" w:date="2023-12-07T16:36:00Z">
                  <w:r w:rsidR="00FE62C3" w:rsidRPr="00FE62C3">
                    <w:t>[23,35–37]</w:t>
                  </w:r>
                </w:ins>
                <w:ins w:id="476" w:author="Ifeoma Doreen Ozodiegwu" w:date="2023-12-06T18:39:00Z">
                  <w:del w:id="477" w:author="Ozodiegwu, Ifeoma" w:date="2023-12-07T15:53:00Z">
                    <w:r w:rsidR="00A96CA6" w:rsidRPr="00FE62C3" w:rsidDel="00BE0030">
                      <w:delText>[23,35–37]</w:delText>
                    </w:r>
                  </w:del>
                </w:ins>
                <w:ins w:id="478" w:author="chilochibi chiziba" w:date="2023-11-17T14:55:00Z">
                  <w:del w:id="479" w:author="Ozodiegwu, Ifeoma" w:date="2023-12-07T15:53:00Z">
                    <w:r w:rsidR="00577EDE" w:rsidRPr="00FE62C3" w:rsidDel="00BE0030">
                      <w:delText>[23,34–36]</w:delText>
                    </w:r>
                  </w:del>
                </w:ins>
                <w:del w:id="480" w:author="Ozodiegwu, Ifeoma" w:date="2023-12-07T15:53:00Z">
                  <w:r w:rsidR="00E76BF6" w:rsidRPr="00FE62C3" w:rsidDel="00BE0030">
                    <w:delText>[23,33–35]</w:delText>
                  </w:r>
                </w:del>
              </w:sdtContent>
            </w:sdt>
            <w:r>
              <w:rPr>
                <w:rFonts w:cs="Calibri"/>
                <w:color w:val="000000" w:themeColor="text1"/>
                <w:sz w:val="18"/>
                <w:szCs w:val="18"/>
              </w:rPr>
              <w:t xml:space="preserve"> </w:t>
            </w:r>
          </w:p>
        </w:tc>
      </w:tr>
      <w:tr w:rsidR="00F610A7" w14:paraId="1487607C" w14:textId="77777777" w:rsidTr="00D82FB1">
        <w:trPr>
          <w:jc w:val="right"/>
        </w:trPr>
        <w:tc>
          <w:tcPr>
            <w:tcW w:w="2977" w:type="dxa"/>
            <w:tcBorders>
              <w:top w:val="nil"/>
              <w:left w:val="nil"/>
              <w:bottom w:val="nil"/>
              <w:right w:val="nil"/>
            </w:tcBorders>
            <w:hideMark/>
          </w:tcPr>
          <w:p w14:paraId="6C844B43" w14:textId="77777777" w:rsidR="00F610A7" w:rsidRDefault="00F610A7" w:rsidP="00D82FB1">
            <w:pPr>
              <w:pStyle w:val="ListParagraph"/>
              <w:numPr>
                <w:ilvl w:val="0"/>
                <w:numId w:val="32"/>
              </w:numPr>
              <w:spacing w:after="240"/>
              <w:jc w:val="left"/>
              <w:rPr>
                <w:rFonts w:eastAsia="Times New Roman" w:cs="Calibri"/>
                <w:color w:val="000000" w:themeColor="text1"/>
                <w:sz w:val="18"/>
                <w:szCs w:val="18"/>
              </w:rPr>
            </w:pPr>
            <w:r>
              <w:rPr>
                <w:rFonts w:eastAsia="Times New Roman" w:cs="Calibri"/>
                <w:color w:val="000000" w:themeColor="text1"/>
                <w:sz w:val="18"/>
                <w:szCs w:val="18"/>
              </w:rPr>
              <w:t xml:space="preserve">% of U5 children that sought medical treatment for fever  </w:t>
            </w:r>
          </w:p>
        </w:tc>
        <w:tc>
          <w:tcPr>
            <w:tcW w:w="3813" w:type="dxa"/>
            <w:tcBorders>
              <w:top w:val="nil"/>
              <w:left w:val="nil"/>
              <w:bottom w:val="nil"/>
              <w:right w:val="nil"/>
            </w:tcBorders>
            <w:hideMark/>
          </w:tcPr>
          <w:p w14:paraId="2A483E14" w14:textId="77777777"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of children under the age of five that received medical treatment given that they had fever or cough in the two weeks before the survey. Medical treatment must be received in the public sector or medical private sector except for pharmacy</w:t>
            </w:r>
          </w:p>
        </w:tc>
        <w:tc>
          <w:tcPr>
            <w:tcW w:w="2626" w:type="dxa"/>
            <w:tcBorders>
              <w:top w:val="nil"/>
              <w:left w:val="nil"/>
              <w:bottom w:val="nil"/>
              <w:right w:val="nil"/>
            </w:tcBorders>
            <w:hideMark/>
          </w:tcPr>
          <w:p w14:paraId="30825F1B" w14:textId="2C79727E"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MIS and DHS </w:t>
            </w:r>
            <w:sdt>
              <w:sdtPr>
                <w:rPr>
                  <w:rFonts w:cs="Calibri"/>
                  <w:sz w:val="18"/>
                  <w:szCs w:val="18"/>
                </w:rPr>
                <w:tag w:val="MENDELEY_CITATION_v3_eyJjaXRhdGlvbklEIjoiTUVOREVMRVlfQ0lUQVRJT05fZTM1ZjZiMzAtNTllZi00YmU1LWE5ZjAtMmRlM2VkM2ZjYzk2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
                <w:id w:val="-726987359"/>
                <w:placeholder>
                  <w:docPart w:val="DefaultPlaceholder_-1854013440"/>
                </w:placeholder>
              </w:sdtPr>
              <w:sdtEndPr>
                <w:rPr>
                  <w:rFonts w:cs="Times New Roman"/>
                  <w:sz w:val="20"/>
                  <w:szCs w:val="20"/>
                </w:rPr>
              </w:sdtEndPr>
              <w:sdtContent>
                <w:ins w:id="481" w:author="Ozodiegwu, Ifeoma" w:date="2023-12-07T16:36:00Z">
                  <w:r w:rsidR="00FE62C3" w:rsidRPr="00FE62C3">
                    <w:t>[23,35–37]</w:t>
                  </w:r>
                </w:ins>
                <w:ins w:id="482" w:author="Ifeoma Doreen Ozodiegwu" w:date="2023-12-06T18:39:00Z">
                  <w:del w:id="483" w:author="Ozodiegwu, Ifeoma" w:date="2023-12-07T15:53:00Z">
                    <w:r w:rsidR="00A96CA6" w:rsidRPr="00FE62C3" w:rsidDel="00BE0030">
                      <w:delText>[23,35–37]</w:delText>
                    </w:r>
                  </w:del>
                </w:ins>
                <w:ins w:id="484" w:author="chilochibi chiziba" w:date="2023-11-17T14:55:00Z">
                  <w:del w:id="485" w:author="Ozodiegwu, Ifeoma" w:date="2023-12-07T15:53:00Z">
                    <w:r w:rsidR="00577EDE" w:rsidRPr="00FE62C3" w:rsidDel="00BE0030">
                      <w:delText>[23,34–36]</w:delText>
                    </w:r>
                  </w:del>
                </w:ins>
                <w:del w:id="486" w:author="Ozodiegwu, Ifeoma" w:date="2023-12-07T15:53:00Z">
                  <w:r w:rsidR="00E76BF6" w:rsidRPr="00FE62C3" w:rsidDel="00BE0030">
                    <w:delText>[23,33–35]</w:delText>
                  </w:r>
                </w:del>
              </w:sdtContent>
            </w:sdt>
            <w:r>
              <w:rPr>
                <w:rFonts w:cs="Calibri"/>
                <w:color w:val="000000" w:themeColor="text1"/>
                <w:sz w:val="18"/>
                <w:szCs w:val="18"/>
              </w:rPr>
              <w:t xml:space="preserve"> </w:t>
            </w:r>
          </w:p>
        </w:tc>
      </w:tr>
      <w:tr w:rsidR="00F610A7" w14:paraId="033FD501" w14:textId="77777777" w:rsidTr="00D82FB1">
        <w:trPr>
          <w:jc w:val="right"/>
        </w:trPr>
        <w:tc>
          <w:tcPr>
            <w:tcW w:w="2977" w:type="dxa"/>
            <w:tcBorders>
              <w:top w:val="nil"/>
              <w:left w:val="nil"/>
              <w:bottom w:val="nil"/>
              <w:right w:val="nil"/>
            </w:tcBorders>
            <w:hideMark/>
          </w:tcPr>
          <w:p w14:paraId="288D2813" w14:textId="77777777" w:rsidR="00F610A7" w:rsidRDefault="00F610A7" w:rsidP="00D82FB1">
            <w:pPr>
              <w:pStyle w:val="ListParagraph"/>
              <w:numPr>
                <w:ilvl w:val="0"/>
                <w:numId w:val="32"/>
              </w:numPr>
              <w:spacing w:after="240"/>
              <w:jc w:val="left"/>
              <w:rPr>
                <w:rFonts w:eastAsia="Times New Roman" w:cs="Calibri"/>
                <w:color w:val="000000" w:themeColor="text1"/>
                <w:sz w:val="18"/>
                <w:szCs w:val="18"/>
              </w:rPr>
            </w:pPr>
            <w:r>
              <w:rPr>
                <w:rFonts w:eastAsia="Times New Roman" w:cs="Calibri"/>
                <w:color w:val="000000" w:themeColor="text1"/>
                <w:sz w:val="18"/>
                <w:szCs w:val="18"/>
              </w:rPr>
              <w:t>% of U5 children with fever that received an artemisinin-combination therapy (ACT)</w:t>
            </w:r>
          </w:p>
        </w:tc>
        <w:tc>
          <w:tcPr>
            <w:tcW w:w="3813" w:type="dxa"/>
            <w:tcBorders>
              <w:top w:val="nil"/>
              <w:left w:val="nil"/>
              <w:bottom w:val="nil"/>
              <w:right w:val="nil"/>
            </w:tcBorders>
            <w:hideMark/>
          </w:tcPr>
          <w:p w14:paraId="4A472F21" w14:textId="77777777"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 of children under the age of five that received an ACT given that they had fever  </w:t>
            </w:r>
          </w:p>
        </w:tc>
        <w:tc>
          <w:tcPr>
            <w:tcW w:w="2626" w:type="dxa"/>
            <w:tcBorders>
              <w:top w:val="nil"/>
              <w:left w:val="nil"/>
              <w:bottom w:val="nil"/>
              <w:right w:val="nil"/>
            </w:tcBorders>
            <w:hideMark/>
          </w:tcPr>
          <w:p w14:paraId="27E7D0BE" w14:textId="534CD97F"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MIS and DHS </w:t>
            </w:r>
            <w:sdt>
              <w:sdtPr>
                <w:rPr>
                  <w:rFonts w:cs="Calibri"/>
                  <w:sz w:val="18"/>
                  <w:szCs w:val="18"/>
                </w:rPr>
                <w:tag w:val="MENDELEY_CITATION_v3_eyJjaXRhdGlvbklEIjoiTUVOREVMRVlfQ0lUQVRJT05fNjYxOTk1ZDItNGZjMy00Yzk1LTk2MmEtYzUzYzhlNDFkZDM4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
                <w:id w:val="-1528248601"/>
                <w:placeholder>
                  <w:docPart w:val="DefaultPlaceholder_-1854013440"/>
                </w:placeholder>
              </w:sdtPr>
              <w:sdtEndPr>
                <w:rPr>
                  <w:rFonts w:cs="Times New Roman"/>
                  <w:sz w:val="20"/>
                  <w:szCs w:val="20"/>
                </w:rPr>
              </w:sdtEndPr>
              <w:sdtContent>
                <w:ins w:id="487" w:author="Ozodiegwu, Ifeoma" w:date="2023-12-07T16:36:00Z">
                  <w:r w:rsidR="00FE62C3" w:rsidRPr="00FE62C3">
                    <w:t>[23,35–37]</w:t>
                  </w:r>
                </w:ins>
                <w:ins w:id="488" w:author="Ifeoma Doreen Ozodiegwu" w:date="2023-12-06T18:39:00Z">
                  <w:del w:id="489" w:author="Ozodiegwu, Ifeoma" w:date="2023-12-07T15:53:00Z">
                    <w:r w:rsidR="00A96CA6" w:rsidRPr="00FE62C3" w:rsidDel="00BE0030">
                      <w:delText>[23,35–37]</w:delText>
                    </w:r>
                  </w:del>
                </w:ins>
                <w:ins w:id="490" w:author="chilochibi chiziba" w:date="2023-11-17T14:55:00Z">
                  <w:del w:id="491" w:author="Ozodiegwu, Ifeoma" w:date="2023-12-07T15:53:00Z">
                    <w:r w:rsidR="00577EDE" w:rsidRPr="00FE62C3" w:rsidDel="00BE0030">
                      <w:delText>[23,34–36]</w:delText>
                    </w:r>
                  </w:del>
                </w:ins>
                <w:del w:id="492" w:author="Ozodiegwu, Ifeoma" w:date="2023-12-07T15:53:00Z">
                  <w:r w:rsidR="00E76BF6" w:rsidRPr="00FE62C3" w:rsidDel="00BE0030">
                    <w:delText>[23,33–35]</w:delText>
                  </w:r>
                </w:del>
              </w:sdtContent>
            </w:sdt>
            <w:r>
              <w:rPr>
                <w:rFonts w:cs="Calibri"/>
                <w:color w:val="000000" w:themeColor="text1"/>
                <w:sz w:val="18"/>
                <w:szCs w:val="18"/>
              </w:rPr>
              <w:t xml:space="preserve"> </w:t>
            </w:r>
          </w:p>
        </w:tc>
      </w:tr>
      <w:tr w:rsidR="00F610A7" w14:paraId="371A454F" w14:textId="77777777" w:rsidTr="00D82FB1">
        <w:trPr>
          <w:jc w:val="right"/>
        </w:trPr>
        <w:tc>
          <w:tcPr>
            <w:tcW w:w="2977" w:type="dxa"/>
            <w:tcBorders>
              <w:top w:val="nil"/>
              <w:left w:val="nil"/>
              <w:bottom w:val="nil"/>
              <w:right w:val="nil"/>
            </w:tcBorders>
            <w:hideMark/>
          </w:tcPr>
          <w:p w14:paraId="42DB41E2" w14:textId="77777777" w:rsidR="00F610A7" w:rsidRDefault="00F610A7" w:rsidP="00D82FB1">
            <w:pPr>
              <w:jc w:val="left"/>
              <w:rPr>
                <w:rFonts w:eastAsia="Times New Roman" w:cs="Calibri"/>
                <w:i/>
                <w:color w:val="000000" w:themeColor="text1"/>
                <w:sz w:val="18"/>
                <w:szCs w:val="18"/>
              </w:rPr>
            </w:pPr>
            <w:r>
              <w:rPr>
                <w:rFonts w:eastAsia="Times New Roman" w:cs="Calibri"/>
                <w:i/>
                <w:color w:val="000000" w:themeColor="text1"/>
                <w:sz w:val="18"/>
                <w:szCs w:val="18"/>
              </w:rPr>
              <w:t xml:space="preserve">Accessibility-related factors </w:t>
            </w:r>
          </w:p>
        </w:tc>
        <w:tc>
          <w:tcPr>
            <w:tcW w:w="3813" w:type="dxa"/>
            <w:tcBorders>
              <w:top w:val="nil"/>
              <w:left w:val="nil"/>
              <w:bottom w:val="nil"/>
              <w:right w:val="nil"/>
            </w:tcBorders>
          </w:tcPr>
          <w:p w14:paraId="707B4F9F" w14:textId="77777777" w:rsidR="00F610A7" w:rsidRDefault="00F610A7" w:rsidP="001D0C84">
            <w:pPr>
              <w:pStyle w:val="MDPI42tablebody"/>
              <w:spacing w:after="240" w:line="240" w:lineRule="auto"/>
              <w:jc w:val="right"/>
              <w:rPr>
                <w:rFonts w:cs="Calibri"/>
                <w:color w:val="000000" w:themeColor="text1"/>
                <w:sz w:val="18"/>
                <w:szCs w:val="18"/>
              </w:rPr>
            </w:pPr>
          </w:p>
        </w:tc>
        <w:tc>
          <w:tcPr>
            <w:tcW w:w="2626" w:type="dxa"/>
            <w:tcBorders>
              <w:top w:val="nil"/>
              <w:left w:val="nil"/>
              <w:bottom w:val="nil"/>
              <w:right w:val="nil"/>
            </w:tcBorders>
          </w:tcPr>
          <w:p w14:paraId="45AA7368" w14:textId="77777777" w:rsidR="00F610A7" w:rsidRDefault="00F610A7" w:rsidP="001D0C84">
            <w:pPr>
              <w:pStyle w:val="MDPI42tablebody"/>
              <w:spacing w:after="240" w:line="240" w:lineRule="auto"/>
              <w:jc w:val="right"/>
              <w:rPr>
                <w:rFonts w:cs="Calibri"/>
                <w:color w:val="000000" w:themeColor="text1"/>
                <w:sz w:val="18"/>
                <w:szCs w:val="18"/>
              </w:rPr>
            </w:pPr>
          </w:p>
        </w:tc>
      </w:tr>
      <w:tr w:rsidR="00F610A7" w14:paraId="4739C3D4" w14:textId="77777777" w:rsidTr="00D82FB1">
        <w:trPr>
          <w:jc w:val="right"/>
        </w:trPr>
        <w:tc>
          <w:tcPr>
            <w:tcW w:w="2977" w:type="dxa"/>
            <w:tcBorders>
              <w:top w:val="nil"/>
              <w:left w:val="nil"/>
              <w:bottom w:val="nil"/>
              <w:right w:val="nil"/>
            </w:tcBorders>
            <w:hideMark/>
          </w:tcPr>
          <w:p w14:paraId="05E1AA17" w14:textId="77777777" w:rsidR="00F610A7" w:rsidRDefault="00F610A7" w:rsidP="00D82FB1">
            <w:pPr>
              <w:pStyle w:val="ListParagraph"/>
              <w:numPr>
                <w:ilvl w:val="0"/>
                <w:numId w:val="32"/>
              </w:numPr>
              <w:spacing w:after="240"/>
              <w:jc w:val="left"/>
              <w:rPr>
                <w:rFonts w:eastAsia="Times New Roman" w:cs="Calibri"/>
                <w:color w:val="000000" w:themeColor="text1"/>
                <w:sz w:val="18"/>
                <w:szCs w:val="18"/>
              </w:rPr>
            </w:pPr>
            <w:r>
              <w:rPr>
                <w:rFonts w:eastAsia="Times New Roman" w:cs="Calibri"/>
                <w:color w:val="000000" w:themeColor="text1"/>
                <w:sz w:val="18"/>
                <w:szCs w:val="18"/>
              </w:rPr>
              <w:t xml:space="preserve">Motorized travel time to health care in minutes </w:t>
            </w:r>
          </w:p>
        </w:tc>
        <w:tc>
          <w:tcPr>
            <w:tcW w:w="3813" w:type="dxa"/>
            <w:tcBorders>
              <w:top w:val="nil"/>
              <w:left w:val="nil"/>
              <w:bottom w:val="nil"/>
              <w:right w:val="nil"/>
            </w:tcBorders>
            <w:hideMark/>
          </w:tcPr>
          <w:p w14:paraId="3D46E549" w14:textId="77777777"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Predicted travel time to healthcare facility in minutes in 2019 </w:t>
            </w:r>
          </w:p>
        </w:tc>
        <w:tc>
          <w:tcPr>
            <w:tcW w:w="2626" w:type="dxa"/>
            <w:tcBorders>
              <w:top w:val="nil"/>
              <w:left w:val="nil"/>
              <w:bottom w:val="nil"/>
              <w:right w:val="nil"/>
            </w:tcBorders>
            <w:hideMark/>
          </w:tcPr>
          <w:p w14:paraId="63D6EC72" w14:textId="188EC2AB"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MAP </w:t>
            </w:r>
            <w:sdt>
              <w:sdtPr>
                <w:rPr>
                  <w:rFonts w:cs="Calibri"/>
                  <w:sz w:val="18"/>
                  <w:szCs w:val="18"/>
                </w:rPr>
                <w:tag w:val="MENDELEY_CITATION_v3_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"/>
                <w:id w:val="-1770616604"/>
                <w:placeholder>
                  <w:docPart w:val="DefaultPlaceholder_-1854013440"/>
                </w:placeholder>
              </w:sdtPr>
              <w:sdtEndPr>
                <w:rPr>
                  <w:rFonts w:cs="Times New Roman"/>
                  <w:sz w:val="20"/>
                  <w:szCs w:val="20"/>
                </w:rPr>
              </w:sdtEndPr>
              <w:sdtContent>
                <w:ins w:id="493" w:author="Ozodiegwu, Ifeoma" w:date="2023-12-07T16:36:00Z">
                  <w:r w:rsidR="00FE62C3" w:rsidRPr="00FE62C3">
                    <w:t>[42]</w:t>
                  </w:r>
                </w:ins>
                <w:ins w:id="494" w:author="Ifeoma Doreen Ozodiegwu" w:date="2023-12-06T18:39:00Z">
                  <w:del w:id="495" w:author="Ozodiegwu, Ifeoma" w:date="2023-12-07T15:53:00Z">
                    <w:r w:rsidR="00A96CA6" w:rsidRPr="00FE62C3" w:rsidDel="00BE0030">
                      <w:delText>[42]</w:delText>
                    </w:r>
                  </w:del>
                </w:ins>
                <w:ins w:id="496" w:author="chilochibi chiziba" w:date="2023-11-17T14:55:00Z">
                  <w:del w:id="497" w:author="Ozodiegwu, Ifeoma" w:date="2023-12-07T15:53:00Z">
                    <w:r w:rsidR="00577EDE" w:rsidRPr="00FE62C3" w:rsidDel="00BE0030">
                      <w:delText>[41]</w:delText>
                    </w:r>
                  </w:del>
                </w:ins>
                <w:del w:id="498" w:author="Ozodiegwu, Ifeoma" w:date="2023-12-07T15:53:00Z">
                  <w:r w:rsidR="00E76BF6" w:rsidRPr="00FE62C3" w:rsidDel="00BE0030">
                    <w:delText>[40]</w:delText>
                  </w:r>
                </w:del>
              </w:sdtContent>
            </w:sdt>
          </w:p>
        </w:tc>
      </w:tr>
      <w:tr w:rsidR="00F610A7" w14:paraId="190436CC" w14:textId="77777777" w:rsidTr="00D82FB1">
        <w:trPr>
          <w:jc w:val="right"/>
        </w:trPr>
        <w:tc>
          <w:tcPr>
            <w:tcW w:w="2977" w:type="dxa"/>
            <w:tcBorders>
              <w:top w:val="nil"/>
              <w:left w:val="nil"/>
              <w:bottom w:val="nil"/>
              <w:right w:val="nil"/>
            </w:tcBorders>
            <w:hideMark/>
          </w:tcPr>
          <w:p w14:paraId="0E1A83DF" w14:textId="77777777" w:rsidR="00F610A7" w:rsidRDefault="00F610A7" w:rsidP="00D82FB1">
            <w:pPr>
              <w:jc w:val="left"/>
              <w:rPr>
                <w:rFonts w:eastAsia="Times New Roman" w:cs="Calibri"/>
                <w:i/>
                <w:color w:val="000000" w:themeColor="text1"/>
                <w:sz w:val="18"/>
                <w:szCs w:val="18"/>
              </w:rPr>
            </w:pPr>
            <w:r>
              <w:rPr>
                <w:rFonts w:eastAsia="Times New Roman" w:cs="Calibri"/>
                <w:i/>
                <w:color w:val="000000" w:themeColor="text1"/>
                <w:sz w:val="18"/>
                <w:szCs w:val="18"/>
              </w:rPr>
              <w:t xml:space="preserve">Environmental factors </w:t>
            </w:r>
          </w:p>
        </w:tc>
        <w:tc>
          <w:tcPr>
            <w:tcW w:w="3813" w:type="dxa"/>
            <w:tcBorders>
              <w:top w:val="nil"/>
              <w:left w:val="nil"/>
              <w:bottom w:val="nil"/>
              <w:right w:val="nil"/>
            </w:tcBorders>
          </w:tcPr>
          <w:p w14:paraId="2A41AC0C" w14:textId="77777777" w:rsidR="00F610A7" w:rsidRDefault="00F610A7" w:rsidP="001D0C84">
            <w:pPr>
              <w:pStyle w:val="MDPI42tablebody"/>
              <w:spacing w:after="240" w:line="240" w:lineRule="auto"/>
              <w:jc w:val="right"/>
              <w:rPr>
                <w:rFonts w:cs="Calibri"/>
                <w:color w:val="000000" w:themeColor="text1"/>
                <w:sz w:val="18"/>
                <w:szCs w:val="18"/>
              </w:rPr>
            </w:pPr>
          </w:p>
        </w:tc>
        <w:tc>
          <w:tcPr>
            <w:tcW w:w="2626" w:type="dxa"/>
            <w:tcBorders>
              <w:top w:val="nil"/>
              <w:left w:val="nil"/>
              <w:bottom w:val="nil"/>
              <w:right w:val="nil"/>
            </w:tcBorders>
          </w:tcPr>
          <w:p w14:paraId="34721E61" w14:textId="77777777" w:rsidR="00F610A7" w:rsidRDefault="00F610A7" w:rsidP="001D0C84">
            <w:pPr>
              <w:pStyle w:val="MDPI42tablebody"/>
              <w:spacing w:after="240" w:line="240" w:lineRule="auto"/>
              <w:jc w:val="right"/>
              <w:rPr>
                <w:rFonts w:cs="Calibri"/>
                <w:color w:val="000000" w:themeColor="text1"/>
                <w:sz w:val="18"/>
                <w:szCs w:val="18"/>
              </w:rPr>
            </w:pPr>
          </w:p>
        </w:tc>
      </w:tr>
      <w:tr w:rsidR="00F610A7" w14:paraId="016DBDFF" w14:textId="77777777" w:rsidTr="00D82FB1">
        <w:trPr>
          <w:jc w:val="right"/>
        </w:trPr>
        <w:tc>
          <w:tcPr>
            <w:tcW w:w="2977" w:type="dxa"/>
            <w:tcBorders>
              <w:top w:val="nil"/>
              <w:left w:val="nil"/>
              <w:bottom w:val="nil"/>
              <w:right w:val="nil"/>
            </w:tcBorders>
            <w:hideMark/>
          </w:tcPr>
          <w:p w14:paraId="51B6F57E" w14:textId="6962F600" w:rsidR="00F610A7" w:rsidRDefault="00F610A7" w:rsidP="00D82FB1">
            <w:pPr>
              <w:pStyle w:val="ListParagraph"/>
              <w:numPr>
                <w:ilvl w:val="0"/>
                <w:numId w:val="32"/>
              </w:numPr>
              <w:spacing w:after="240"/>
              <w:jc w:val="left"/>
              <w:rPr>
                <w:rFonts w:eastAsia="Times New Roman" w:cs="Calibri"/>
                <w:i/>
                <w:color w:val="000000" w:themeColor="text1"/>
                <w:sz w:val="18"/>
                <w:szCs w:val="18"/>
              </w:rPr>
            </w:pPr>
            <w:r>
              <w:rPr>
                <w:rFonts w:eastAsia="Times New Roman" w:cs="Calibri"/>
                <w:color w:val="000000" w:themeColor="text1"/>
                <w:sz w:val="18"/>
                <w:szCs w:val="18"/>
              </w:rPr>
              <w:t xml:space="preserve">Total precipitation </w:t>
            </w:r>
            <w:r w:rsidR="00E760C0">
              <w:rPr>
                <w:rFonts w:eastAsia="Times New Roman" w:cs="Calibri"/>
                <w:color w:val="000000" w:themeColor="text1"/>
                <w:sz w:val="18"/>
                <w:szCs w:val="18"/>
              </w:rPr>
              <w:t>(</w:t>
            </w:r>
            <w:r w:rsidR="00982710">
              <w:rPr>
                <w:rFonts w:eastAsia="Times New Roman" w:cs="Calibri"/>
                <w:color w:val="000000" w:themeColor="text1"/>
                <w:sz w:val="18"/>
                <w:szCs w:val="18"/>
              </w:rPr>
              <w:t>d</w:t>
            </w:r>
            <w:r>
              <w:rPr>
                <w:rFonts w:eastAsia="Times New Roman" w:cs="Calibri"/>
                <w:color w:val="000000" w:themeColor="text1"/>
                <w:sz w:val="18"/>
                <w:szCs w:val="18"/>
              </w:rPr>
              <w:t>epth</w:t>
            </w:r>
            <w:r w:rsidR="00E760C0">
              <w:rPr>
                <w:rFonts w:eastAsia="Times New Roman" w:cs="Calibri"/>
                <w:color w:val="000000" w:themeColor="text1"/>
                <w:sz w:val="18"/>
                <w:szCs w:val="18"/>
              </w:rPr>
              <w:t xml:space="preserve"> in meters</w:t>
            </w:r>
            <w:r>
              <w:rPr>
                <w:rFonts w:eastAsia="Times New Roman" w:cs="Calibri"/>
                <w:color w:val="000000" w:themeColor="text1"/>
                <w:sz w:val="18"/>
                <w:szCs w:val="18"/>
              </w:rPr>
              <w:t>)</w:t>
            </w:r>
          </w:p>
        </w:tc>
        <w:tc>
          <w:tcPr>
            <w:tcW w:w="3813" w:type="dxa"/>
            <w:tcBorders>
              <w:top w:val="nil"/>
              <w:left w:val="nil"/>
              <w:bottom w:val="nil"/>
              <w:right w:val="nil"/>
            </w:tcBorders>
            <w:hideMark/>
          </w:tcPr>
          <w:p w14:paraId="72F4C441" w14:textId="4F8139EA"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Estimated total precipitation during survey month and year per cluster. Units </w:t>
            </w:r>
            <w:r w:rsidR="00EF6DEE">
              <w:rPr>
                <w:rFonts w:cs="Calibri"/>
                <w:color w:val="000000" w:themeColor="text1"/>
                <w:sz w:val="18"/>
                <w:szCs w:val="18"/>
              </w:rPr>
              <w:t>are in</w:t>
            </w:r>
            <w:r>
              <w:rPr>
                <w:rFonts w:cs="Calibri"/>
                <w:color w:val="000000" w:themeColor="text1"/>
                <w:sz w:val="18"/>
                <w:szCs w:val="18"/>
              </w:rPr>
              <w:t xml:space="preserve"> depth in meters. It is measured as the depth water would have if it </w:t>
            </w:r>
            <w:r w:rsidR="00EF6DEE">
              <w:rPr>
                <w:rFonts w:cs="Calibri"/>
                <w:color w:val="000000" w:themeColor="text1"/>
                <w:sz w:val="18"/>
                <w:szCs w:val="18"/>
              </w:rPr>
              <w:t>were</w:t>
            </w:r>
            <w:r>
              <w:rPr>
                <w:rFonts w:cs="Calibri"/>
                <w:color w:val="000000" w:themeColor="text1"/>
                <w:sz w:val="18"/>
                <w:szCs w:val="18"/>
              </w:rPr>
              <w:t xml:space="preserve"> spread evenly over a grid box.</w:t>
            </w:r>
          </w:p>
        </w:tc>
        <w:tc>
          <w:tcPr>
            <w:tcW w:w="2626" w:type="dxa"/>
            <w:tcBorders>
              <w:top w:val="nil"/>
              <w:left w:val="nil"/>
              <w:bottom w:val="nil"/>
              <w:right w:val="nil"/>
            </w:tcBorders>
            <w:hideMark/>
          </w:tcPr>
          <w:p w14:paraId="3319D784" w14:textId="05DBFCBC"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European Center for Medium Range Weather Forecasts (ECMWF), Climate Data Store </w:t>
            </w:r>
            <w:sdt>
              <w:sdtPr>
                <w:rPr>
                  <w:rFonts w:cs="Calibri"/>
                  <w:sz w:val="18"/>
                  <w:szCs w:val="18"/>
                </w:rPr>
                <w:tag w:val="MENDELEY_CITATION_v3_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"/>
                <w:id w:val="480978542"/>
                <w:placeholder>
                  <w:docPart w:val="DefaultPlaceholder_-1854013440"/>
                </w:placeholder>
              </w:sdtPr>
              <w:sdtEndPr>
                <w:rPr>
                  <w:rFonts w:cs="Times New Roman"/>
                  <w:sz w:val="20"/>
                  <w:szCs w:val="20"/>
                </w:rPr>
              </w:sdtEndPr>
              <w:sdtContent>
                <w:ins w:id="499" w:author="Ozodiegwu, Ifeoma" w:date="2023-12-07T16:36:00Z">
                  <w:r w:rsidR="00FE62C3" w:rsidRPr="00FE62C3">
                    <w:t>[43]</w:t>
                  </w:r>
                </w:ins>
                <w:ins w:id="500" w:author="Ifeoma Doreen Ozodiegwu" w:date="2023-12-06T18:39:00Z">
                  <w:del w:id="501" w:author="Ozodiegwu, Ifeoma" w:date="2023-12-07T15:53:00Z">
                    <w:r w:rsidR="00A96CA6" w:rsidRPr="00FE62C3" w:rsidDel="00BE0030">
                      <w:delText>[43]</w:delText>
                    </w:r>
                  </w:del>
                </w:ins>
                <w:ins w:id="502" w:author="chilochibi chiziba" w:date="2023-11-17T14:55:00Z">
                  <w:del w:id="503" w:author="Ozodiegwu, Ifeoma" w:date="2023-12-07T15:53:00Z">
                    <w:r w:rsidR="00577EDE" w:rsidRPr="00FE62C3" w:rsidDel="00BE0030">
                      <w:delText>[42]</w:delText>
                    </w:r>
                  </w:del>
                </w:ins>
                <w:del w:id="504" w:author="Ozodiegwu, Ifeoma" w:date="2023-12-07T15:53:00Z">
                  <w:r w:rsidR="00E76BF6" w:rsidRPr="00FE62C3" w:rsidDel="00BE0030">
                    <w:delText>[41]</w:delText>
                  </w:r>
                </w:del>
              </w:sdtContent>
            </w:sdt>
          </w:p>
        </w:tc>
      </w:tr>
      <w:tr w:rsidR="00F610A7" w14:paraId="120C48B7" w14:textId="77777777" w:rsidTr="00D82FB1">
        <w:trPr>
          <w:jc w:val="right"/>
        </w:trPr>
        <w:tc>
          <w:tcPr>
            <w:tcW w:w="2977" w:type="dxa"/>
            <w:tcBorders>
              <w:top w:val="nil"/>
              <w:left w:val="nil"/>
              <w:bottom w:val="nil"/>
              <w:right w:val="nil"/>
            </w:tcBorders>
            <w:hideMark/>
          </w:tcPr>
          <w:p w14:paraId="6A1E8759" w14:textId="77777777" w:rsidR="00F610A7" w:rsidRDefault="00F610A7" w:rsidP="00D82FB1">
            <w:pPr>
              <w:pStyle w:val="ListParagraph"/>
              <w:numPr>
                <w:ilvl w:val="0"/>
                <w:numId w:val="32"/>
              </w:numPr>
              <w:spacing w:after="240"/>
              <w:jc w:val="left"/>
              <w:rPr>
                <w:rFonts w:eastAsia="Times New Roman" w:cs="Calibri"/>
                <w:color w:val="000000" w:themeColor="text1"/>
                <w:sz w:val="18"/>
                <w:szCs w:val="18"/>
              </w:rPr>
            </w:pPr>
            <w:r>
              <w:rPr>
                <w:rFonts w:eastAsia="Times New Roman" w:cs="Calibri"/>
                <w:color w:val="000000" w:themeColor="text1"/>
                <w:sz w:val="18"/>
                <w:szCs w:val="18"/>
              </w:rPr>
              <w:t>Temperature (</w:t>
            </w:r>
            <w:r>
              <w:rPr>
                <w:rFonts w:eastAsia="Times New Roman" w:cs="Calibri"/>
                <w:color w:val="000000" w:themeColor="text1"/>
                <w:sz w:val="18"/>
                <w:szCs w:val="18"/>
                <w:vertAlign w:val="superscript"/>
              </w:rPr>
              <w:t>0</w:t>
            </w:r>
            <w:r>
              <w:rPr>
                <w:rFonts w:eastAsia="Times New Roman" w:cs="Calibri"/>
                <w:color w:val="000000" w:themeColor="text1"/>
                <w:sz w:val="18"/>
                <w:szCs w:val="18"/>
              </w:rPr>
              <w:t>C)</w:t>
            </w:r>
          </w:p>
        </w:tc>
        <w:tc>
          <w:tcPr>
            <w:tcW w:w="3813" w:type="dxa"/>
            <w:tcBorders>
              <w:top w:val="nil"/>
              <w:left w:val="nil"/>
              <w:bottom w:val="nil"/>
              <w:right w:val="nil"/>
            </w:tcBorders>
            <w:hideMark/>
          </w:tcPr>
          <w:p w14:paraId="303B4583" w14:textId="77777777"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Estimated temperature of air at 2m above the surface of land, sea, or in-land waters in Celsius per cluster during the survey month </w:t>
            </w:r>
          </w:p>
        </w:tc>
        <w:tc>
          <w:tcPr>
            <w:tcW w:w="2626" w:type="dxa"/>
            <w:tcBorders>
              <w:top w:val="nil"/>
              <w:left w:val="nil"/>
              <w:bottom w:val="nil"/>
              <w:right w:val="nil"/>
            </w:tcBorders>
            <w:hideMark/>
          </w:tcPr>
          <w:p w14:paraId="6CE69245" w14:textId="77777777" w:rsidR="00F610A7" w:rsidRDefault="00F610A7" w:rsidP="003D5BCB">
            <w:pPr>
              <w:pStyle w:val="MDPI42tablebody"/>
              <w:spacing w:line="240" w:lineRule="auto"/>
              <w:jc w:val="right"/>
              <w:rPr>
                <w:rFonts w:cs="Calibri"/>
                <w:color w:val="000000" w:themeColor="text1"/>
                <w:sz w:val="18"/>
                <w:szCs w:val="18"/>
              </w:rPr>
            </w:pPr>
            <w:r>
              <w:rPr>
                <w:rFonts w:cs="Calibri"/>
                <w:color w:val="000000" w:themeColor="text1"/>
                <w:sz w:val="18"/>
                <w:szCs w:val="18"/>
              </w:rPr>
              <w:t xml:space="preserve">ECMWF, Climate Data </w:t>
            </w:r>
          </w:p>
          <w:p w14:paraId="64865F8B" w14:textId="0F4A8DDE" w:rsidR="00F610A7" w:rsidRDefault="00F610A7" w:rsidP="003D5BCB">
            <w:pPr>
              <w:pStyle w:val="MDPI42tablebody"/>
              <w:spacing w:line="240" w:lineRule="auto"/>
              <w:jc w:val="right"/>
              <w:rPr>
                <w:rFonts w:cs="Calibri"/>
                <w:color w:val="000000" w:themeColor="text1"/>
                <w:sz w:val="18"/>
                <w:szCs w:val="18"/>
              </w:rPr>
            </w:pPr>
            <w:r>
              <w:rPr>
                <w:rFonts w:cs="Calibri"/>
                <w:color w:val="000000" w:themeColor="text1"/>
                <w:sz w:val="18"/>
                <w:szCs w:val="18"/>
              </w:rPr>
              <w:t xml:space="preserve">Store </w:t>
            </w:r>
            <w:sdt>
              <w:sdtPr>
                <w:rPr>
                  <w:rFonts w:cs="Calibri"/>
                  <w:sz w:val="18"/>
                  <w:szCs w:val="18"/>
                </w:rPr>
                <w:tag w:val="MENDELEY_CITATION_v3_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"/>
                <w:id w:val="-680118807"/>
                <w:placeholder>
                  <w:docPart w:val="DefaultPlaceholder_-1854013440"/>
                </w:placeholder>
              </w:sdtPr>
              <w:sdtEndPr>
                <w:rPr>
                  <w:rFonts w:cs="Times New Roman"/>
                  <w:sz w:val="20"/>
                  <w:szCs w:val="20"/>
                </w:rPr>
              </w:sdtEndPr>
              <w:sdtContent>
                <w:ins w:id="505" w:author="Ozodiegwu, Ifeoma" w:date="2023-12-07T16:36:00Z">
                  <w:r w:rsidR="00FE62C3" w:rsidRPr="00FE62C3">
                    <w:t>[43]</w:t>
                  </w:r>
                </w:ins>
                <w:ins w:id="506" w:author="Ifeoma Doreen Ozodiegwu" w:date="2023-12-06T18:39:00Z">
                  <w:del w:id="507" w:author="Ozodiegwu, Ifeoma" w:date="2023-12-07T15:53:00Z">
                    <w:r w:rsidR="00A96CA6" w:rsidRPr="00FE62C3" w:rsidDel="00BE0030">
                      <w:delText>[43]</w:delText>
                    </w:r>
                  </w:del>
                </w:ins>
                <w:ins w:id="508" w:author="chilochibi chiziba" w:date="2023-11-17T14:55:00Z">
                  <w:del w:id="509" w:author="Ozodiegwu, Ifeoma" w:date="2023-12-07T15:53:00Z">
                    <w:r w:rsidR="00577EDE" w:rsidRPr="00FE62C3" w:rsidDel="00BE0030">
                      <w:delText>[42]</w:delText>
                    </w:r>
                  </w:del>
                </w:ins>
                <w:del w:id="510" w:author="Ozodiegwu, Ifeoma" w:date="2023-12-07T15:53:00Z">
                  <w:r w:rsidR="00E76BF6" w:rsidRPr="00FE62C3" w:rsidDel="00BE0030">
                    <w:delText>[41]</w:delText>
                  </w:r>
                </w:del>
              </w:sdtContent>
            </w:sdt>
          </w:p>
        </w:tc>
      </w:tr>
      <w:tr w:rsidR="00F610A7" w14:paraId="3DEB8AE8" w14:textId="77777777" w:rsidTr="00D82FB1">
        <w:trPr>
          <w:jc w:val="right"/>
        </w:trPr>
        <w:tc>
          <w:tcPr>
            <w:tcW w:w="2977" w:type="dxa"/>
            <w:tcBorders>
              <w:top w:val="nil"/>
              <w:left w:val="nil"/>
              <w:bottom w:val="nil"/>
              <w:right w:val="nil"/>
            </w:tcBorders>
            <w:hideMark/>
          </w:tcPr>
          <w:p w14:paraId="7C4E5990" w14:textId="77777777" w:rsidR="00F610A7" w:rsidRDefault="00F610A7" w:rsidP="00D82FB1">
            <w:pPr>
              <w:pStyle w:val="ListParagraph"/>
              <w:numPr>
                <w:ilvl w:val="0"/>
                <w:numId w:val="32"/>
              </w:numPr>
              <w:spacing w:after="240"/>
              <w:jc w:val="left"/>
              <w:rPr>
                <w:rFonts w:eastAsia="Times New Roman" w:cs="Calibri"/>
                <w:color w:val="000000" w:themeColor="text1"/>
                <w:sz w:val="18"/>
                <w:szCs w:val="18"/>
              </w:rPr>
            </w:pPr>
            <w:r>
              <w:rPr>
                <w:rFonts w:eastAsia="Times New Roman" w:cs="Calibri"/>
                <w:color w:val="000000" w:themeColor="text1"/>
                <w:sz w:val="18"/>
                <w:szCs w:val="18"/>
              </w:rPr>
              <w:lastRenderedPageBreak/>
              <w:t>Surface soil moisture (GSM)</w:t>
            </w:r>
          </w:p>
        </w:tc>
        <w:tc>
          <w:tcPr>
            <w:tcW w:w="3813" w:type="dxa"/>
            <w:tcBorders>
              <w:top w:val="nil"/>
              <w:left w:val="nil"/>
              <w:bottom w:val="nil"/>
              <w:right w:val="nil"/>
            </w:tcBorders>
            <w:hideMark/>
          </w:tcPr>
          <w:p w14:paraId="64CED548" w14:textId="30DBFE4B"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Estimated depth averaged amount of water present in a specific soil layer beneath the surface </w:t>
            </w:r>
            <w:r w:rsidR="00EF6DEE">
              <w:rPr>
                <w:rFonts w:cs="Calibri"/>
                <w:color w:val="000000" w:themeColor="text1"/>
                <w:sz w:val="18"/>
                <w:szCs w:val="18"/>
              </w:rPr>
              <w:t xml:space="preserve">is </w:t>
            </w:r>
            <w:r>
              <w:rPr>
                <w:rFonts w:cs="Calibri"/>
                <w:color w:val="000000" w:themeColor="text1"/>
                <w:sz w:val="18"/>
                <w:szCs w:val="18"/>
              </w:rPr>
              <w:t>measured as gravimetric soil moisture (GSM) per cluster. GSM is the mass of water compared to the mass of solid materials per unit volume of soil</w:t>
            </w:r>
          </w:p>
        </w:tc>
        <w:tc>
          <w:tcPr>
            <w:tcW w:w="2626" w:type="dxa"/>
            <w:tcBorders>
              <w:top w:val="nil"/>
              <w:left w:val="nil"/>
              <w:bottom w:val="nil"/>
              <w:right w:val="nil"/>
            </w:tcBorders>
            <w:hideMark/>
          </w:tcPr>
          <w:p w14:paraId="6DD9219E" w14:textId="16CECD75"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Goddard Earth Sciences Data and Information Services Center </w:t>
            </w:r>
            <w:sdt>
              <w:sdtPr>
                <w:rPr>
                  <w:rFonts w:cs="Calibri"/>
                  <w:sz w:val="18"/>
                  <w:szCs w:val="18"/>
                </w:rPr>
                <w:tag w:val="MENDELEY_CITATION_v3_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"/>
                <w:id w:val="1078020734"/>
                <w:placeholder>
                  <w:docPart w:val="DefaultPlaceholder_-1854013440"/>
                </w:placeholder>
              </w:sdtPr>
              <w:sdtEndPr>
                <w:rPr>
                  <w:rFonts w:cs="Times New Roman"/>
                  <w:sz w:val="20"/>
                  <w:szCs w:val="20"/>
                </w:rPr>
              </w:sdtEndPr>
              <w:sdtContent>
                <w:ins w:id="511" w:author="Ozodiegwu, Ifeoma" w:date="2023-12-07T16:36:00Z">
                  <w:r w:rsidR="00FE62C3" w:rsidRPr="00FE62C3">
                    <w:t>[44]</w:t>
                  </w:r>
                </w:ins>
                <w:ins w:id="512" w:author="Ifeoma Doreen Ozodiegwu" w:date="2023-12-06T18:39:00Z">
                  <w:del w:id="513" w:author="Ozodiegwu, Ifeoma" w:date="2023-12-07T15:53:00Z">
                    <w:r w:rsidR="00A96CA6" w:rsidRPr="00FE62C3" w:rsidDel="00BE0030">
                      <w:delText>[44]</w:delText>
                    </w:r>
                  </w:del>
                </w:ins>
                <w:ins w:id="514" w:author="chilochibi chiziba" w:date="2023-11-17T14:55:00Z">
                  <w:del w:id="515" w:author="Ozodiegwu, Ifeoma" w:date="2023-12-07T15:53:00Z">
                    <w:r w:rsidR="00577EDE" w:rsidRPr="00FE62C3" w:rsidDel="00BE0030">
                      <w:delText>[43]</w:delText>
                    </w:r>
                  </w:del>
                </w:ins>
                <w:del w:id="516" w:author="Ozodiegwu, Ifeoma" w:date="2023-12-07T15:53:00Z">
                  <w:r w:rsidR="00E76BF6" w:rsidRPr="00FE62C3" w:rsidDel="00BE0030">
                    <w:delText>[42]</w:delText>
                  </w:r>
                </w:del>
              </w:sdtContent>
            </w:sdt>
          </w:p>
        </w:tc>
      </w:tr>
      <w:tr w:rsidR="00F610A7" w14:paraId="1BDAAF57" w14:textId="77777777" w:rsidTr="00D82FB1">
        <w:trPr>
          <w:jc w:val="right"/>
        </w:trPr>
        <w:tc>
          <w:tcPr>
            <w:tcW w:w="2977" w:type="dxa"/>
            <w:tcBorders>
              <w:top w:val="nil"/>
              <w:left w:val="nil"/>
              <w:bottom w:val="nil"/>
              <w:right w:val="nil"/>
            </w:tcBorders>
            <w:hideMark/>
          </w:tcPr>
          <w:p w14:paraId="103CBE53" w14:textId="77777777" w:rsidR="00F610A7" w:rsidRDefault="00F610A7" w:rsidP="00D82FB1">
            <w:pPr>
              <w:pStyle w:val="ListParagraph"/>
              <w:numPr>
                <w:ilvl w:val="0"/>
                <w:numId w:val="32"/>
              </w:numPr>
              <w:spacing w:after="240"/>
              <w:jc w:val="left"/>
              <w:rPr>
                <w:rFonts w:eastAsia="Times New Roman" w:cs="Calibri"/>
                <w:color w:val="000000" w:themeColor="text1"/>
                <w:sz w:val="18"/>
                <w:szCs w:val="18"/>
              </w:rPr>
            </w:pPr>
            <w:r>
              <w:rPr>
                <w:rFonts w:eastAsia="Times New Roman" w:cs="Calibri"/>
                <w:color w:val="000000" w:themeColor="text1"/>
                <w:sz w:val="18"/>
                <w:szCs w:val="18"/>
              </w:rPr>
              <w:t xml:space="preserve">Distance to water bodies   </w:t>
            </w:r>
            <w:proofErr w:type="gramStart"/>
            <w:r>
              <w:rPr>
                <w:rFonts w:eastAsia="Times New Roman" w:cs="Calibri"/>
                <w:color w:val="000000" w:themeColor="text1"/>
                <w:sz w:val="18"/>
                <w:szCs w:val="18"/>
              </w:rPr>
              <w:t xml:space="preserve">   (</w:t>
            </w:r>
            <w:proofErr w:type="gramEnd"/>
            <w:r>
              <w:rPr>
                <w:rFonts w:eastAsia="Times New Roman" w:cs="Calibri"/>
                <w:color w:val="000000" w:themeColor="text1"/>
                <w:sz w:val="18"/>
                <w:szCs w:val="18"/>
              </w:rPr>
              <w:t>meters)</w:t>
            </w:r>
          </w:p>
        </w:tc>
        <w:tc>
          <w:tcPr>
            <w:tcW w:w="3813" w:type="dxa"/>
            <w:tcBorders>
              <w:top w:val="nil"/>
              <w:left w:val="nil"/>
              <w:bottom w:val="nil"/>
              <w:right w:val="nil"/>
            </w:tcBorders>
            <w:hideMark/>
          </w:tcPr>
          <w:p w14:paraId="055E3A0B" w14:textId="77777777"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Straight line distance to water bodies in meters </w:t>
            </w:r>
          </w:p>
        </w:tc>
        <w:tc>
          <w:tcPr>
            <w:tcW w:w="2626" w:type="dxa"/>
            <w:tcBorders>
              <w:top w:val="nil"/>
              <w:left w:val="nil"/>
              <w:bottom w:val="nil"/>
              <w:right w:val="nil"/>
            </w:tcBorders>
            <w:hideMark/>
          </w:tcPr>
          <w:p w14:paraId="0AE55AD7" w14:textId="77777777"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MAP (unpublished data)</w:t>
            </w:r>
          </w:p>
        </w:tc>
      </w:tr>
      <w:tr w:rsidR="00F610A7" w14:paraId="6B3D4ACB" w14:textId="77777777" w:rsidTr="00D82FB1">
        <w:trPr>
          <w:jc w:val="right"/>
        </w:trPr>
        <w:tc>
          <w:tcPr>
            <w:tcW w:w="2977" w:type="dxa"/>
            <w:tcBorders>
              <w:top w:val="nil"/>
              <w:left w:val="nil"/>
              <w:bottom w:val="nil"/>
              <w:right w:val="nil"/>
            </w:tcBorders>
            <w:hideMark/>
          </w:tcPr>
          <w:p w14:paraId="2F857027" w14:textId="77777777" w:rsidR="00F610A7" w:rsidRDefault="00F610A7" w:rsidP="00D82FB1">
            <w:pPr>
              <w:pStyle w:val="ListParagraph"/>
              <w:numPr>
                <w:ilvl w:val="0"/>
                <w:numId w:val="32"/>
              </w:numPr>
              <w:spacing w:after="240"/>
              <w:jc w:val="left"/>
              <w:rPr>
                <w:rFonts w:eastAsia="Times New Roman" w:cs="Calibri"/>
                <w:color w:val="000000" w:themeColor="text1"/>
                <w:sz w:val="18"/>
                <w:szCs w:val="18"/>
              </w:rPr>
            </w:pPr>
            <w:r>
              <w:rPr>
                <w:rFonts w:eastAsia="Times New Roman" w:cs="Calibri"/>
                <w:color w:val="000000" w:themeColor="text1"/>
                <w:sz w:val="18"/>
                <w:szCs w:val="18"/>
              </w:rPr>
              <w:t xml:space="preserve">Elevation (meters) </w:t>
            </w:r>
          </w:p>
        </w:tc>
        <w:tc>
          <w:tcPr>
            <w:tcW w:w="3813" w:type="dxa"/>
            <w:tcBorders>
              <w:top w:val="nil"/>
              <w:left w:val="nil"/>
              <w:bottom w:val="nil"/>
              <w:right w:val="nil"/>
            </w:tcBorders>
            <w:hideMark/>
          </w:tcPr>
          <w:p w14:paraId="2D2C4FF3" w14:textId="77777777"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Cluster elevation above sea level in meters </w:t>
            </w:r>
          </w:p>
        </w:tc>
        <w:tc>
          <w:tcPr>
            <w:tcW w:w="2626" w:type="dxa"/>
            <w:tcBorders>
              <w:top w:val="nil"/>
              <w:left w:val="nil"/>
              <w:bottom w:val="nil"/>
              <w:right w:val="nil"/>
            </w:tcBorders>
            <w:hideMark/>
          </w:tcPr>
          <w:p w14:paraId="1803F792" w14:textId="59EFDD45"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Multi-Error-Removed Improved-Terrain DEM </w:t>
            </w:r>
            <w:sdt>
              <w:sdtPr>
                <w:rPr>
                  <w:rFonts w:cs="Calibri"/>
                  <w:sz w:val="18"/>
                  <w:szCs w:val="18"/>
                </w:rPr>
                <w:tag w:val="MENDELEY_CITATION_v3_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"/>
                <w:id w:val="670073111"/>
                <w:placeholder>
                  <w:docPart w:val="DefaultPlaceholder_-1854013440"/>
                </w:placeholder>
              </w:sdtPr>
              <w:sdtEndPr>
                <w:rPr>
                  <w:rFonts w:cs="Times New Roman"/>
                  <w:sz w:val="20"/>
                  <w:szCs w:val="20"/>
                </w:rPr>
              </w:sdtEndPr>
              <w:sdtContent>
                <w:ins w:id="517" w:author="Ozodiegwu, Ifeoma" w:date="2023-12-07T16:36:00Z">
                  <w:r w:rsidR="00FE62C3" w:rsidRPr="00FE62C3">
                    <w:t>[45]</w:t>
                  </w:r>
                </w:ins>
                <w:ins w:id="518" w:author="Ifeoma Doreen Ozodiegwu" w:date="2023-12-06T18:39:00Z">
                  <w:del w:id="519" w:author="Ozodiegwu, Ifeoma" w:date="2023-12-07T15:53:00Z">
                    <w:r w:rsidR="00A96CA6" w:rsidRPr="00FE62C3" w:rsidDel="00BE0030">
                      <w:delText>[45]</w:delText>
                    </w:r>
                  </w:del>
                </w:ins>
                <w:ins w:id="520" w:author="chilochibi chiziba" w:date="2023-11-17T14:55:00Z">
                  <w:del w:id="521" w:author="Ozodiegwu, Ifeoma" w:date="2023-12-07T15:53:00Z">
                    <w:r w:rsidR="00577EDE" w:rsidRPr="00FE62C3" w:rsidDel="00BE0030">
                      <w:delText>[44]</w:delText>
                    </w:r>
                  </w:del>
                </w:ins>
                <w:del w:id="522" w:author="Ozodiegwu, Ifeoma" w:date="2023-12-07T15:53:00Z">
                  <w:r w:rsidR="00E76BF6" w:rsidRPr="00FE62C3" w:rsidDel="00BE0030">
                    <w:delText>[43]</w:delText>
                  </w:r>
                </w:del>
              </w:sdtContent>
            </w:sdt>
          </w:p>
        </w:tc>
      </w:tr>
      <w:tr w:rsidR="00F610A7" w14:paraId="3791BF1C" w14:textId="77777777" w:rsidTr="00D82FB1">
        <w:trPr>
          <w:jc w:val="right"/>
        </w:trPr>
        <w:tc>
          <w:tcPr>
            <w:tcW w:w="2977" w:type="dxa"/>
            <w:tcBorders>
              <w:top w:val="nil"/>
              <w:left w:val="nil"/>
              <w:bottom w:val="nil"/>
              <w:right w:val="nil"/>
            </w:tcBorders>
            <w:hideMark/>
          </w:tcPr>
          <w:p w14:paraId="296B34C6" w14:textId="77777777" w:rsidR="00F610A7" w:rsidRDefault="00F610A7" w:rsidP="00D82FB1">
            <w:pPr>
              <w:pStyle w:val="ListParagraph"/>
              <w:numPr>
                <w:ilvl w:val="0"/>
                <w:numId w:val="32"/>
              </w:numPr>
              <w:spacing w:after="240"/>
              <w:jc w:val="left"/>
              <w:rPr>
                <w:rFonts w:eastAsia="Times New Roman" w:cs="Calibri"/>
                <w:color w:val="000000" w:themeColor="text1"/>
                <w:sz w:val="18"/>
                <w:szCs w:val="18"/>
              </w:rPr>
            </w:pPr>
            <w:r>
              <w:rPr>
                <w:rFonts w:cs="Calibri"/>
                <w:sz w:val="18"/>
                <w:szCs w:val="18"/>
              </w:rPr>
              <w:t>Enhanced Vegetation Index</w:t>
            </w:r>
          </w:p>
        </w:tc>
        <w:tc>
          <w:tcPr>
            <w:tcW w:w="3813" w:type="dxa"/>
            <w:tcBorders>
              <w:top w:val="nil"/>
              <w:left w:val="nil"/>
              <w:bottom w:val="nil"/>
              <w:right w:val="nil"/>
            </w:tcBorders>
            <w:hideMark/>
          </w:tcPr>
          <w:p w14:paraId="10D4607B" w14:textId="77777777"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Enhanced vegetation index for quantifying vegetation greenness in units of spectral index </w:t>
            </w:r>
          </w:p>
        </w:tc>
        <w:tc>
          <w:tcPr>
            <w:tcW w:w="2626" w:type="dxa"/>
            <w:tcBorders>
              <w:top w:val="nil"/>
              <w:left w:val="nil"/>
              <w:bottom w:val="nil"/>
              <w:right w:val="nil"/>
            </w:tcBorders>
            <w:hideMark/>
          </w:tcPr>
          <w:p w14:paraId="3E860C46" w14:textId="77777777"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MAP gap filled EVI (communication with MAP)</w:t>
            </w:r>
          </w:p>
        </w:tc>
      </w:tr>
      <w:tr w:rsidR="00F610A7" w14:paraId="37D03934" w14:textId="77777777" w:rsidTr="00D82FB1">
        <w:trPr>
          <w:jc w:val="right"/>
        </w:trPr>
        <w:tc>
          <w:tcPr>
            <w:tcW w:w="2977" w:type="dxa"/>
            <w:tcBorders>
              <w:top w:val="nil"/>
              <w:left w:val="nil"/>
              <w:bottom w:val="nil"/>
              <w:right w:val="nil"/>
            </w:tcBorders>
            <w:hideMark/>
          </w:tcPr>
          <w:p w14:paraId="6D5D5B4D" w14:textId="77777777" w:rsidR="00F610A7" w:rsidRDefault="00F610A7" w:rsidP="00D82FB1">
            <w:pPr>
              <w:jc w:val="left"/>
              <w:rPr>
                <w:rFonts w:cs="Calibri"/>
                <w:sz w:val="18"/>
                <w:szCs w:val="18"/>
              </w:rPr>
            </w:pPr>
            <w:r>
              <w:rPr>
                <w:rFonts w:eastAsia="Times New Roman" w:cs="Calibri"/>
                <w:color w:val="000000" w:themeColor="text1"/>
                <w:sz w:val="18"/>
                <w:szCs w:val="18"/>
                <w:u w:val="single"/>
              </w:rPr>
              <w:t>Other adjustment variables</w:t>
            </w:r>
          </w:p>
        </w:tc>
        <w:tc>
          <w:tcPr>
            <w:tcW w:w="3813" w:type="dxa"/>
            <w:tcBorders>
              <w:top w:val="nil"/>
              <w:left w:val="nil"/>
              <w:bottom w:val="nil"/>
              <w:right w:val="nil"/>
            </w:tcBorders>
          </w:tcPr>
          <w:p w14:paraId="318499C7" w14:textId="77777777" w:rsidR="00F610A7" w:rsidRDefault="00F610A7" w:rsidP="001D0C84">
            <w:pPr>
              <w:pStyle w:val="MDPI42tablebody"/>
              <w:spacing w:after="240" w:line="240" w:lineRule="auto"/>
              <w:jc w:val="right"/>
              <w:rPr>
                <w:rFonts w:cs="Calibri"/>
                <w:color w:val="000000" w:themeColor="text1"/>
                <w:sz w:val="18"/>
                <w:szCs w:val="18"/>
              </w:rPr>
            </w:pPr>
          </w:p>
        </w:tc>
        <w:tc>
          <w:tcPr>
            <w:tcW w:w="2626" w:type="dxa"/>
            <w:tcBorders>
              <w:top w:val="nil"/>
              <w:left w:val="nil"/>
              <w:bottom w:val="nil"/>
              <w:right w:val="nil"/>
            </w:tcBorders>
          </w:tcPr>
          <w:p w14:paraId="470C240F" w14:textId="77777777" w:rsidR="00F610A7" w:rsidRDefault="00F610A7" w:rsidP="001D0C84">
            <w:pPr>
              <w:pStyle w:val="MDPI42tablebody"/>
              <w:spacing w:after="240" w:line="240" w:lineRule="auto"/>
              <w:jc w:val="right"/>
              <w:rPr>
                <w:rFonts w:cs="Calibri"/>
                <w:color w:val="000000" w:themeColor="text1"/>
                <w:sz w:val="18"/>
                <w:szCs w:val="18"/>
              </w:rPr>
            </w:pPr>
          </w:p>
        </w:tc>
      </w:tr>
      <w:tr w:rsidR="00F610A7" w14:paraId="4FA7D1C8" w14:textId="77777777" w:rsidTr="00D82FB1">
        <w:trPr>
          <w:jc w:val="right"/>
        </w:trPr>
        <w:tc>
          <w:tcPr>
            <w:tcW w:w="2977" w:type="dxa"/>
            <w:tcBorders>
              <w:top w:val="nil"/>
              <w:left w:val="nil"/>
              <w:bottom w:val="nil"/>
              <w:right w:val="nil"/>
            </w:tcBorders>
            <w:hideMark/>
          </w:tcPr>
          <w:p w14:paraId="4A2F4CFE" w14:textId="77777777" w:rsidR="00F610A7" w:rsidRDefault="00F610A7" w:rsidP="00D82FB1">
            <w:pPr>
              <w:pStyle w:val="ListParagraph"/>
              <w:numPr>
                <w:ilvl w:val="0"/>
                <w:numId w:val="33"/>
              </w:numPr>
              <w:spacing w:after="240"/>
              <w:ind w:left="440"/>
              <w:jc w:val="left"/>
              <w:rPr>
                <w:rFonts w:eastAsia="Times New Roman" w:cs="Calibri"/>
                <w:color w:val="000000" w:themeColor="text1"/>
                <w:sz w:val="18"/>
                <w:szCs w:val="18"/>
                <w:u w:val="single"/>
              </w:rPr>
            </w:pPr>
            <w:r>
              <w:rPr>
                <w:rFonts w:eastAsia="Times New Roman" w:cs="Calibri"/>
                <w:color w:val="000000" w:themeColor="text1"/>
                <w:sz w:val="18"/>
                <w:szCs w:val="18"/>
              </w:rPr>
              <w:t xml:space="preserve">Number of children tested </w:t>
            </w:r>
          </w:p>
        </w:tc>
        <w:tc>
          <w:tcPr>
            <w:tcW w:w="3813" w:type="dxa"/>
            <w:tcBorders>
              <w:top w:val="nil"/>
              <w:left w:val="nil"/>
              <w:bottom w:val="nil"/>
              <w:right w:val="nil"/>
            </w:tcBorders>
            <w:hideMark/>
          </w:tcPr>
          <w:p w14:paraId="13A98298" w14:textId="77777777"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Number of children 6 – 59 months old tested for malaria per cluster </w:t>
            </w:r>
          </w:p>
        </w:tc>
        <w:tc>
          <w:tcPr>
            <w:tcW w:w="2626" w:type="dxa"/>
            <w:tcBorders>
              <w:top w:val="nil"/>
              <w:left w:val="nil"/>
              <w:bottom w:val="nil"/>
              <w:right w:val="nil"/>
            </w:tcBorders>
            <w:hideMark/>
          </w:tcPr>
          <w:p w14:paraId="6903BE48" w14:textId="10CBBF7E"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MIS and DHS </w:t>
            </w:r>
            <w:sdt>
              <w:sdtPr>
                <w:rPr>
                  <w:rFonts w:cs="Calibri"/>
                  <w:sz w:val="18"/>
                  <w:szCs w:val="18"/>
                </w:rPr>
                <w:tag w:val="MENDELEY_CITATION_v3_eyJjaXRhdGlvbklEIjoiTUVOREVMRVlfQ0lUQVRJT05fMTkyMmMxM2MtMmE0MS00ZjJjLWIxY2YtODZiNDk0YzI4Mjc4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
                <w:id w:val="1357778655"/>
                <w:placeholder>
                  <w:docPart w:val="DefaultPlaceholder_-1854013440"/>
                </w:placeholder>
              </w:sdtPr>
              <w:sdtEndPr>
                <w:rPr>
                  <w:rFonts w:cs="Times New Roman"/>
                  <w:sz w:val="20"/>
                  <w:szCs w:val="20"/>
                </w:rPr>
              </w:sdtEndPr>
              <w:sdtContent>
                <w:ins w:id="523" w:author="Ozodiegwu, Ifeoma" w:date="2023-12-07T16:36:00Z">
                  <w:r w:rsidR="00FE62C3" w:rsidRPr="00FE62C3">
                    <w:t>[23,35–37]</w:t>
                  </w:r>
                </w:ins>
                <w:ins w:id="524" w:author="Ifeoma Doreen Ozodiegwu" w:date="2023-12-06T18:39:00Z">
                  <w:del w:id="525" w:author="Ozodiegwu, Ifeoma" w:date="2023-12-07T15:53:00Z">
                    <w:r w:rsidR="00A96CA6" w:rsidRPr="00FE62C3" w:rsidDel="00BE0030">
                      <w:delText>[23,35–37]</w:delText>
                    </w:r>
                  </w:del>
                </w:ins>
                <w:ins w:id="526" w:author="chilochibi chiziba" w:date="2023-11-17T14:55:00Z">
                  <w:del w:id="527" w:author="Ozodiegwu, Ifeoma" w:date="2023-12-07T15:53:00Z">
                    <w:r w:rsidR="00577EDE" w:rsidRPr="00FE62C3" w:rsidDel="00BE0030">
                      <w:delText>[23,34–36]</w:delText>
                    </w:r>
                  </w:del>
                </w:ins>
                <w:del w:id="528" w:author="Ozodiegwu, Ifeoma" w:date="2023-12-07T15:53:00Z">
                  <w:r w:rsidR="00E76BF6" w:rsidRPr="00FE62C3" w:rsidDel="00BE0030">
                    <w:delText>[23,33–35]</w:delText>
                  </w:r>
                </w:del>
              </w:sdtContent>
            </w:sdt>
            <w:r>
              <w:rPr>
                <w:rFonts w:cs="Calibri"/>
                <w:color w:val="000000" w:themeColor="text1"/>
                <w:sz w:val="18"/>
                <w:szCs w:val="18"/>
              </w:rPr>
              <w:t xml:space="preserve"> </w:t>
            </w:r>
          </w:p>
        </w:tc>
      </w:tr>
      <w:tr w:rsidR="00F610A7" w14:paraId="32DA6166" w14:textId="77777777" w:rsidTr="00D82FB1">
        <w:trPr>
          <w:jc w:val="right"/>
        </w:trPr>
        <w:tc>
          <w:tcPr>
            <w:tcW w:w="2977" w:type="dxa"/>
            <w:tcBorders>
              <w:top w:val="nil"/>
              <w:left w:val="nil"/>
              <w:bottom w:val="nil"/>
              <w:right w:val="nil"/>
            </w:tcBorders>
            <w:hideMark/>
          </w:tcPr>
          <w:p w14:paraId="7427C8A2" w14:textId="77777777" w:rsidR="00F610A7" w:rsidRDefault="00F610A7" w:rsidP="00D82FB1">
            <w:pPr>
              <w:pStyle w:val="ListParagraph"/>
              <w:numPr>
                <w:ilvl w:val="0"/>
                <w:numId w:val="33"/>
              </w:numPr>
              <w:spacing w:after="240"/>
              <w:ind w:left="440"/>
              <w:jc w:val="left"/>
              <w:rPr>
                <w:rFonts w:eastAsia="Times New Roman" w:cs="Calibri"/>
                <w:color w:val="000000" w:themeColor="text1"/>
                <w:sz w:val="18"/>
                <w:szCs w:val="18"/>
              </w:rPr>
            </w:pPr>
            <w:r>
              <w:rPr>
                <w:rFonts w:eastAsia="Times New Roman" w:cs="Calibri"/>
                <w:sz w:val="18"/>
                <w:szCs w:val="18"/>
              </w:rPr>
              <w:t>Interview date</w:t>
            </w:r>
          </w:p>
        </w:tc>
        <w:tc>
          <w:tcPr>
            <w:tcW w:w="3813" w:type="dxa"/>
            <w:tcBorders>
              <w:top w:val="nil"/>
              <w:left w:val="nil"/>
              <w:bottom w:val="nil"/>
              <w:right w:val="nil"/>
            </w:tcBorders>
            <w:hideMark/>
          </w:tcPr>
          <w:p w14:paraId="3548ED08" w14:textId="77777777" w:rsidR="00F610A7" w:rsidRDefault="00F610A7" w:rsidP="001D0C84">
            <w:pPr>
              <w:contextualSpacing/>
              <w:jc w:val="right"/>
              <w:rPr>
                <w:rFonts w:eastAsia="Times New Roman" w:cs="Calibri"/>
                <w:sz w:val="18"/>
                <w:szCs w:val="18"/>
              </w:rPr>
            </w:pPr>
            <w:r>
              <w:rPr>
                <w:rFonts w:eastAsia="Times New Roman" w:cs="Calibri"/>
                <w:sz w:val="18"/>
                <w:szCs w:val="18"/>
              </w:rPr>
              <w:t xml:space="preserve">Year the DHS survey was conducted per cluster and </w:t>
            </w:r>
          </w:p>
          <w:p w14:paraId="49BA2140" w14:textId="77777777" w:rsidR="00F610A7" w:rsidRDefault="00F610A7" w:rsidP="001D0C84">
            <w:pPr>
              <w:pStyle w:val="MDPI42tablebody"/>
              <w:spacing w:after="240" w:line="240" w:lineRule="auto"/>
              <w:jc w:val="right"/>
              <w:rPr>
                <w:rFonts w:cs="Calibri"/>
                <w:color w:val="000000" w:themeColor="text1"/>
                <w:sz w:val="18"/>
                <w:szCs w:val="18"/>
              </w:rPr>
            </w:pPr>
            <w:r>
              <w:rPr>
                <w:rFonts w:cs="Calibri"/>
                <w:sz w:val="18"/>
                <w:szCs w:val="18"/>
              </w:rPr>
              <w:t>survey month per cluster (some clusters were surveyed over a two-month period, the first interview month was used in those cases)</w:t>
            </w:r>
          </w:p>
        </w:tc>
        <w:tc>
          <w:tcPr>
            <w:tcW w:w="2626" w:type="dxa"/>
            <w:tcBorders>
              <w:top w:val="nil"/>
              <w:left w:val="nil"/>
              <w:bottom w:val="nil"/>
              <w:right w:val="nil"/>
            </w:tcBorders>
            <w:hideMark/>
          </w:tcPr>
          <w:p w14:paraId="049A69D2" w14:textId="72051BF4" w:rsidR="00F610A7" w:rsidRDefault="00F610A7" w:rsidP="001D0C84">
            <w:pPr>
              <w:pStyle w:val="MDPI42tablebody"/>
              <w:spacing w:after="240" w:line="240" w:lineRule="auto"/>
              <w:jc w:val="right"/>
              <w:rPr>
                <w:rFonts w:cs="Calibri"/>
                <w:color w:val="000000" w:themeColor="text1"/>
                <w:sz w:val="18"/>
                <w:szCs w:val="18"/>
              </w:rPr>
            </w:pPr>
            <w:r>
              <w:rPr>
                <w:rFonts w:cs="Calibri"/>
                <w:color w:val="000000" w:themeColor="text1"/>
                <w:sz w:val="18"/>
                <w:szCs w:val="18"/>
              </w:rPr>
              <w:t xml:space="preserve">MIS and DHS </w:t>
            </w:r>
            <w:sdt>
              <w:sdtPr>
                <w:rPr>
                  <w:rFonts w:cs="Calibri"/>
                  <w:sz w:val="18"/>
                  <w:szCs w:val="18"/>
                </w:rPr>
                <w:tag w:val="MENDELEY_CITATION_v3_eyJjaXRhdGlvbklEIjoiTUVOREVMRVlfQ0lUQVRJT05fZTM1ODBmZDYtYTM4ZS00Yzk4LTk3YjEtZmIzMmZhYjcwZjEw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
                <w:id w:val="-1863585495"/>
                <w:placeholder>
                  <w:docPart w:val="DefaultPlaceholder_-1854013440"/>
                </w:placeholder>
              </w:sdtPr>
              <w:sdtEndPr>
                <w:rPr>
                  <w:rFonts w:cs="Times New Roman"/>
                  <w:sz w:val="20"/>
                  <w:szCs w:val="20"/>
                </w:rPr>
              </w:sdtEndPr>
              <w:sdtContent>
                <w:ins w:id="529" w:author="Ozodiegwu, Ifeoma" w:date="2023-12-07T16:36:00Z">
                  <w:r w:rsidR="00FE62C3" w:rsidRPr="00FE62C3">
                    <w:t>[23,35–37]</w:t>
                  </w:r>
                </w:ins>
                <w:ins w:id="530" w:author="Ifeoma Doreen Ozodiegwu" w:date="2023-12-06T18:39:00Z">
                  <w:del w:id="531" w:author="Ozodiegwu, Ifeoma" w:date="2023-12-07T15:53:00Z">
                    <w:r w:rsidR="00A96CA6" w:rsidRPr="00FE62C3" w:rsidDel="00BE0030">
                      <w:delText>[23,35–37]</w:delText>
                    </w:r>
                  </w:del>
                </w:ins>
                <w:ins w:id="532" w:author="chilochibi chiziba" w:date="2023-11-17T14:55:00Z">
                  <w:del w:id="533" w:author="Ozodiegwu, Ifeoma" w:date="2023-12-07T15:53:00Z">
                    <w:r w:rsidR="00577EDE" w:rsidRPr="00FE62C3" w:rsidDel="00BE0030">
                      <w:delText>[23,34–36]</w:delText>
                    </w:r>
                  </w:del>
                </w:ins>
                <w:del w:id="534" w:author="Ozodiegwu, Ifeoma" w:date="2023-12-07T15:53:00Z">
                  <w:r w:rsidR="00E76BF6" w:rsidRPr="00FE62C3" w:rsidDel="00BE0030">
                    <w:delText>[23,33–35]</w:delText>
                  </w:r>
                </w:del>
              </w:sdtContent>
            </w:sdt>
            <w:r>
              <w:rPr>
                <w:rFonts w:cs="Calibri"/>
                <w:color w:val="000000" w:themeColor="text1"/>
                <w:sz w:val="18"/>
                <w:szCs w:val="18"/>
              </w:rPr>
              <w:t xml:space="preserve"> </w:t>
            </w:r>
          </w:p>
        </w:tc>
      </w:tr>
      <w:tr w:rsidR="00F610A7" w14:paraId="150CBE81" w14:textId="77777777" w:rsidTr="00D82FB1">
        <w:trPr>
          <w:jc w:val="right"/>
        </w:trPr>
        <w:tc>
          <w:tcPr>
            <w:tcW w:w="2977" w:type="dxa"/>
            <w:tcBorders>
              <w:top w:val="nil"/>
              <w:left w:val="nil"/>
              <w:bottom w:val="single" w:sz="8" w:space="0" w:color="auto"/>
              <w:right w:val="nil"/>
            </w:tcBorders>
            <w:hideMark/>
          </w:tcPr>
          <w:p w14:paraId="7ED76429" w14:textId="77777777" w:rsidR="00F610A7" w:rsidRDefault="00F610A7" w:rsidP="00D82FB1">
            <w:pPr>
              <w:pStyle w:val="ListParagraph"/>
              <w:numPr>
                <w:ilvl w:val="0"/>
                <w:numId w:val="33"/>
              </w:numPr>
              <w:ind w:left="440"/>
              <w:jc w:val="left"/>
              <w:rPr>
                <w:rFonts w:eastAsia="Times New Roman" w:cs="Calibri"/>
                <w:sz w:val="18"/>
                <w:szCs w:val="18"/>
              </w:rPr>
            </w:pPr>
            <w:r>
              <w:rPr>
                <w:rFonts w:eastAsia="Times New Roman" w:cs="Calibri"/>
                <w:sz w:val="18"/>
                <w:szCs w:val="18"/>
              </w:rPr>
              <w:t xml:space="preserve">Longitude and latitude </w:t>
            </w:r>
          </w:p>
        </w:tc>
        <w:tc>
          <w:tcPr>
            <w:tcW w:w="3813" w:type="dxa"/>
            <w:tcBorders>
              <w:top w:val="nil"/>
              <w:left w:val="nil"/>
              <w:bottom w:val="single" w:sz="8" w:space="0" w:color="auto"/>
              <w:right w:val="nil"/>
            </w:tcBorders>
            <w:hideMark/>
          </w:tcPr>
          <w:p w14:paraId="282A7E7E" w14:textId="77777777" w:rsidR="00F610A7" w:rsidRDefault="00F610A7" w:rsidP="001D0C84">
            <w:pPr>
              <w:jc w:val="right"/>
              <w:rPr>
                <w:rFonts w:eastAsia="Times New Roman" w:cs="Calibri"/>
                <w:sz w:val="18"/>
                <w:szCs w:val="18"/>
              </w:rPr>
            </w:pPr>
            <w:r>
              <w:rPr>
                <w:rFonts w:eastAsia="Times New Roman" w:cs="Calibri"/>
                <w:sz w:val="18"/>
                <w:szCs w:val="18"/>
              </w:rPr>
              <w:t xml:space="preserve">Longitude and latitude positions where the clusters were geolocated after displacement to protect participant confidentiality </w:t>
            </w:r>
          </w:p>
        </w:tc>
        <w:tc>
          <w:tcPr>
            <w:tcW w:w="2626" w:type="dxa"/>
            <w:tcBorders>
              <w:top w:val="nil"/>
              <w:left w:val="nil"/>
              <w:bottom w:val="single" w:sz="8" w:space="0" w:color="auto"/>
              <w:right w:val="nil"/>
            </w:tcBorders>
            <w:hideMark/>
          </w:tcPr>
          <w:p w14:paraId="01437C86" w14:textId="4A0BA67B" w:rsidR="00F610A7" w:rsidRDefault="00F610A7" w:rsidP="001D0C84">
            <w:pPr>
              <w:pStyle w:val="MDPI42tablebody"/>
              <w:spacing w:line="240" w:lineRule="auto"/>
              <w:jc w:val="right"/>
              <w:rPr>
                <w:rFonts w:cs="Calibri"/>
                <w:color w:val="000000" w:themeColor="text1"/>
                <w:sz w:val="18"/>
                <w:szCs w:val="18"/>
              </w:rPr>
            </w:pPr>
            <w:r>
              <w:rPr>
                <w:rFonts w:cs="Calibri"/>
                <w:color w:val="000000" w:themeColor="text1"/>
                <w:sz w:val="18"/>
                <w:szCs w:val="18"/>
              </w:rPr>
              <w:t xml:space="preserve">MIS and DHS </w:t>
            </w:r>
            <w:sdt>
              <w:sdtPr>
                <w:rPr>
                  <w:rFonts w:cs="Calibri"/>
                  <w:sz w:val="18"/>
                  <w:szCs w:val="18"/>
                </w:rPr>
                <w:tag w:val="MENDELEY_CITATION_v3_eyJjaXRhdGlvbklEIjoiTUVOREVMRVlfQ0lUQVRJT05fZDYzYmFlZWMtNTA2MC00MmU0LThjYTItOGUzZjQ3Mzg5M2Fl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
                <w:id w:val="-793675577"/>
                <w:placeholder>
                  <w:docPart w:val="DefaultPlaceholder_-1854013440"/>
                </w:placeholder>
              </w:sdtPr>
              <w:sdtEndPr>
                <w:rPr>
                  <w:rFonts w:cs="Times New Roman"/>
                  <w:sz w:val="20"/>
                  <w:szCs w:val="20"/>
                </w:rPr>
              </w:sdtEndPr>
              <w:sdtContent>
                <w:ins w:id="535" w:author="Ozodiegwu, Ifeoma" w:date="2023-12-07T16:36:00Z">
                  <w:r w:rsidR="00FE62C3" w:rsidRPr="00FE62C3">
                    <w:t>[23,35–37]</w:t>
                  </w:r>
                </w:ins>
                <w:ins w:id="536" w:author="Ifeoma Doreen Ozodiegwu" w:date="2023-12-06T18:39:00Z">
                  <w:del w:id="537" w:author="Ozodiegwu, Ifeoma" w:date="2023-12-07T15:53:00Z">
                    <w:r w:rsidR="00A96CA6" w:rsidRPr="00FE62C3" w:rsidDel="00BE0030">
                      <w:delText>[23,35–37]</w:delText>
                    </w:r>
                  </w:del>
                </w:ins>
                <w:ins w:id="538" w:author="chilochibi chiziba" w:date="2023-11-17T14:55:00Z">
                  <w:del w:id="539" w:author="Ozodiegwu, Ifeoma" w:date="2023-12-07T15:53:00Z">
                    <w:r w:rsidR="00577EDE" w:rsidRPr="00FE62C3" w:rsidDel="00BE0030">
                      <w:delText>[23,34–36]</w:delText>
                    </w:r>
                  </w:del>
                </w:ins>
                <w:del w:id="540" w:author="Ozodiegwu, Ifeoma" w:date="2023-12-07T15:53:00Z">
                  <w:r w:rsidR="00E76BF6" w:rsidRPr="00FE62C3" w:rsidDel="00BE0030">
                    <w:delText>[23,33–35]</w:delText>
                  </w:r>
                </w:del>
              </w:sdtContent>
            </w:sdt>
            <w:r>
              <w:rPr>
                <w:rFonts w:cs="Calibri"/>
                <w:color w:val="000000" w:themeColor="text1"/>
                <w:sz w:val="18"/>
                <w:szCs w:val="18"/>
              </w:rPr>
              <w:t xml:space="preserve"> </w:t>
            </w:r>
          </w:p>
        </w:tc>
      </w:tr>
    </w:tbl>
    <w:p w14:paraId="24F51995" w14:textId="77777777" w:rsidR="00F610A7" w:rsidRDefault="00F610A7" w:rsidP="0060347E">
      <w:pPr>
        <w:pStyle w:val="MDPI21heading1"/>
      </w:pPr>
      <w:r>
        <w:t xml:space="preserve">3. </w:t>
      </w:r>
      <w:r w:rsidRPr="001F31D1">
        <w:t>Results</w:t>
      </w:r>
    </w:p>
    <w:p w14:paraId="69E32961" w14:textId="77777777" w:rsidR="00F610A7" w:rsidRPr="002109A4" w:rsidRDefault="00F610A7" w:rsidP="002109A4">
      <w:pPr>
        <w:pStyle w:val="ListParagraph"/>
        <w:numPr>
          <w:ilvl w:val="0"/>
          <w:numId w:val="26"/>
        </w:numPr>
        <w:adjustRightInd w:val="0"/>
        <w:snapToGrid w:val="0"/>
        <w:spacing w:before="240" w:after="60" w:line="228" w:lineRule="auto"/>
        <w:contextualSpacing w:val="0"/>
        <w:jc w:val="left"/>
        <w:outlineLvl w:val="0"/>
        <w:rPr>
          <w:rFonts w:eastAsia="Times New Roman"/>
          <w:b/>
          <w:snapToGrid w:val="0"/>
          <w:vanish/>
          <w:szCs w:val="22"/>
          <w:lang w:eastAsia="de-DE" w:bidi="en-US"/>
        </w:rPr>
      </w:pPr>
    </w:p>
    <w:p w14:paraId="4AB751EE" w14:textId="77777777" w:rsidR="00F610A7" w:rsidRPr="002109A4" w:rsidRDefault="00F610A7" w:rsidP="002109A4">
      <w:pPr>
        <w:pStyle w:val="MDPI21heading1"/>
        <w:numPr>
          <w:ilvl w:val="1"/>
          <w:numId w:val="26"/>
        </w:numPr>
        <w:rPr>
          <w:b w:val="0"/>
          <w:bCs/>
          <w:i/>
          <w:iCs/>
        </w:rPr>
      </w:pPr>
      <w:r w:rsidRPr="002109A4">
        <w:rPr>
          <w:b w:val="0"/>
          <w:bCs/>
          <w:i/>
          <w:iCs/>
        </w:rPr>
        <w:t>Describing spatial-temporal variation in malaria test positivity in urban areas</w:t>
      </w:r>
    </w:p>
    <w:p w14:paraId="75CEF7F7" w14:textId="77777777" w:rsidR="00F610A7" w:rsidRPr="001F31D1" w:rsidRDefault="00F610A7" w:rsidP="00EF30EF">
      <w:pPr>
        <w:pStyle w:val="MDPI23heading3"/>
      </w:pPr>
      <w:r>
        <w:t xml:space="preserve">3.1.1. </w:t>
      </w:r>
      <w:r w:rsidRPr="005140E7">
        <w:t>Sample overview</w:t>
      </w:r>
    </w:p>
    <w:p w14:paraId="200BBD23" w14:textId="3E765710" w:rsidR="00F610A7" w:rsidRDefault="6C9A8562" w:rsidP="002A26ED">
      <w:pPr>
        <w:pStyle w:val="MDPI35textbeforelist"/>
        <w:spacing w:before="240"/>
      </w:pPr>
      <w:r>
        <w:t xml:space="preserve">A total of 988 clusters were sampled in 2010, 2015,2018, and 2021 DHS and MIS surveys. The number of all age individuals surveyed within each cluster exhibited a wide range in all surveys: ranging from 98 to 2,949 in the 2010 survey, 167 to 2,954 in the 2015 survey, 3 to 3,471 in the 2018 survey, and 166 to 4,765 in the 2021 survey. Malaria test results by microscopy were available for children 6 – 59 months in 972 of the 988 sampled clusters. The study dataset consisted of 81 clusters from the 2010 survey, 136 clusters from 2015, 560 clusters from 2018, and 195 clusters from 2021 (Figure 1a). On average, a higher number of children were tested per cluster in 2010, 2015 and 2021 when compared to 2018 (Figure 1b). The 2010 clusters were sampled during the months of October, November, and December. The 2015 clusters were sampled in October and November. The 2018 clusters spanned from August to December while the 2021 survey sampling took place in October, November, and December. </w:t>
      </w:r>
      <w:ins w:id="541" w:author="Ozodiegwu, Ifeoma" w:date="2023-11-26T09:14:00Z">
        <w:r>
          <w:t>Visualizing cluster</w:t>
        </w:r>
      </w:ins>
      <w:ins w:id="542" w:author="Ozodiegwu, Ifeoma" w:date="2023-11-26T09:16:00Z">
        <w:r>
          <w:t xml:space="preserve"> centroids</w:t>
        </w:r>
      </w:ins>
      <w:ins w:id="543" w:author="Ozodiegwu, Ifeoma" w:date="2023-11-26T09:14:00Z">
        <w:r>
          <w:t xml:space="preserve"> highlights the abundance</w:t>
        </w:r>
      </w:ins>
      <w:ins w:id="544" w:author="Ozodiegwu, Ifeoma" w:date="2023-11-26T09:15:00Z">
        <w:r>
          <w:t xml:space="preserve"> </w:t>
        </w:r>
      </w:ins>
      <w:ins w:id="545" w:author="Ozodiegwu, Ifeoma" w:date="2023-11-26T09:16:00Z">
        <w:r>
          <w:t>of</w:t>
        </w:r>
      </w:ins>
      <w:ins w:id="546" w:author="Ozodiegwu, Ifeoma" w:date="2023-11-26T09:15:00Z">
        <w:r>
          <w:t xml:space="preserve"> sampled clusters fr</w:t>
        </w:r>
      </w:ins>
      <w:ins w:id="547" w:author="Ozodiegwu, Ifeoma" w:date="2023-11-26T09:16:00Z">
        <w:r>
          <w:t>om the</w:t>
        </w:r>
      </w:ins>
      <w:ins w:id="548" w:author="Ozodiegwu, Ifeoma" w:date="2023-11-26T09:17:00Z">
        <w:r>
          <w:t xml:space="preserve"> 2018 survey and that most</w:t>
        </w:r>
      </w:ins>
      <w:ins w:id="549" w:author="Chilo Chiziba" w:date="2023-11-29T17:20:00Z">
        <w:r>
          <w:t xml:space="preserve"> </w:t>
        </w:r>
      </w:ins>
      <w:ins w:id="550" w:author="Ozodiegwu, Ifeoma" w:date="2023-11-26T09:17:00Z">
        <w:r>
          <w:t>clusters</w:t>
        </w:r>
      </w:ins>
      <w:ins w:id="551" w:author="Ifeoma Doreen Ozodiegwu" w:date="2023-11-30T10:00:00Z">
        <w:r w:rsidR="008B33C7">
          <w:t xml:space="preserve">, 364 of </w:t>
        </w:r>
        <w:proofErr w:type="spellStart"/>
        <w:r w:rsidR="008B33C7">
          <w:t>them,</w:t>
        </w:r>
      </w:ins>
      <w:del w:id="552" w:author="Ifeoma Doreen Ozodiegwu" w:date="2023-11-30T10:00:00Z">
        <w:r w:rsidR="008B33C7" w:rsidDel="008B33C7">
          <w:delText xml:space="preserve"> </w:delText>
        </w:r>
      </w:del>
      <w:ins w:id="553" w:author="Ozodiegwu, Ifeoma" w:date="2023-11-26T09:17:00Z">
        <w:r>
          <w:t>were</w:t>
        </w:r>
        <w:proofErr w:type="spellEnd"/>
        <w:r>
          <w:t xml:space="preserve"> sampled </w:t>
        </w:r>
      </w:ins>
      <w:ins w:id="554" w:author="Ozodiegwu, Ifeoma" w:date="2023-11-26T09:18:00Z">
        <w:r>
          <w:t>in October</w:t>
        </w:r>
      </w:ins>
      <w:ins w:id="555" w:author="Ozodiegwu, Ifeoma" w:date="2023-11-26T09:16:00Z">
        <w:r>
          <w:t xml:space="preserve"> </w:t>
        </w:r>
      </w:ins>
      <w:ins w:id="556" w:author="Ifeoma Doreen Ozodiegwu" w:date="2023-11-30T10:01:00Z">
        <w:r w:rsidR="008B33C7">
          <w:t>while the least number of clusters was sampled in</w:t>
        </w:r>
      </w:ins>
      <w:ins w:id="557" w:author="Ozodiegwu, Ifeoma" w:date="2023-12-07T11:47:00Z">
        <w:r w:rsidR="000C7ECF">
          <w:t xml:space="preserve"> August</w:t>
        </w:r>
      </w:ins>
      <w:ins w:id="558" w:author="Ifeoma Doreen Ozodiegwu" w:date="2023-11-30T10:01:00Z">
        <w:r w:rsidR="008B33C7">
          <w:t xml:space="preserve"> </w:t>
        </w:r>
      </w:ins>
      <w:ins w:id="559" w:author="Chilo Chiziba" w:date="2023-11-29T17:21:00Z">
        <w:del w:id="560" w:author="Ifeoma Doreen Ozodiegwu" w:date="2023-11-30T10:01:00Z">
          <w:r w:rsidDel="008B33C7">
            <w:delText>and August had the least (66)</w:delText>
          </w:r>
        </w:del>
      </w:ins>
      <w:del w:id="561" w:author="Ifeoma Doreen Ozodiegwu" w:date="2023-11-30T10:01:00Z">
        <w:r w:rsidR="00F610A7" w:rsidDel="008B33C7">
          <w:delText>T</w:delText>
        </w:r>
      </w:del>
      <w:del w:id="562" w:author="Ozodiegwu, Ifeoma" w:date="2023-11-26T09:14:00Z">
        <w:r w:rsidR="00F610A7" w:rsidDel="6C9A8562">
          <w:delText xml:space="preserve">he sample distribution of clusters over both years months </w:delText>
        </w:r>
      </w:del>
      <w:del w:id="563" w:author="Ozodiegwu, Ifeoma" w:date="2023-11-26T09:13:00Z">
        <w:r w:rsidR="00F610A7" w:rsidDel="6C9A8562">
          <w:delText xml:space="preserve">across the Nigerian regions look similar </w:delText>
        </w:r>
      </w:del>
      <w:ins w:id="564" w:author="Chilo Chiziba" w:date="2023-11-16T11:20:00Z">
        <w:r>
          <w:t>(Figure 1</w:t>
        </w:r>
      </w:ins>
      <w:del w:id="565" w:author="chilochibi chiziba" w:date="2023-11-16T22:02:00Z">
        <w:r w:rsidR="00F610A7" w:rsidDel="6C9A8562">
          <w:delText>d</w:delText>
        </w:r>
      </w:del>
      <w:ins w:id="566" w:author="chilochibi chiziba" w:date="2023-11-16T22:02:00Z">
        <w:r>
          <w:t>c</w:t>
        </w:r>
      </w:ins>
      <w:ins w:id="567" w:author="Chilo Chiziba" w:date="2023-11-16T11:20:00Z">
        <w:r>
          <w:t>-</w:t>
        </w:r>
      </w:ins>
      <w:del w:id="568" w:author="chilochibi chiziba" w:date="2023-11-16T22:02:00Z">
        <w:r w:rsidR="00F610A7" w:rsidDel="6C9A8562">
          <w:delText>c</w:delText>
        </w:r>
      </w:del>
      <w:ins w:id="569" w:author="chilochibi chiziba" w:date="2023-11-16T22:02:00Z">
        <w:r>
          <w:t>d</w:t>
        </w:r>
      </w:ins>
      <w:ins w:id="570" w:author="Ozodiegwu, Ifeoma" w:date="2023-11-26T09:18:00Z">
        <w:r>
          <w:t>).</w:t>
        </w:r>
      </w:ins>
      <w:del w:id="571" w:author="Ozodiegwu, Ifeoma" w:date="2023-11-26T09:18:00Z">
        <w:r w:rsidR="00F610A7" w:rsidDel="6C9A8562">
          <w:delText>). Visually, some clusters seem to have been resampled multiple time over the years (Figure 1dc).</w:delText>
        </w:r>
      </w:del>
      <w:ins w:id="572" w:author="chilochibi chiziba" w:date="2023-11-16T19:52:00Z">
        <w:r>
          <w:t xml:space="preserve"> </w:t>
        </w:r>
      </w:ins>
    </w:p>
    <w:p w14:paraId="7D63ABAC" w14:textId="77777777" w:rsidR="00F610A7" w:rsidRDefault="00F610A7" w:rsidP="00EF30EF">
      <w:pPr>
        <w:pStyle w:val="MDPI35textbeforelist"/>
      </w:pPr>
    </w:p>
    <w:p w14:paraId="73BDDC05" w14:textId="17A64C77" w:rsidR="00F610A7" w:rsidRDefault="00F610A7" w:rsidP="0056798D">
      <w:pPr>
        <w:pStyle w:val="MDPI35textbeforelist"/>
        <w:ind w:left="0" w:firstLine="0"/>
        <w:jc w:val="left"/>
        <w:rPr>
          <w:ins w:id="573" w:author="Chilo Chiziba" w:date="2023-11-16T11:02:00Z"/>
        </w:rPr>
      </w:pPr>
      <w:del w:id="574" w:author="Chilo Chiziba" w:date="2023-11-16T11:02:00Z">
        <w:r w:rsidDel="00487D2E">
          <w:rPr>
            <w:noProof/>
          </w:rPr>
          <w:drawing>
            <wp:inline distT="0" distB="0" distL="0" distR="0" wp14:anchorId="5F9DE6CD" wp14:editId="61D03051">
              <wp:extent cx="6559550" cy="3105150"/>
              <wp:effectExtent l="0" t="0" r="0" b="0"/>
              <wp:docPr id="1221141000" name="Picture 122114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59550" cy="3105150"/>
                      </a:xfrm>
                      <a:prstGeom prst="rect">
                        <a:avLst/>
                      </a:prstGeom>
                      <a:noFill/>
                      <a:ln>
                        <a:noFill/>
                      </a:ln>
                    </pic:spPr>
                  </pic:pic>
                </a:graphicData>
              </a:graphic>
            </wp:inline>
          </w:drawing>
        </w:r>
      </w:del>
    </w:p>
    <w:p w14:paraId="6D8CD097" w14:textId="57E87950" w:rsidR="00487D2E" w:rsidRDefault="00914207" w:rsidP="0056798D">
      <w:pPr>
        <w:pStyle w:val="MDPI35textbeforelist"/>
        <w:ind w:left="0" w:firstLine="0"/>
        <w:jc w:val="left"/>
        <w:rPr>
          <w:ins w:id="575" w:author="Chilo Chiziba" w:date="2023-11-29T16:54:00Z"/>
        </w:rPr>
      </w:pPr>
      <w:r>
        <w:rPr>
          <w:noProof/>
          <w:snapToGrid/>
          <w:sz w:val="21"/>
          <w:szCs w:val="21"/>
        </w:rPr>
        <w:lastRenderedPageBreak/>
        <w:drawing>
          <wp:inline distT="0" distB="0" distL="0" distR="0" wp14:anchorId="0C82C815" wp14:editId="41D02FAB">
            <wp:extent cx="6559309" cy="6876302"/>
            <wp:effectExtent l="0" t="0" r="0" b="0"/>
            <wp:docPr id="26819597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95974" name="Picture 2" descr="A screenshot of a computer screen&#10;&#10;Description automatically generated"/>
                    <pic:cNvPicPr/>
                  </pic:nvPicPr>
                  <pic:blipFill>
                    <a:blip r:embed="rId11"/>
                    <a:stretch>
                      <a:fillRect/>
                    </a:stretch>
                  </pic:blipFill>
                  <pic:spPr>
                    <a:xfrm>
                      <a:off x="0" y="0"/>
                      <a:ext cx="6559309" cy="6876302"/>
                    </a:xfrm>
                    <a:prstGeom prst="rect">
                      <a:avLst/>
                    </a:prstGeom>
                  </pic:spPr>
                </pic:pic>
              </a:graphicData>
            </a:graphic>
          </wp:inline>
        </w:drawing>
      </w:r>
    </w:p>
    <w:p w14:paraId="31064C0E" w14:textId="2D42576C" w:rsidR="6C9A8562" w:rsidRDefault="6C9A8562">
      <w:pPr>
        <w:pStyle w:val="MDPI35textbeforelist"/>
        <w:ind w:left="0" w:firstLine="0"/>
        <w:jc w:val="center"/>
        <w:pPrChange w:id="576" w:author="Chilo Chiziba" w:date="2023-11-29T16:58:00Z">
          <w:pPr/>
        </w:pPrChange>
      </w:pPr>
    </w:p>
    <w:p w14:paraId="55AE9371" w14:textId="77777777" w:rsidR="00F610A7" w:rsidRDefault="00F610A7" w:rsidP="00B91A3C">
      <w:pPr>
        <w:pStyle w:val="MDPI35textbeforelist"/>
        <w:ind w:firstLine="0"/>
      </w:pPr>
    </w:p>
    <w:p w14:paraId="255B37FC" w14:textId="1D0D79F4" w:rsidR="00F610A7" w:rsidRDefault="00F610A7" w:rsidP="009C6EE8">
      <w:pPr>
        <w:pStyle w:val="MDPI35textbeforelist"/>
        <w:spacing w:after="240"/>
        <w:ind w:firstLine="0"/>
        <w:rPr>
          <w:sz w:val="18"/>
          <w:szCs w:val="20"/>
        </w:rPr>
      </w:pPr>
      <w:r w:rsidRPr="000502B1">
        <w:rPr>
          <w:b/>
          <w:bCs/>
          <w:sz w:val="18"/>
          <w:szCs w:val="20"/>
        </w:rPr>
        <w:t>Figure 1.</w:t>
      </w:r>
      <w:r w:rsidRPr="000502B1">
        <w:rPr>
          <w:sz w:val="18"/>
          <w:szCs w:val="20"/>
        </w:rPr>
        <w:t xml:space="preserve"> Urban clusters sampled in the 2010, 2015</w:t>
      </w:r>
      <w:r w:rsidR="002B412D" w:rsidRPr="000502B1">
        <w:rPr>
          <w:sz w:val="18"/>
          <w:szCs w:val="20"/>
        </w:rPr>
        <w:t>,</w:t>
      </w:r>
      <w:r w:rsidRPr="000502B1">
        <w:rPr>
          <w:sz w:val="18"/>
          <w:szCs w:val="20"/>
        </w:rPr>
        <w:t xml:space="preserve"> 2018</w:t>
      </w:r>
      <w:r w:rsidR="002B412D" w:rsidRPr="000502B1">
        <w:rPr>
          <w:sz w:val="18"/>
          <w:szCs w:val="20"/>
        </w:rPr>
        <w:t>, and 2021</w:t>
      </w:r>
      <w:r w:rsidRPr="000502B1">
        <w:rPr>
          <w:sz w:val="18"/>
          <w:szCs w:val="20"/>
        </w:rPr>
        <w:t xml:space="preserve"> survey: </w:t>
      </w:r>
      <w:r w:rsidRPr="000502B1">
        <w:rPr>
          <w:b/>
          <w:bCs/>
          <w:sz w:val="18"/>
          <w:szCs w:val="20"/>
        </w:rPr>
        <w:t>(a)</w:t>
      </w:r>
      <w:r w:rsidRPr="000502B1">
        <w:rPr>
          <w:sz w:val="18"/>
          <w:szCs w:val="20"/>
        </w:rPr>
        <w:t xml:space="preserve"> Number of clusters per survey year. Eighty-one clusters were sampled in 2010, 136 in 2015</w:t>
      </w:r>
      <w:r w:rsidR="002A465C" w:rsidRPr="000502B1">
        <w:rPr>
          <w:sz w:val="18"/>
          <w:szCs w:val="20"/>
        </w:rPr>
        <w:t>,</w:t>
      </w:r>
      <w:r w:rsidRPr="000502B1">
        <w:rPr>
          <w:sz w:val="18"/>
          <w:szCs w:val="20"/>
        </w:rPr>
        <w:t xml:space="preserve"> 560 in 2018</w:t>
      </w:r>
      <w:r w:rsidR="002A465C" w:rsidRPr="000502B1">
        <w:rPr>
          <w:sz w:val="18"/>
          <w:szCs w:val="20"/>
        </w:rPr>
        <w:t>, and 195 in 2021</w:t>
      </w:r>
      <w:r w:rsidRPr="000502B1">
        <w:rPr>
          <w:sz w:val="18"/>
          <w:szCs w:val="20"/>
        </w:rPr>
        <w:t xml:space="preserve">; </w:t>
      </w:r>
      <w:r w:rsidRPr="000502B1">
        <w:rPr>
          <w:b/>
          <w:bCs/>
          <w:sz w:val="18"/>
          <w:szCs w:val="20"/>
        </w:rPr>
        <w:t>(b)</w:t>
      </w:r>
      <w:r w:rsidRPr="000502B1">
        <w:rPr>
          <w:sz w:val="18"/>
          <w:szCs w:val="20"/>
        </w:rPr>
        <w:t xml:space="preserve"> Number of children 6 – 59 months tested for malaria </w:t>
      </w:r>
      <w:ins w:id="577" w:author="Ifeoma Doreen Ozodiegwu" w:date="2023-12-06T15:34:00Z">
        <w:r w:rsidR="00061596">
          <w:rPr>
            <w:sz w:val="18"/>
            <w:szCs w:val="20"/>
          </w:rPr>
          <w:t xml:space="preserve">using microscopy </w:t>
        </w:r>
      </w:ins>
      <w:r w:rsidRPr="000502B1">
        <w:rPr>
          <w:sz w:val="18"/>
          <w:szCs w:val="20"/>
        </w:rPr>
        <w:t>per cluster and by year of survey.</w:t>
      </w:r>
      <w:ins w:id="578" w:author="Ozodiegwu, Ifeoma" w:date="2023-11-26T09:11:00Z">
        <w:r w:rsidR="0041249F">
          <w:rPr>
            <w:sz w:val="18"/>
            <w:szCs w:val="20"/>
          </w:rPr>
          <w:t xml:space="preserve"> (c) Cluster centroids mapped by year of survey</w:t>
        </w:r>
      </w:ins>
      <w:ins w:id="579" w:author="Ozodiegwu, Ifeoma" w:date="2023-11-26T09:15:00Z">
        <w:r w:rsidR="0041249F">
          <w:rPr>
            <w:sz w:val="18"/>
            <w:szCs w:val="20"/>
          </w:rPr>
          <w:t xml:space="preserve"> within state-level administrative boundaries</w:t>
        </w:r>
      </w:ins>
      <w:ins w:id="580" w:author="Ozodiegwu, Ifeoma" w:date="2023-11-26T09:11:00Z">
        <w:r w:rsidR="0041249F">
          <w:rPr>
            <w:sz w:val="18"/>
            <w:szCs w:val="20"/>
          </w:rPr>
          <w:t xml:space="preserve">; and (d) Cluster centroids mapped by </w:t>
        </w:r>
      </w:ins>
      <w:ins w:id="581" w:author="Ozodiegwu, Ifeoma" w:date="2023-11-26T09:12:00Z">
        <w:r w:rsidR="0041249F">
          <w:rPr>
            <w:sz w:val="18"/>
            <w:szCs w:val="20"/>
          </w:rPr>
          <w:t>month of surve</w:t>
        </w:r>
      </w:ins>
      <w:ins w:id="582" w:author="Ozodiegwu, Ifeoma" w:date="2023-11-26T09:15:00Z">
        <w:r w:rsidR="0041249F">
          <w:rPr>
            <w:sz w:val="18"/>
            <w:szCs w:val="20"/>
          </w:rPr>
          <w:t>y within state-level administrative boundaries</w:t>
        </w:r>
      </w:ins>
    </w:p>
    <w:p w14:paraId="12716E6A" w14:textId="77777777" w:rsidR="001C20E5" w:rsidRPr="000502B1" w:rsidRDefault="001C20E5" w:rsidP="009C6EE8">
      <w:pPr>
        <w:pStyle w:val="MDPI35textbeforelist"/>
        <w:spacing w:after="240"/>
        <w:ind w:firstLine="0"/>
        <w:rPr>
          <w:sz w:val="18"/>
          <w:szCs w:val="20"/>
        </w:rPr>
      </w:pPr>
    </w:p>
    <w:p w14:paraId="377F8189" w14:textId="27B88FDB" w:rsidR="00F610A7" w:rsidRPr="00237872" w:rsidRDefault="00F610A7" w:rsidP="009C6EE8">
      <w:pPr>
        <w:pStyle w:val="MDPI23heading3"/>
        <w:numPr>
          <w:ilvl w:val="2"/>
          <w:numId w:val="30"/>
        </w:numPr>
      </w:pPr>
      <w:r w:rsidRPr="00237872">
        <w:t>Low malaria test positivity across majority of urban cluster</w:t>
      </w:r>
      <w:r w:rsidR="00416203">
        <w:t>s</w:t>
      </w:r>
    </w:p>
    <w:p w14:paraId="31992715" w14:textId="20FFDFAF" w:rsidR="00F610A7" w:rsidRDefault="00F93918" w:rsidP="00783847">
      <w:pPr>
        <w:pStyle w:val="MDPI35textbeforelist"/>
        <w:spacing w:before="240"/>
      </w:pPr>
      <w:r>
        <w:lastRenderedPageBreak/>
        <w:t xml:space="preserve">On average, </w:t>
      </w:r>
      <w:r w:rsidR="00A06324">
        <w:t>ten</w:t>
      </w:r>
      <w:r w:rsidR="00F610A7" w:rsidRPr="007801BD">
        <w:t xml:space="preserve"> children (mean = </w:t>
      </w:r>
      <w:r w:rsidR="002668BF">
        <w:t>10.2</w:t>
      </w:r>
      <w:r w:rsidR="00F610A7" w:rsidRPr="007801BD">
        <w:t xml:space="preserve">, standard deviation (SD) = </w:t>
      </w:r>
      <w:r w:rsidR="007B4B3D">
        <w:t>7.5</w:t>
      </w:r>
      <w:r w:rsidR="00F610A7" w:rsidRPr="007801BD">
        <w:t>) were tested per cluster</w:t>
      </w:r>
      <w:r w:rsidR="00661B35">
        <w:t>.</w:t>
      </w:r>
      <w:r w:rsidR="00F610A7" w:rsidRPr="007801BD">
        <w:t xml:space="preserve"> </w:t>
      </w:r>
      <w:r w:rsidR="0012692E" w:rsidRPr="0012692E">
        <w:t xml:space="preserve">The distribution of </w:t>
      </w:r>
      <w:r w:rsidR="00094B5E">
        <w:t xml:space="preserve">the number of children that tested positive for </w:t>
      </w:r>
      <w:r w:rsidR="0012692E" w:rsidRPr="0012692E">
        <w:t>malaria per cluster was predominantly skewed towards zero (Figure 2a)</w:t>
      </w:r>
      <w:r w:rsidR="00721808">
        <w:t xml:space="preserve">, with a mean of </w:t>
      </w:r>
      <w:r w:rsidR="00AF725B">
        <w:t>2.9</w:t>
      </w:r>
      <w:r w:rsidR="00F610A7" w:rsidRPr="007801BD">
        <w:t xml:space="preserve"> (SD = 2.</w:t>
      </w:r>
      <w:r w:rsidR="00AF725B">
        <w:t>8</w:t>
      </w:r>
      <w:r w:rsidR="00F610A7" w:rsidRPr="007801BD">
        <w:t xml:space="preserve">). The median test positivity rate was zero (interquartile range (IQR): </w:t>
      </w:r>
      <w:r w:rsidR="00C85DD3">
        <w:t>0.2</w:t>
      </w:r>
      <w:r w:rsidR="00F610A7" w:rsidRPr="007801BD">
        <w:t xml:space="preserve">). </w:t>
      </w:r>
      <w:r w:rsidR="00BA362D" w:rsidRPr="00BA362D">
        <w:t>No child tested positive for malaria in</w:t>
      </w:r>
      <w:r w:rsidR="008959A4">
        <w:t xml:space="preserve"> roughly</w:t>
      </w:r>
      <w:r w:rsidR="00BA362D" w:rsidRPr="00BA362D">
        <w:t xml:space="preserve"> 49% (473) of clusters. </w:t>
      </w:r>
      <w:r w:rsidR="00F610A7" w:rsidRPr="007801BD">
        <w:t>Stratifying clusters by year of survey revealed that the median test positivity rate was 0.1 for those surveyed in 2010 and 2015, and zero in 2018</w:t>
      </w:r>
      <w:r w:rsidR="001E2C51">
        <w:t xml:space="preserve"> and 2021</w:t>
      </w:r>
      <w:r w:rsidR="00F610A7" w:rsidRPr="007801BD">
        <w:t>, and that test positivity rate declined over time (</w:t>
      </w:r>
      <w:r w:rsidR="0067140B">
        <w:t xml:space="preserve">black line in </w:t>
      </w:r>
      <w:r w:rsidR="00F610A7" w:rsidRPr="007801BD">
        <w:t>Figure 2b</w:t>
      </w:r>
      <w:r w:rsidR="0067140B">
        <w:t xml:space="preserve"> depicts the median</w:t>
      </w:r>
      <w:r w:rsidR="00F610A7" w:rsidRPr="007801BD">
        <w:t xml:space="preserve">). Most clusters in Lagos (90%), </w:t>
      </w:r>
      <w:r w:rsidR="00E32542">
        <w:t>Rivers</w:t>
      </w:r>
      <w:r w:rsidR="003A5F4A">
        <w:t xml:space="preserve"> (76%), </w:t>
      </w:r>
      <w:proofErr w:type="spellStart"/>
      <w:r w:rsidR="003A5F4A">
        <w:t>Abia</w:t>
      </w:r>
      <w:proofErr w:type="spellEnd"/>
      <w:r w:rsidR="0042489C">
        <w:t xml:space="preserve"> </w:t>
      </w:r>
      <w:r w:rsidR="003A5F4A">
        <w:t>(75</w:t>
      </w:r>
      <w:r w:rsidR="008405D3">
        <w:t xml:space="preserve">%), </w:t>
      </w:r>
      <w:proofErr w:type="spellStart"/>
      <w:r w:rsidR="00F610A7" w:rsidRPr="007801BD">
        <w:t>Akwa</w:t>
      </w:r>
      <w:proofErr w:type="spellEnd"/>
      <w:r w:rsidR="00F610A7" w:rsidRPr="007801BD">
        <w:t xml:space="preserve"> Ibom (</w:t>
      </w:r>
      <w:r w:rsidR="003A1969">
        <w:t>75</w:t>
      </w:r>
      <w:r w:rsidR="00F610A7" w:rsidRPr="007801BD">
        <w:t>%)</w:t>
      </w:r>
      <w:r w:rsidR="00405A58">
        <w:t xml:space="preserve">, and </w:t>
      </w:r>
      <w:r w:rsidR="003A1969">
        <w:t>B</w:t>
      </w:r>
      <w:r w:rsidR="008405D3" w:rsidRPr="008405D3">
        <w:t>enue</w:t>
      </w:r>
      <w:r w:rsidR="00405A58" w:rsidRPr="007801BD">
        <w:t xml:space="preserve"> (</w:t>
      </w:r>
      <w:r w:rsidR="008405D3">
        <w:t>75</w:t>
      </w:r>
      <w:r w:rsidR="00405A58" w:rsidRPr="007801BD">
        <w:t>%)</w:t>
      </w:r>
      <w:r w:rsidR="00F610A7" w:rsidRPr="007801BD">
        <w:t xml:space="preserve"> had a </w:t>
      </w:r>
      <w:r w:rsidR="007128A5" w:rsidRPr="007801BD">
        <w:t>zero-test</w:t>
      </w:r>
      <w:r w:rsidR="00F610A7" w:rsidRPr="007801BD">
        <w:t xml:space="preserve"> positivity rate (Figure 2c). </w:t>
      </w:r>
      <w:r w:rsidR="007828AA" w:rsidRPr="007828AA">
        <w:t xml:space="preserve">Nonetheless, it's essential to note that the DHS 2018 report highlighted the exclusion of 11 Local Government Areas (LGAs) in </w:t>
      </w:r>
      <w:proofErr w:type="spellStart"/>
      <w:r w:rsidR="007828AA" w:rsidRPr="007828AA">
        <w:t>Borno</w:t>
      </w:r>
      <w:proofErr w:type="spellEnd"/>
      <w:r w:rsidR="007828AA" w:rsidRPr="007828AA">
        <w:t xml:space="preserve"> during the initial sampling phase due to security concerns </w:t>
      </w:r>
      <w:r w:rsidR="00F610A7" w:rsidRPr="007801BD">
        <w:t>[45]</w:t>
      </w:r>
      <w:r w:rsidR="0023086B">
        <w:t xml:space="preserve">. </w:t>
      </w:r>
      <w:r w:rsidR="0023086B" w:rsidRPr="0023086B">
        <w:t xml:space="preserve">This exclusion raises concerns about the representativeness of the test positivity rate distribution within this </w:t>
      </w:r>
      <w:r w:rsidR="0023086B">
        <w:t>state</w:t>
      </w:r>
      <w:r w:rsidR="0023086B" w:rsidRPr="0023086B">
        <w:t>.</w:t>
      </w:r>
      <w:r w:rsidR="0023086B">
        <w:t xml:space="preserve"> </w:t>
      </w:r>
      <w:r w:rsidR="00F610A7" w:rsidRPr="007801BD">
        <w:t xml:space="preserve">At the regional level, </w:t>
      </w:r>
      <w:r w:rsidR="00496824" w:rsidRPr="00496824">
        <w:t xml:space="preserve">64% </w:t>
      </w:r>
      <w:r w:rsidR="00496824">
        <w:t>of clusters in the</w:t>
      </w:r>
      <w:r w:rsidR="00496824" w:rsidRPr="00496824">
        <w:t xml:space="preserve"> South-South </w:t>
      </w:r>
      <w:r w:rsidR="00F610A7" w:rsidRPr="007801BD">
        <w:t xml:space="preserve">geopolitical region had a </w:t>
      </w:r>
      <w:r w:rsidR="00405A58" w:rsidRPr="007801BD">
        <w:t>zero-test</w:t>
      </w:r>
      <w:r w:rsidR="00F610A7" w:rsidRPr="007801BD">
        <w:t xml:space="preserve"> positivity rate,</w:t>
      </w:r>
      <w:r w:rsidR="00496824" w:rsidRPr="00496824">
        <w:t xml:space="preserve"> </w:t>
      </w:r>
      <w:r w:rsidR="00496824" w:rsidRPr="007801BD">
        <w:t>6</w:t>
      </w:r>
      <w:r w:rsidR="00496824">
        <w:t>3</w:t>
      </w:r>
      <w:r w:rsidR="00496824" w:rsidRPr="007801BD">
        <w:t xml:space="preserve">% of clusters in the </w:t>
      </w:r>
      <w:r w:rsidR="00C6116A" w:rsidRPr="007801BD">
        <w:t>Northeast,</w:t>
      </w:r>
      <w:r w:rsidR="00F610A7" w:rsidRPr="007801BD">
        <w:t xml:space="preserve"> </w:t>
      </w:r>
      <w:r w:rsidR="00EF3F34">
        <w:t>61</w:t>
      </w:r>
      <w:r w:rsidR="00F610A7" w:rsidRPr="007801BD">
        <w:t xml:space="preserve">% in the North-Central, 50% in the South-East, 49% in the South-West and </w:t>
      </w:r>
      <w:r w:rsidR="00384382" w:rsidRPr="007801BD">
        <w:t>4</w:t>
      </w:r>
      <w:r w:rsidR="00384382">
        <w:t>8</w:t>
      </w:r>
      <w:r w:rsidR="00F610A7" w:rsidRPr="007801BD">
        <w:t xml:space="preserve">% in the North-West (Figure 2d). </w:t>
      </w:r>
    </w:p>
    <w:p w14:paraId="5B7D20F3" w14:textId="3EBDF23C" w:rsidR="00F610A7" w:rsidRDefault="00F610A7" w:rsidP="00BE5BD7">
      <w:pPr>
        <w:pStyle w:val="MDPI35textbeforelist"/>
        <w:spacing w:before="240"/>
        <w:ind w:left="0" w:firstLine="0"/>
        <w:rPr>
          <w:b/>
        </w:rPr>
      </w:pPr>
    </w:p>
    <w:p w14:paraId="35AF26AA" w14:textId="6189ECE9" w:rsidR="007A0D02" w:rsidRPr="00BE5BD7" w:rsidRDefault="00C61948" w:rsidP="00BE5BD7">
      <w:pPr>
        <w:pStyle w:val="MDPI35textbeforelist"/>
        <w:spacing w:before="240"/>
        <w:ind w:left="0" w:firstLine="0"/>
        <w:rPr>
          <w:b/>
        </w:rPr>
      </w:pPr>
      <w:r>
        <w:rPr>
          <w:b/>
          <w:noProof/>
          <w:snapToGrid/>
        </w:rPr>
        <w:lastRenderedPageBreak/>
        <w:drawing>
          <wp:inline distT="0" distB="0" distL="0" distR="0" wp14:anchorId="03529D09" wp14:editId="56B417D1">
            <wp:extent cx="6645910" cy="8117205"/>
            <wp:effectExtent l="0" t="0" r="2540" b="0"/>
            <wp:docPr id="276663773"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63773" name="Picture 2" descr="A screenshot of a computer screen&#10;&#10;Description automatically generated"/>
                    <pic:cNvPicPr/>
                  </pic:nvPicPr>
                  <pic:blipFill>
                    <a:blip r:embed="rId12"/>
                    <a:stretch>
                      <a:fillRect/>
                    </a:stretch>
                  </pic:blipFill>
                  <pic:spPr>
                    <a:xfrm>
                      <a:off x="0" y="0"/>
                      <a:ext cx="6645910" cy="8117205"/>
                    </a:xfrm>
                    <a:prstGeom prst="rect">
                      <a:avLst/>
                    </a:prstGeom>
                  </pic:spPr>
                </pic:pic>
              </a:graphicData>
            </a:graphic>
          </wp:inline>
        </w:drawing>
      </w:r>
    </w:p>
    <w:p w14:paraId="6A65FFB0" w14:textId="0B19FB73" w:rsidR="00F610A7" w:rsidRPr="000E5745" w:rsidRDefault="00F610A7" w:rsidP="00E71EF2">
      <w:pPr>
        <w:pStyle w:val="MDPI35textbeforelist"/>
        <w:spacing w:after="240"/>
        <w:ind w:left="0" w:firstLine="0"/>
        <w:rPr>
          <w:sz w:val="18"/>
          <w:szCs w:val="18"/>
        </w:rPr>
      </w:pPr>
      <w:r w:rsidRPr="000E5745">
        <w:rPr>
          <w:b/>
          <w:bCs/>
          <w:sz w:val="18"/>
          <w:szCs w:val="18"/>
        </w:rPr>
        <w:t>Figure 2.</w:t>
      </w:r>
      <w:r w:rsidRPr="000E5745">
        <w:rPr>
          <w:sz w:val="18"/>
          <w:szCs w:val="18"/>
        </w:rPr>
        <w:t xml:space="preserve"> Distribution of malaria tests by microscopy, positive tests and test positivity rates among children 6 – 59 months within urban clusters in the DHS</w:t>
      </w:r>
      <w:r w:rsidR="00596D4E" w:rsidRPr="000E5745">
        <w:rPr>
          <w:sz w:val="18"/>
          <w:szCs w:val="18"/>
        </w:rPr>
        <w:t>/MIS</w:t>
      </w:r>
      <w:r w:rsidRPr="000E5745">
        <w:rPr>
          <w:sz w:val="18"/>
          <w:szCs w:val="18"/>
        </w:rPr>
        <w:t xml:space="preserve"> 2010 – </w:t>
      </w:r>
      <w:r w:rsidR="00596D4E" w:rsidRPr="000E5745">
        <w:rPr>
          <w:sz w:val="18"/>
          <w:szCs w:val="18"/>
        </w:rPr>
        <w:t>2021</w:t>
      </w:r>
      <w:r w:rsidRPr="000E5745">
        <w:rPr>
          <w:sz w:val="18"/>
          <w:szCs w:val="18"/>
        </w:rPr>
        <w:t xml:space="preserve">: </w:t>
      </w:r>
      <w:r w:rsidRPr="000E5745">
        <w:rPr>
          <w:b/>
          <w:bCs/>
          <w:sz w:val="18"/>
          <w:szCs w:val="18"/>
        </w:rPr>
        <w:t>(a)</w:t>
      </w:r>
      <w:r w:rsidRPr="000E5745">
        <w:rPr>
          <w:sz w:val="18"/>
          <w:szCs w:val="18"/>
        </w:rPr>
        <w:t xml:space="preserve"> Distribution of number of positive malaria tests (conducted by microscopy) per cluster (green), mean = </w:t>
      </w:r>
      <w:r w:rsidR="00216972" w:rsidRPr="000E5745">
        <w:rPr>
          <w:sz w:val="18"/>
          <w:szCs w:val="18"/>
        </w:rPr>
        <w:t>2.9</w:t>
      </w:r>
      <w:r w:rsidRPr="000E5745">
        <w:rPr>
          <w:sz w:val="18"/>
          <w:szCs w:val="18"/>
        </w:rPr>
        <w:t xml:space="preserve"> (SD = 2.</w:t>
      </w:r>
      <w:r w:rsidR="00216972" w:rsidRPr="000E5745">
        <w:rPr>
          <w:sz w:val="18"/>
          <w:szCs w:val="18"/>
        </w:rPr>
        <w:t>8</w:t>
      </w:r>
      <w:r w:rsidRPr="000E5745">
        <w:rPr>
          <w:sz w:val="18"/>
          <w:szCs w:val="18"/>
        </w:rPr>
        <w:t>)</w:t>
      </w:r>
      <w:r w:rsidR="00205E29">
        <w:rPr>
          <w:sz w:val="18"/>
          <w:szCs w:val="18"/>
        </w:rPr>
        <w:t xml:space="preserve"> is depicted with a black line</w:t>
      </w:r>
      <w:r w:rsidRPr="000E5745">
        <w:rPr>
          <w:sz w:val="18"/>
          <w:szCs w:val="18"/>
        </w:rPr>
        <w:t xml:space="preserve">, and the distribution of the number tested for malaria per cluster (yellow), mean = </w:t>
      </w:r>
      <w:r w:rsidR="00216972" w:rsidRPr="000E5745">
        <w:rPr>
          <w:sz w:val="18"/>
          <w:szCs w:val="18"/>
        </w:rPr>
        <w:t>10</w:t>
      </w:r>
      <w:r w:rsidRPr="000E5745">
        <w:rPr>
          <w:sz w:val="18"/>
          <w:szCs w:val="18"/>
        </w:rPr>
        <w:t>.</w:t>
      </w:r>
      <w:r w:rsidR="00906434" w:rsidRPr="000E5745">
        <w:rPr>
          <w:sz w:val="18"/>
          <w:szCs w:val="18"/>
        </w:rPr>
        <w:t>2</w:t>
      </w:r>
      <w:r w:rsidRPr="000E5745">
        <w:rPr>
          <w:sz w:val="18"/>
          <w:szCs w:val="18"/>
        </w:rPr>
        <w:t xml:space="preserve"> (SD = </w:t>
      </w:r>
      <w:r w:rsidR="00906434" w:rsidRPr="000E5745">
        <w:rPr>
          <w:sz w:val="18"/>
          <w:szCs w:val="18"/>
        </w:rPr>
        <w:t>7.5</w:t>
      </w:r>
      <w:r w:rsidRPr="000E5745">
        <w:rPr>
          <w:sz w:val="18"/>
          <w:szCs w:val="18"/>
        </w:rPr>
        <w:t>)</w:t>
      </w:r>
      <w:r w:rsidR="00124C35">
        <w:rPr>
          <w:sz w:val="18"/>
          <w:szCs w:val="18"/>
        </w:rPr>
        <w:t xml:space="preserve"> is depicted with a black line</w:t>
      </w:r>
      <w:r w:rsidRPr="000E5745">
        <w:rPr>
          <w:sz w:val="18"/>
          <w:szCs w:val="18"/>
        </w:rPr>
        <w:t>.</w:t>
      </w:r>
      <w:r w:rsidR="00124C35">
        <w:rPr>
          <w:sz w:val="18"/>
          <w:szCs w:val="18"/>
        </w:rPr>
        <w:t xml:space="preserve"> </w:t>
      </w:r>
      <w:r w:rsidR="003B141A" w:rsidRPr="000E5745">
        <w:rPr>
          <w:sz w:val="18"/>
          <w:szCs w:val="18"/>
        </w:rPr>
        <w:t>Forty-nine</w:t>
      </w:r>
      <w:r w:rsidRPr="000E5745">
        <w:rPr>
          <w:sz w:val="18"/>
          <w:szCs w:val="18"/>
        </w:rPr>
        <w:t xml:space="preserve"> percent (</w:t>
      </w:r>
      <w:r w:rsidR="00565155" w:rsidRPr="000E5745">
        <w:rPr>
          <w:sz w:val="18"/>
          <w:szCs w:val="18"/>
        </w:rPr>
        <w:t>47</w:t>
      </w:r>
      <w:r w:rsidR="003B141A" w:rsidRPr="000E5745">
        <w:rPr>
          <w:sz w:val="18"/>
          <w:szCs w:val="18"/>
        </w:rPr>
        <w:t>3</w:t>
      </w:r>
      <w:r w:rsidRPr="000E5745">
        <w:rPr>
          <w:sz w:val="18"/>
          <w:szCs w:val="18"/>
        </w:rPr>
        <w:t xml:space="preserve">) of the </w:t>
      </w:r>
      <w:r w:rsidR="007A0845" w:rsidRPr="000E5745">
        <w:rPr>
          <w:sz w:val="18"/>
          <w:szCs w:val="18"/>
        </w:rPr>
        <w:t>972</w:t>
      </w:r>
      <w:r w:rsidRPr="000E5745">
        <w:rPr>
          <w:sz w:val="18"/>
          <w:szCs w:val="18"/>
        </w:rPr>
        <w:t xml:space="preserve"> clusters with non-missing values had zero </w:t>
      </w:r>
      <w:r w:rsidRPr="000E5745">
        <w:rPr>
          <w:sz w:val="18"/>
          <w:szCs w:val="18"/>
        </w:rPr>
        <w:lastRenderedPageBreak/>
        <w:t>positive tests. In all clusters, at least one child was tested for malaria</w:t>
      </w:r>
      <w:r w:rsidR="0064327C">
        <w:rPr>
          <w:sz w:val="18"/>
          <w:szCs w:val="18"/>
        </w:rPr>
        <w:t>;</w:t>
      </w:r>
      <w:r w:rsidRPr="000E5745">
        <w:rPr>
          <w:sz w:val="18"/>
          <w:szCs w:val="18"/>
        </w:rPr>
        <w:t xml:space="preserve"> </w:t>
      </w:r>
      <w:r w:rsidRPr="000E5745">
        <w:rPr>
          <w:b/>
          <w:bCs/>
          <w:sz w:val="18"/>
          <w:szCs w:val="18"/>
        </w:rPr>
        <w:t>(b)</w:t>
      </w:r>
      <w:r w:rsidRPr="000E5745">
        <w:rPr>
          <w:sz w:val="18"/>
          <w:szCs w:val="18"/>
        </w:rPr>
        <w:t xml:space="preserve"> Density distribution of cluster test positivity rate by year of DHS survey. Thick black line is median test positivity rate; </w:t>
      </w:r>
      <w:r w:rsidRPr="000E5745">
        <w:rPr>
          <w:b/>
          <w:bCs/>
          <w:sz w:val="18"/>
          <w:szCs w:val="18"/>
        </w:rPr>
        <w:t>(c)</w:t>
      </w:r>
      <w:r w:rsidRPr="000E5745">
        <w:rPr>
          <w:sz w:val="18"/>
          <w:szCs w:val="18"/>
        </w:rPr>
        <w:t xml:space="preserve"> Positive tests as a fraction of the number of children tested geo-located within state-level geographical boundaries. </w:t>
      </w:r>
      <w:r w:rsidR="006E4B91" w:rsidRPr="000E5745">
        <w:rPr>
          <w:sz w:val="18"/>
          <w:szCs w:val="18"/>
        </w:rPr>
        <w:t>The majority</w:t>
      </w:r>
      <w:r w:rsidRPr="000E5745">
        <w:rPr>
          <w:sz w:val="18"/>
          <w:szCs w:val="18"/>
        </w:rPr>
        <w:t xml:space="preserve"> of surveyed clusters in Lagos, </w:t>
      </w:r>
      <w:proofErr w:type="spellStart"/>
      <w:r w:rsidRPr="000E5745">
        <w:rPr>
          <w:sz w:val="18"/>
          <w:szCs w:val="18"/>
        </w:rPr>
        <w:t>Borno</w:t>
      </w:r>
      <w:proofErr w:type="spellEnd"/>
      <w:r w:rsidRPr="000E5745">
        <w:rPr>
          <w:sz w:val="18"/>
          <w:szCs w:val="18"/>
        </w:rPr>
        <w:t xml:space="preserve"> and </w:t>
      </w:r>
      <w:proofErr w:type="spellStart"/>
      <w:r w:rsidRPr="000E5745">
        <w:rPr>
          <w:sz w:val="18"/>
          <w:szCs w:val="18"/>
        </w:rPr>
        <w:t>Akwa</w:t>
      </w:r>
      <w:proofErr w:type="spellEnd"/>
      <w:r w:rsidRPr="000E5745">
        <w:rPr>
          <w:sz w:val="18"/>
          <w:szCs w:val="18"/>
        </w:rPr>
        <w:t xml:space="preserve"> Ibom states had zero test positivity rate; </w:t>
      </w:r>
      <w:r w:rsidRPr="000E5745">
        <w:rPr>
          <w:b/>
          <w:bCs/>
          <w:sz w:val="18"/>
          <w:szCs w:val="18"/>
        </w:rPr>
        <w:t>(d)</w:t>
      </w:r>
      <w:r w:rsidRPr="000E5745">
        <w:rPr>
          <w:sz w:val="18"/>
          <w:szCs w:val="18"/>
        </w:rPr>
        <w:t xml:space="preserve"> Regional differences in the proportion of clusters at and above zero malaria test positivity rate. </w:t>
      </w:r>
    </w:p>
    <w:p w14:paraId="660EF4FA" w14:textId="77777777" w:rsidR="00F610A7" w:rsidRPr="00237872" w:rsidRDefault="00F610A7" w:rsidP="00610B5E">
      <w:pPr>
        <w:pStyle w:val="MDPI23heading3"/>
        <w:numPr>
          <w:ilvl w:val="2"/>
          <w:numId w:val="30"/>
        </w:numPr>
      </w:pPr>
      <w:r w:rsidRPr="00237872">
        <w:t>Test positivity rates in sampled clusters declined over time</w:t>
      </w:r>
    </w:p>
    <w:p w14:paraId="649D184B" w14:textId="6846E866" w:rsidR="00F610A7" w:rsidDel="0007327A" w:rsidRDefault="30B0CA21">
      <w:pPr>
        <w:pStyle w:val="MDPI35textbeforelist"/>
        <w:spacing w:before="240"/>
        <w:rPr>
          <w:del w:id="583" w:author="Ifeoma Doreen Ozodiegwu" w:date="2023-12-06T12:51:00Z"/>
        </w:rPr>
      </w:pPr>
      <w:r>
        <w:t xml:space="preserve">To assess whether the observed temporal declines in test positivity rates, as depicted in Figure 2b, were influenced by variations in the months during which the 2010, 2015, 2018, and 2021 surveys were conducted, we conducted a comparison of clusters sampled in the same months but surveyed in different years. The analysis involved </w:t>
      </w:r>
      <w:ins w:id="584" w:author="Ifeoma Doreen Ozodiegwu" w:date="2023-12-06T15:04:00Z">
        <w:r w:rsidR="00281500">
          <w:t>740</w:t>
        </w:r>
      </w:ins>
      <w:del w:id="585" w:author="Ifeoma Doreen Ozodiegwu" w:date="2023-12-06T15:04:00Z">
        <w:r w:rsidDel="00281500">
          <w:delText>652</w:delText>
        </w:r>
      </w:del>
      <w:r>
        <w:t xml:space="preserve"> clusters surveyed in the months of October and November, with data spanning all four survey years, as well as December, with data available for three survey years. Specifically, when examining clusters sampled in October, it was observed that 51% of clusters in the 2021 survey reported zero positive tests, in contrast to 53% in the 2018 survey, 50% in the 2015 survey, and 32% in the 2010 survey (</w:t>
      </w:r>
      <w:ins w:id="586" w:author="Ifeoma Doreen Ozodiegwu" w:date="2023-12-06T13:59:00Z">
        <w:r w:rsidR="003C7664">
          <w:t>Supplementary</w:t>
        </w:r>
      </w:ins>
      <w:ins w:id="587" w:author="Ifeoma Doreen Ozodiegwu" w:date="2023-12-06T14:00:00Z">
        <w:r w:rsidR="003C7664">
          <w:t xml:space="preserve"> 1a</w:t>
        </w:r>
      </w:ins>
      <w:del w:id="588" w:author="Ifeoma Doreen Ozodiegwu" w:date="2023-12-06T13:59:00Z">
        <w:r w:rsidDel="003C7664">
          <w:delText>Figure 3a</w:delText>
        </w:r>
      </w:del>
      <w:r>
        <w:t xml:space="preserve">). For clusters sampled in November, the percentages of clusters reporting zero positive tests were 54% in both 2021 and 2018, compared to 46% in 2015 and 43% in 2010 (Figure </w:t>
      </w:r>
      <w:ins w:id="589" w:author="Ifeoma Doreen Ozodiegwu" w:date="2023-12-06T14:00:00Z">
        <w:r w:rsidR="003C7664">
          <w:t>1</w:t>
        </w:r>
      </w:ins>
      <w:del w:id="590" w:author="Ifeoma Doreen Ozodiegwu" w:date="2023-12-06T14:00:00Z">
        <w:r w:rsidDel="003C7664">
          <w:delText>3</w:delText>
        </w:r>
      </w:del>
      <w:r>
        <w:t>b). Likewise, for clusters sampled in December, 100% of clusters in the 2021 survey had zero positive tests, whereas this figure was 66% for the 2018 survey and only 13% for the 2010 survey (</w:t>
      </w:r>
      <w:del w:id="591" w:author="Ifeoma Doreen Ozodiegwu" w:date="2023-12-06T14:33:00Z">
        <w:r w:rsidDel="007D6BB7">
          <w:delText xml:space="preserve">Figure </w:delText>
        </w:r>
      </w:del>
      <w:ins w:id="592" w:author="Ifeoma Doreen Ozodiegwu" w:date="2023-12-06T14:33:00Z">
        <w:r w:rsidR="007D6BB7">
          <w:t>Supplementary 1</w:t>
        </w:r>
      </w:ins>
      <w:del w:id="593" w:author="Ifeoma Doreen Ozodiegwu" w:date="2023-12-06T14:00:00Z">
        <w:r w:rsidDel="003C7664">
          <w:delText>3</w:delText>
        </w:r>
      </w:del>
      <w:r>
        <w:t>c)."</w:t>
      </w:r>
      <w:ins w:id="594" w:author="Chilo Chiziba" w:date="2023-11-29T17:26:00Z">
        <w:r w:rsidRPr="30B0CA21">
          <w:rPr>
            <w:rFonts w:ascii="Times New Roman" w:hAnsi="Times New Roman"/>
            <w:rPrChange w:id="595" w:author="Chilo Chiziba" w:date="2023-11-29T17:54:00Z">
              <w:rPr/>
            </w:rPrChange>
          </w:rPr>
          <w:t xml:space="preserve"> </w:t>
        </w:r>
      </w:ins>
    </w:p>
    <w:p w14:paraId="2ECF6ACE" w14:textId="750E81D8" w:rsidR="00F610A7" w:rsidRPr="007D6BB7" w:rsidRDefault="007D6BB7" w:rsidP="00A531DD">
      <w:pPr>
        <w:pStyle w:val="MDPI35textbeforelist"/>
        <w:spacing w:before="240"/>
        <w:rPr>
          <w:rFonts w:eastAsia="Palatino Linotype" w:cs="Palatino Linotype"/>
          <w:color w:val="0078D4"/>
          <w:szCs w:val="20"/>
          <w:u w:val="single"/>
          <w:rPrChange w:id="596" w:author="Ifeoma Doreen Ozodiegwu" w:date="2023-12-06T14:32:00Z">
            <w:rPr/>
          </w:rPrChange>
        </w:rPr>
      </w:pPr>
      <w:ins w:id="597" w:author="Ifeoma Doreen Ozodiegwu" w:date="2023-12-06T14:32:00Z">
        <w:r w:rsidRPr="007D6BB7">
          <w:rPr>
            <w:rFonts w:eastAsia="Palatino Linotype" w:cs="Palatino Linotype"/>
            <w:color w:val="0078D4"/>
            <w:szCs w:val="20"/>
            <w:u w:val="single"/>
          </w:rPr>
          <w:t xml:space="preserve">To </w:t>
        </w:r>
      </w:ins>
      <w:ins w:id="598" w:author="Ifeoma Doreen Ozodiegwu" w:date="2023-12-06T14:34:00Z">
        <w:r>
          <w:rPr>
            <w:rFonts w:eastAsia="Palatino Linotype" w:cs="Palatino Linotype"/>
            <w:color w:val="0078D4"/>
            <w:szCs w:val="20"/>
            <w:u w:val="single"/>
          </w:rPr>
          <w:t>evaluate</w:t>
        </w:r>
      </w:ins>
      <w:ins w:id="599" w:author="Ifeoma Doreen Ozodiegwu" w:date="2023-12-06T14:32:00Z">
        <w:r w:rsidRPr="007D6BB7">
          <w:rPr>
            <w:rFonts w:eastAsia="Palatino Linotype" w:cs="Palatino Linotype"/>
            <w:color w:val="0078D4"/>
            <w:szCs w:val="20"/>
            <w:u w:val="single"/>
          </w:rPr>
          <w:t xml:space="preserve"> whether the observed finding</w:t>
        </w:r>
      </w:ins>
      <w:ins w:id="600" w:author="Ifeoma Doreen Ozodiegwu" w:date="2023-12-06T15:20:00Z">
        <w:r w:rsidR="00F54041">
          <w:rPr>
            <w:rFonts w:eastAsia="Palatino Linotype" w:cs="Palatino Linotype"/>
            <w:color w:val="0078D4"/>
            <w:szCs w:val="20"/>
            <w:u w:val="single"/>
          </w:rPr>
          <w:t>s</w:t>
        </w:r>
      </w:ins>
      <w:ins w:id="601" w:author="Ifeoma Doreen Ozodiegwu" w:date="2023-12-06T14:32:00Z">
        <w:r w:rsidRPr="007D6BB7">
          <w:rPr>
            <w:rFonts w:eastAsia="Palatino Linotype" w:cs="Palatino Linotype"/>
            <w:color w:val="0078D4"/>
            <w:szCs w:val="20"/>
            <w:u w:val="single"/>
          </w:rPr>
          <w:t xml:space="preserve"> were affected by regional differences, including climate variations and malaria transmission rates, we analyzed and visualized malaria test positivity rates by geopolitical region for each survey month. According to Figure 3, except for the clusters sampled in December, the samples from October and November covered all geopolitical zones across all DHS/MIS survey years. While the year-over-year decline in median test positivity rates wasn't consistently linear, it's notable that</w:t>
        </w:r>
        <w:r>
          <w:rPr>
            <w:rFonts w:eastAsia="Palatino Linotype" w:cs="Palatino Linotype"/>
            <w:color w:val="0078D4"/>
            <w:szCs w:val="20"/>
            <w:u w:val="single"/>
          </w:rPr>
          <w:t xml:space="preserve"> </w:t>
        </w:r>
        <w:r w:rsidRPr="007D6BB7">
          <w:rPr>
            <w:rFonts w:eastAsia="Palatino Linotype" w:cs="Palatino Linotype"/>
            <w:color w:val="0078D4"/>
            <w:szCs w:val="20"/>
            <w:u w:val="single"/>
          </w:rPr>
          <w:t>the median rate in 2021 was substantially lower than the rates observed in 2010</w:t>
        </w:r>
      </w:ins>
      <w:ins w:id="602" w:author="Ifeoma Doreen Ozodiegwu" w:date="2023-12-06T14:42:00Z">
        <w:r w:rsidR="00A531DD">
          <w:rPr>
            <w:rFonts w:eastAsia="Palatino Linotype" w:cs="Palatino Linotype"/>
            <w:color w:val="0078D4"/>
            <w:szCs w:val="20"/>
            <w:u w:val="single"/>
          </w:rPr>
          <w:t xml:space="preserve"> in the months of October and No</w:t>
        </w:r>
      </w:ins>
      <w:ins w:id="603" w:author="Ifeoma Doreen Ozodiegwu" w:date="2023-12-06T14:43:00Z">
        <w:r w:rsidR="00A531DD">
          <w:rPr>
            <w:rFonts w:eastAsia="Palatino Linotype" w:cs="Palatino Linotype"/>
            <w:color w:val="0078D4"/>
            <w:szCs w:val="20"/>
            <w:u w:val="single"/>
          </w:rPr>
          <w:t>vember</w:t>
        </w:r>
      </w:ins>
      <w:ins w:id="604" w:author="Ifeoma Doreen Ozodiegwu" w:date="2023-12-06T14:33:00Z">
        <w:r>
          <w:rPr>
            <w:rFonts w:eastAsia="Palatino Linotype" w:cs="Palatino Linotype"/>
            <w:color w:val="0078D4"/>
            <w:szCs w:val="20"/>
            <w:u w:val="single"/>
          </w:rPr>
          <w:t>.</w:t>
        </w:r>
      </w:ins>
      <w:ins w:id="605" w:author="Ifeoma Doreen Ozodiegwu" w:date="2023-12-06T15:12:00Z">
        <w:r w:rsidR="00281500">
          <w:rPr>
            <w:rFonts w:eastAsia="Palatino Linotype" w:cs="Palatino Linotype"/>
            <w:color w:val="0078D4"/>
            <w:szCs w:val="20"/>
            <w:u w:val="single"/>
          </w:rPr>
          <w:t xml:space="preserve"> However, the number of children tested for malaria varied</w:t>
        </w:r>
      </w:ins>
      <w:ins w:id="606" w:author="Ifeoma Doreen Ozodiegwu" w:date="2023-12-06T15:45:00Z">
        <w:r w:rsidR="00DD1004">
          <w:rPr>
            <w:rFonts w:eastAsia="Palatino Linotype" w:cs="Palatino Linotype"/>
            <w:color w:val="0078D4"/>
            <w:szCs w:val="20"/>
            <w:u w:val="single"/>
          </w:rPr>
          <w:t xml:space="preserve"> annually</w:t>
        </w:r>
      </w:ins>
      <w:ins w:id="607" w:author="Ifeoma Doreen Ozodiegwu" w:date="2023-12-06T15:12:00Z">
        <w:r w:rsidR="00281500">
          <w:rPr>
            <w:rFonts w:eastAsia="Palatino Linotype" w:cs="Palatino Linotype"/>
            <w:color w:val="0078D4"/>
            <w:szCs w:val="20"/>
            <w:u w:val="single"/>
          </w:rPr>
          <w:t xml:space="preserve">. The 2021 survey </w:t>
        </w:r>
      </w:ins>
      <w:ins w:id="608" w:author="Ifeoma Doreen Ozodiegwu" w:date="2023-12-06T15:45:00Z">
        <w:r w:rsidR="00DD1004">
          <w:rPr>
            <w:rFonts w:eastAsia="Palatino Linotype" w:cs="Palatino Linotype"/>
            <w:color w:val="0078D4"/>
            <w:szCs w:val="20"/>
            <w:u w:val="single"/>
          </w:rPr>
          <w:t>featured the</w:t>
        </w:r>
      </w:ins>
      <w:ins w:id="609" w:author="Ifeoma Doreen Ozodiegwu" w:date="2023-12-06T15:12:00Z">
        <w:r w:rsidR="00281500">
          <w:rPr>
            <w:rFonts w:eastAsia="Palatino Linotype" w:cs="Palatino Linotype"/>
            <w:color w:val="0078D4"/>
            <w:szCs w:val="20"/>
            <w:u w:val="single"/>
          </w:rPr>
          <w:t xml:space="preserve"> largest number of </w:t>
        </w:r>
      </w:ins>
      <w:ins w:id="610" w:author="Ifeoma Doreen Ozodiegwu" w:date="2023-12-06T15:13:00Z">
        <w:r w:rsidR="00281500">
          <w:rPr>
            <w:rFonts w:eastAsia="Palatino Linotype" w:cs="Palatino Linotype"/>
            <w:color w:val="0078D4"/>
            <w:szCs w:val="20"/>
            <w:u w:val="single"/>
          </w:rPr>
          <w:t>children</w:t>
        </w:r>
      </w:ins>
      <w:ins w:id="611" w:author="Ifeoma Doreen Ozodiegwu" w:date="2023-12-06T15:15:00Z">
        <w:r w:rsidR="00F54041">
          <w:rPr>
            <w:rFonts w:eastAsia="Palatino Linotype" w:cs="Palatino Linotype"/>
            <w:color w:val="0078D4"/>
            <w:szCs w:val="20"/>
            <w:u w:val="single"/>
          </w:rPr>
          <w:t xml:space="preserve"> tested for malaria</w:t>
        </w:r>
      </w:ins>
      <w:ins w:id="612" w:author="Ifeoma Doreen Ozodiegwu" w:date="2023-12-06T15:16:00Z">
        <w:r w:rsidR="00F54041">
          <w:rPr>
            <w:rFonts w:eastAsia="Palatino Linotype" w:cs="Palatino Linotype"/>
            <w:color w:val="0078D4"/>
            <w:szCs w:val="20"/>
            <w:u w:val="single"/>
          </w:rPr>
          <w:t xml:space="preserve"> </w:t>
        </w:r>
      </w:ins>
      <w:ins w:id="613" w:author="Ifeoma Doreen Ozodiegwu" w:date="2023-12-06T15:19:00Z">
        <w:r w:rsidR="00F54041">
          <w:rPr>
            <w:rFonts w:eastAsia="Palatino Linotype" w:cs="Palatino Linotype"/>
            <w:color w:val="0078D4"/>
            <w:szCs w:val="20"/>
            <w:u w:val="single"/>
          </w:rPr>
          <w:t>per</w:t>
        </w:r>
      </w:ins>
      <w:ins w:id="614" w:author="Ifeoma Doreen Ozodiegwu" w:date="2023-12-06T15:17:00Z">
        <w:r w:rsidR="00F54041">
          <w:rPr>
            <w:rFonts w:eastAsia="Palatino Linotype" w:cs="Palatino Linotype"/>
            <w:color w:val="0078D4"/>
            <w:szCs w:val="20"/>
            <w:u w:val="single"/>
          </w:rPr>
          <w:t xml:space="preserve"> geopolitical region</w:t>
        </w:r>
      </w:ins>
      <w:ins w:id="615" w:author="Ifeoma Doreen Ozodiegwu" w:date="2023-12-06T15:46:00Z">
        <w:r w:rsidR="00DD1004">
          <w:rPr>
            <w:rFonts w:eastAsia="Palatino Linotype" w:cs="Palatino Linotype"/>
            <w:color w:val="0078D4"/>
            <w:szCs w:val="20"/>
            <w:u w:val="single"/>
          </w:rPr>
          <w:t>, particularly in</w:t>
        </w:r>
      </w:ins>
      <w:ins w:id="616" w:author="Ifeoma Doreen Ozodiegwu" w:date="2023-12-06T15:19:00Z">
        <w:r w:rsidR="00F54041">
          <w:rPr>
            <w:rFonts w:eastAsia="Palatino Linotype" w:cs="Palatino Linotype"/>
            <w:color w:val="0078D4"/>
            <w:szCs w:val="20"/>
            <w:u w:val="single"/>
          </w:rPr>
          <w:t xml:space="preserve"> October and December</w:t>
        </w:r>
      </w:ins>
      <w:ins w:id="617" w:author="Ifeoma Doreen Ozodiegwu" w:date="2023-12-06T15:15:00Z">
        <w:r w:rsidR="00F54041">
          <w:rPr>
            <w:rFonts w:eastAsia="Palatino Linotype" w:cs="Palatino Linotype"/>
            <w:color w:val="0078D4"/>
            <w:szCs w:val="20"/>
            <w:u w:val="single"/>
          </w:rPr>
          <w:t>.</w:t>
        </w:r>
      </w:ins>
      <w:ins w:id="618" w:author="Ifeoma Doreen Ozodiegwu" w:date="2023-12-06T15:19:00Z">
        <w:r w:rsidR="00F54041">
          <w:rPr>
            <w:rFonts w:eastAsia="Palatino Linotype" w:cs="Palatino Linotype"/>
            <w:color w:val="0078D4"/>
            <w:szCs w:val="20"/>
            <w:u w:val="single"/>
          </w:rPr>
          <w:t xml:space="preserve"> It is </w:t>
        </w:r>
      </w:ins>
      <w:ins w:id="619" w:author="Ifeoma Doreen Ozodiegwu" w:date="2023-12-06T15:20:00Z">
        <w:r w:rsidR="00F54041">
          <w:rPr>
            <w:rFonts w:eastAsia="Palatino Linotype" w:cs="Palatino Linotype"/>
            <w:color w:val="0078D4"/>
            <w:szCs w:val="20"/>
            <w:u w:val="single"/>
          </w:rPr>
          <w:t>unc</w:t>
        </w:r>
      </w:ins>
      <w:ins w:id="620" w:author="Ifeoma Doreen Ozodiegwu" w:date="2023-12-06T15:46:00Z">
        <w:r w:rsidR="00DD1004">
          <w:rPr>
            <w:rFonts w:eastAsia="Palatino Linotype" w:cs="Palatino Linotype"/>
            <w:color w:val="0078D4"/>
            <w:szCs w:val="20"/>
            <w:u w:val="single"/>
          </w:rPr>
          <w:t>ertain</w:t>
        </w:r>
      </w:ins>
      <w:ins w:id="621" w:author="Ifeoma Doreen Ozodiegwu" w:date="2023-12-06T15:20:00Z">
        <w:r w:rsidR="00F54041">
          <w:rPr>
            <w:rFonts w:eastAsia="Palatino Linotype" w:cs="Palatino Linotype"/>
            <w:color w:val="0078D4"/>
            <w:szCs w:val="20"/>
            <w:u w:val="single"/>
          </w:rPr>
          <w:t xml:space="preserve"> whether these differences in the </w:t>
        </w:r>
      </w:ins>
      <w:ins w:id="622" w:author="Ifeoma Doreen Ozodiegwu" w:date="2023-12-06T15:47:00Z">
        <w:r w:rsidR="00DD1004">
          <w:rPr>
            <w:rFonts w:eastAsia="Palatino Linotype" w:cs="Palatino Linotype"/>
            <w:color w:val="0078D4"/>
            <w:szCs w:val="20"/>
            <w:u w:val="single"/>
          </w:rPr>
          <w:t>n</w:t>
        </w:r>
      </w:ins>
      <w:ins w:id="623" w:author="Ifeoma Doreen Ozodiegwu" w:date="2023-12-06T15:21:00Z">
        <w:r w:rsidR="00F54041">
          <w:rPr>
            <w:rFonts w:eastAsia="Palatino Linotype" w:cs="Palatino Linotype"/>
            <w:color w:val="0078D4"/>
            <w:szCs w:val="20"/>
            <w:u w:val="single"/>
          </w:rPr>
          <w:t>umber of children tested</w:t>
        </w:r>
      </w:ins>
      <w:ins w:id="624" w:author="Ifeoma Doreen Ozodiegwu" w:date="2023-12-06T15:47:00Z">
        <w:r w:rsidR="00DD1004">
          <w:rPr>
            <w:rFonts w:eastAsia="Palatino Linotype" w:cs="Palatino Linotype"/>
            <w:color w:val="0078D4"/>
            <w:szCs w:val="20"/>
            <w:u w:val="single"/>
          </w:rPr>
          <w:t xml:space="preserve"> account for</w:t>
        </w:r>
      </w:ins>
      <w:ins w:id="625" w:author="Ifeoma Doreen Ozodiegwu" w:date="2023-12-06T15:20:00Z">
        <w:r w:rsidR="00F54041">
          <w:rPr>
            <w:rFonts w:eastAsia="Palatino Linotype" w:cs="Palatino Linotype"/>
            <w:color w:val="0078D4"/>
            <w:szCs w:val="20"/>
            <w:u w:val="single"/>
          </w:rPr>
          <w:t xml:space="preserve"> the observed trend</w:t>
        </w:r>
      </w:ins>
      <w:ins w:id="626" w:author="Ifeoma Doreen Ozodiegwu" w:date="2023-12-06T15:21:00Z">
        <w:r w:rsidR="00F54041">
          <w:rPr>
            <w:rFonts w:eastAsia="Palatino Linotype" w:cs="Palatino Linotype"/>
            <w:color w:val="0078D4"/>
            <w:szCs w:val="20"/>
            <w:u w:val="single"/>
          </w:rPr>
          <w:t>.</w:t>
        </w:r>
      </w:ins>
      <w:ins w:id="627" w:author="Ifeoma Doreen Ozodiegwu" w:date="2023-12-06T15:20:00Z">
        <w:r w:rsidR="00F54041">
          <w:rPr>
            <w:rFonts w:eastAsia="Palatino Linotype" w:cs="Palatino Linotype"/>
            <w:color w:val="0078D4"/>
            <w:szCs w:val="20"/>
            <w:u w:val="single"/>
          </w:rPr>
          <w:t xml:space="preserve"> </w:t>
        </w:r>
      </w:ins>
      <w:ins w:id="628" w:author="Ifeoma Doreen Ozodiegwu" w:date="2023-12-06T15:15:00Z">
        <w:r w:rsidR="00F54041">
          <w:rPr>
            <w:rFonts w:eastAsia="Palatino Linotype" w:cs="Palatino Linotype"/>
            <w:color w:val="0078D4"/>
            <w:szCs w:val="20"/>
            <w:u w:val="single"/>
          </w:rPr>
          <w:t xml:space="preserve"> </w:t>
        </w:r>
      </w:ins>
      <w:del w:id="629" w:author="Chilo Chiziba" w:date="2023-11-29T17:35:00Z">
        <w:r w:rsidR="003A5FD7">
          <w:rPr>
            <w:noProof/>
          </w:rPr>
          <w:drawing>
            <wp:inline distT="0" distB="0" distL="0" distR="0" wp14:anchorId="15000A82" wp14:editId="0684CB19">
              <wp:extent cx="5669294" cy="4934720"/>
              <wp:effectExtent l="0" t="0" r="7620" b="0"/>
              <wp:docPr id="5654731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669294" cy="4934720"/>
                      </a:xfrm>
                      <a:prstGeom prst="rect">
                        <a:avLst/>
                      </a:prstGeom>
                    </pic:spPr>
                  </pic:pic>
                </a:graphicData>
              </a:graphic>
            </wp:inline>
          </w:drawing>
        </w:r>
      </w:del>
    </w:p>
    <w:p w14:paraId="664134FA" w14:textId="6B3DB887" w:rsidR="00F610A7" w:rsidDel="00DD1E08" w:rsidRDefault="00F610A7" w:rsidP="004D503D">
      <w:pPr>
        <w:pStyle w:val="MDPI35textbeforelist"/>
        <w:spacing w:before="240" w:after="240"/>
        <w:ind w:firstLine="0"/>
        <w:rPr>
          <w:del w:id="630" w:author="Ifeoma Doreen Ozodiegwu" w:date="2023-12-06T13:57:00Z"/>
          <w:b/>
          <w:bCs/>
          <w:sz w:val="18"/>
          <w:szCs w:val="18"/>
        </w:rPr>
      </w:pPr>
      <w:bookmarkStart w:id="631" w:name="_Hlk152759761"/>
      <w:del w:id="632" w:author="Ifeoma Doreen Ozodiegwu" w:date="2023-12-06T13:57:00Z">
        <w:r w:rsidRPr="000E5745" w:rsidDel="003C7664">
          <w:rPr>
            <w:b/>
            <w:bCs/>
            <w:sz w:val="18"/>
            <w:szCs w:val="18"/>
          </w:rPr>
          <w:delText>Figure 3.</w:delText>
        </w:r>
        <w:r w:rsidRPr="000E5745" w:rsidDel="003C7664">
          <w:rPr>
            <w:sz w:val="18"/>
            <w:szCs w:val="18"/>
          </w:rPr>
          <w:delText xml:space="preserve"> Distribution of test positivity rates by DHS survey year and month. Plots are colored by survey year. The number of children 6 – 59 tested across all clusters and survey years was </w:delText>
        </w:r>
        <w:r w:rsidR="00A33F83" w:rsidRPr="000E5745" w:rsidDel="003C7664">
          <w:rPr>
            <w:sz w:val="18"/>
            <w:szCs w:val="18"/>
          </w:rPr>
          <w:delText xml:space="preserve">365 </w:delText>
        </w:r>
        <w:r w:rsidRPr="000E5745" w:rsidDel="003C7664">
          <w:rPr>
            <w:sz w:val="18"/>
            <w:szCs w:val="18"/>
          </w:rPr>
          <w:delText xml:space="preserve">in October </w:delText>
        </w:r>
        <w:r w:rsidRPr="000E5745" w:rsidDel="003C7664">
          <w:rPr>
            <w:b/>
            <w:bCs/>
            <w:sz w:val="18"/>
            <w:szCs w:val="18"/>
          </w:rPr>
          <w:delText>(a)</w:delText>
        </w:r>
        <w:r w:rsidRPr="000E5745" w:rsidDel="003C7664">
          <w:rPr>
            <w:sz w:val="18"/>
            <w:szCs w:val="18"/>
          </w:rPr>
          <w:delText xml:space="preserve">, </w:delText>
        </w:r>
        <w:r w:rsidR="00DB1E02" w:rsidRPr="000E5745" w:rsidDel="003C7664">
          <w:rPr>
            <w:sz w:val="18"/>
            <w:szCs w:val="18"/>
          </w:rPr>
          <w:delText xml:space="preserve">287 </w:delText>
        </w:r>
        <w:r w:rsidRPr="000E5745" w:rsidDel="003C7664">
          <w:rPr>
            <w:sz w:val="18"/>
            <w:szCs w:val="18"/>
          </w:rPr>
          <w:delText xml:space="preserve">in November </w:delText>
        </w:r>
        <w:r w:rsidRPr="000E5745" w:rsidDel="003C7664">
          <w:rPr>
            <w:b/>
            <w:bCs/>
            <w:sz w:val="18"/>
            <w:szCs w:val="18"/>
          </w:rPr>
          <w:delText>(b)</w:delText>
        </w:r>
        <w:r w:rsidRPr="000E5745" w:rsidDel="003C7664">
          <w:rPr>
            <w:sz w:val="18"/>
            <w:szCs w:val="18"/>
          </w:rPr>
          <w:delText xml:space="preserve"> and </w:delText>
        </w:r>
        <w:r w:rsidR="00A33F83" w:rsidRPr="000E5745" w:rsidDel="003C7664">
          <w:rPr>
            <w:sz w:val="18"/>
            <w:szCs w:val="18"/>
          </w:rPr>
          <w:delText xml:space="preserve">88 </w:delText>
        </w:r>
        <w:r w:rsidRPr="000E5745" w:rsidDel="003C7664">
          <w:rPr>
            <w:sz w:val="18"/>
            <w:szCs w:val="18"/>
          </w:rPr>
          <w:delText xml:space="preserve">in December </w:delText>
        </w:r>
        <w:r w:rsidRPr="000E5745" w:rsidDel="003C7664">
          <w:rPr>
            <w:b/>
            <w:bCs/>
            <w:sz w:val="18"/>
            <w:szCs w:val="18"/>
          </w:rPr>
          <w:delText>(c).</w:delText>
        </w:r>
      </w:del>
      <w:ins w:id="633" w:author="chilochibi chiziba" w:date="2023-11-17T12:28:00Z">
        <w:del w:id="634" w:author="Ifeoma Doreen Ozodiegwu" w:date="2023-12-06T13:57:00Z">
          <w:r w:rsidR="00A1567E" w:rsidDel="003C7664">
            <w:rPr>
              <w:b/>
              <w:bCs/>
              <w:sz w:val="18"/>
              <w:szCs w:val="18"/>
            </w:rPr>
            <w:delText xml:space="preserve"> The</w:delText>
          </w:r>
        </w:del>
      </w:ins>
      <w:ins w:id="635" w:author="chilochibi chiziba" w:date="2023-11-17T12:29:00Z">
        <w:del w:id="636" w:author="Ifeoma Doreen Ozodiegwu" w:date="2023-12-06T13:57:00Z">
          <w:r w:rsidR="00E53A4D" w:rsidRPr="00E53A4D" w:rsidDel="003C7664">
            <w:rPr>
              <w:b/>
              <w:bCs/>
              <w:sz w:val="18"/>
              <w:szCs w:val="18"/>
            </w:rPr>
            <w:delText xml:space="preserve"> y-axis </w:delText>
          </w:r>
          <w:r w:rsidR="00E53A4D" w:rsidDel="003C7664">
            <w:rPr>
              <w:b/>
              <w:bCs/>
              <w:sz w:val="18"/>
              <w:szCs w:val="18"/>
            </w:rPr>
            <w:delText>represents</w:delText>
          </w:r>
          <w:r w:rsidR="00E53A4D" w:rsidRPr="00E53A4D" w:rsidDel="003C7664">
            <w:rPr>
              <w:b/>
              <w:bCs/>
              <w:sz w:val="18"/>
              <w:szCs w:val="18"/>
            </w:rPr>
            <w:delText xml:space="preserve"> the probability density function for the kernel density estimation</w:delText>
          </w:r>
          <w:r w:rsidR="00E53A4D" w:rsidDel="003C7664">
            <w:rPr>
              <w:b/>
              <w:bCs/>
              <w:sz w:val="18"/>
              <w:szCs w:val="18"/>
            </w:rPr>
            <w:delText xml:space="preserve">. </w:delText>
          </w:r>
        </w:del>
      </w:ins>
    </w:p>
    <w:p w14:paraId="6C242D74" w14:textId="77777777" w:rsidR="00DD1E08" w:rsidRDefault="00DD1E08" w:rsidP="004D503D">
      <w:pPr>
        <w:pStyle w:val="MDPI35textbeforelist"/>
        <w:spacing w:before="240" w:after="240"/>
        <w:ind w:firstLine="0"/>
        <w:rPr>
          <w:ins w:id="637" w:author="Ifeoma Doreen Ozodiegwu" w:date="2023-12-06T15:30:00Z"/>
          <w:b/>
          <w:bCs/>
          <w:sz w:val="18"/>
          <w:szCs w:val="18"/>
        </w:rPr>
      </w:pPr>
    </w:p>
    <w:p w14:paraId="5012AC09" w14:textId="77777777" w:rsidR="00DD1E08" w:rsidRDefault="00DD1E08" w:rsidP="004D503D">
      <w:pPr>
        <w:pStyle w:val="MDPI35textbeforelist"/>
        <w:spacing w:before="240" w:after="240"/>
        <w:ind w:firstLine="0"/>
        <w:rPr>
          <w:ins w:id="638" w:author="Ifeoma Doreen Ozodiegwu" w:date="2023-12-06T15:31:00Z"/>
          <w:b/>
          <w:bCs/>
          <w:sz w:val="18"/>
          <w:szCs w:val="18"/>
        </w:rPr>
      </w:pPr>
    </w:p>
    <w:p w14:paraId="2B20DE28" w14:textId="77777777" w:rsidR="00DD1E08" w:rsidRDefault="00DD1E08" w:rsidP="004D503D">
      <w:pPr>
        <w:pStyle w:val="MDPI35textbeforelist"/>
        <w:spacing w:before="240" w:after="240"/>
        <w:ind w:firstLine="0"/>
        <w:rPr>
          <w:ins w:id="639" w:author="Ifeoma Doreen Ozodiegwu" w:date="2023-12-06T15:31:00Z"/>
          <w:b/>
          <w:bCs/>
          <w:sz w:val="18"/>
          <w:szCs w:val="18"/>
        </w:rPr>
      </w:pPr>
    </w:p>
    <w:p w14:paraId="602CB7AF" w14:textId="77777777" w:rsidR="00DD1E08" w:rsidRDefault="00DD1E08" w:rsidP="004D503D">
      <w:pPr>
        <w:pStyle w:val="MDPI35textbeforelist"/>
        <w:spacing w:before="240" w:after="240"/>
        <w:ind w:firstLine="0"/>
        <w:rPr>
          <w:ins w:id="640" w:author="Ifeoma Doreen Ozodiegwu" w:date="2023-12-06T15:31:00Z"/>
          <w:b/>
          <w:bCs/>
          <w:sz w:val="18"/>
          <w:szCs w:val="18"/>
        </w:rPr>
      </w:pPr>
    </w:p>
    <w:p w14:paraId="6332CB81" w14:textId="3657C4FC" w:rsidR="00DD1E08" w:rsidRPr="000E5745" w:rsidRDefault="00DD1E08" w:rsidP="004D503D">
      <w:pPr>
        <w:pStyle w:val="MDPI35textbeforelist"/>
        <w:spacing w:before="240" w:after="240"/>
        <w:ind w:firstLine="0"/>
        <w:rPr>
          <w:ins w:id="641" w:author="Ifeoma Doreen Ozodiegwu" w:date="2023-12-06T15:30:00Z"/>
          <w:b/>
          <w:bCs/>
          <w:sz w:val="18"/>
          <w:szCs w:val="18"/>
        </w:rPr>
      </w:pPr>
      <w:r>
        <w:rPr>
          <w:b/>
          <w:bCs/>
          <w:noProof/>
          <w:snapToGrid/>
          <w:sz w:val="18"/>
          <w:szCs w:val="18"/>
        </w:rPr>
        <w:lastRenderedPageBreak/>
        <w:drawing>
          <wp:anchor distT="0" distB="0" distL="114300" distR="114300" simplePos="0" relativeHeight="251658240" behindDoc="0" locked="0" layoutInCell="1" allowOverlap="1" wp14:anchorId="74542139" wp14:editId="3F465441">
            <wp:simplePos x="2110902" y="1167319"/>
            <wp:positionH relativeFrom="margin">
              <wp:align>center</wp:align>
            </wp:positionH>
            <wp:positionV relativeFrom="margin">
              <wp:align>top</wp:align>
            </wp:positionV>
            <wp:extent cx="6645910" cy="6821805"/>
            <wp:effectExtent l="0" t="0" r="2540" b="0"/>
            <wp:wrapSquare wrapText="bothSides"/>
            <wp:docPr id="15506042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04243" name="Picture 1" descr="A screenshot of a computer screen&#10;&#10;Description automatically generated"/>
                    <pic:cNvPicPr/>
                  </pic:nvPicPr>
                  <pic:blipFill>
                    <a:blip r:embed="rId14"/>
                    <a:stretch>
                      <a:fillRect/>
                    </a:stretch>
                  </pic:blipFill>
                  <pic:spPr>
                    <a:xfrm>
                      <a:off x="0" y="0"/>
                      <a:ext cx="6645910" cy="6821805"/>
                    </a:xfrm>
                    <a:prstGeom prst="rect">
                      <a:avLst/>
                    </a:prstGeom>
                  </pic:spPr>
                </pic:pic>
              </a:graphicData>
            </a:graphic>
          </wp:anchor>
        </w:drawing>
      </w:r>
    </w:p>
    <w:bookmarkEnd w:id="631"/>
    <w:p w14:paraId="53D776A4" w14:textId="707486F2" w:rsidR="00DD1E08" w:rsidRPr="00DD1E08" w:rsidRDefault="00DD1E08">
      <w:pPr>
        <w:pStyle w:val="MDPI35textbeforelist"/>
        <w:spacing w:before="240" w:after="240"/>
        <w:ind w:left="0" w:firstLine="0"/>
        <w:jc w:val="left"/>
        <w:rPr>
          <w:ins w:id="642" w:author="Ifeoma Doreen Ozodiegwu" w:date="2023-12-06T15:31:00Z"/>
          <w:iCs/>
          <w:rPrChange w:id="643" w:author="Ifeoma Doreen Ozodiegwu" w:date="2023-12-06T15:32:00Z">
            <w:rPr>
              <w:ins w:id="644" w:author="Ifeoma Doreen Ozodiegwu" w:date="2023-12-06T15:31:00Z"/>
              <w:i/>
            </w:rPr>
          </w:rPrChange>
        </w:rPr>
        <w:pPrChange w:id="645" w:author="Ifeoma Doreen Ozodiegwu" w:date="2023-12-06T17:05:00Z">
          <w:pPr>
            <w:pStyle w:val="MDPI35textbeforelist"/>
            <w:numPr>
              <w:ilvl w:val="1"/>
              <w:numId w:val="30"/>
            </w:numPr>
            <w:spacing w:before="240" w:after="240"/>
            <w:ind w:left="3001" w:hanging="450"/>
          </w:pPr>
        </w:pPrChange>
      </w:pPr>
      <w:ins w:id="646" w:author="Ifeoma Doreen Ozodiegwu" w:date="2023-12-06T15:31:00Z">
        <w:r w:rsidRPr="00DD1E08">
          <w:rPr>
            <w:b/>
            <w:bCs/>
            <w:iCs/>
            <w:rPrChange w:id="647" w:author="Ifeoma Doreen Ozodiegwu" w:date="2023-12-06T15:32:00Z">
              <w:rPr>
                <w:b/>
                <w:bCs/>
                <w:i/>
              </w:rPr>
            </w:rPrChange>
          </w:rPr>
          <w:t>Fi</w:t>
        </w:r>
      </w:ins>
      <w:ins w:id="648" w:author="Ifeoma Doreen Ozodiegwu" w:date="2023-12-06T15:32:00Z">
        <w:r>
          <w:rPr>
            <w:b/>
            <w:bCs/>
            <w:iCs/>
          </w:rPr>
          <w:t xml:space="preserve">gure 3: </w:t>
        </w:r>
        <w:r>
          <w:rPr>
            <w:iCs/>
          </w:rPr>
          <w:t xml:space="preserve">Malaria test positivity rate by disaggregated by </w:t>
        </w:r>
      </w:ins>
      <w:ins w:id="649" w:author="Ifeoma Doreen Ozodiegwu" w:date="2023-12-06T15:33:00Z">
        <w:r>
          <w:rPr>
            <w:iCs/>
          </w:rPr>
          <w:t>geopolitical region, year and month</w:t>
        </w:r>
      </w:ins>
      <w:ins w:id="650" w:author="Ifeoma Doreen Ozodiegwu" w:date="2023-12-06T15:35:00Z">
        <w:r w:rsidR="00061596">
          <w:rPr>
            <w:iCs/>
          </w:rPr>
          <w:t xml:space="preserve"> of survey</w:t>
        </w:r>
      </w:ins>
      <w:ins w:id="651" w:author="Ifeoma Doreen Ozodiegwu" w:date="2023-12-06T15:33:00Z">
        <w:r>
          <w:rPr>
            <w:iCs/>
          </w:rPr>
          <w:t>. Each</w:t>
        </w:r>
      </w:ins>
      <w:ins w:id="652" w:author="Ifeoma Doreen Ozodiegwu" w:date="2023-12-06T15:35:00Z">
        <w:r w:rsidR="00061596">
          <w:rPr>
            <w:iCs/>
          </w:rPr>
          <w:t xml:space="preserve"> point</w:t>
        </w:r>
      </w:ins>
      <w:ins w:id="653" w:author="Ifeoma Doreen Ozodiegwu" w:date="2023-12-06T15:33:00Z">
        <w:r>
          <w:rPr>
            <w:iCs/>
          </w:rPr>
          <w:t xml:space="preserve"> is sized by the number of children tested</w:t>
        </w:r>
      </w:ins>
      <w:ins w:id="654" w:author="Ifeoma Doreen Ozodiegwu" w:date="2023-12-06T15:34:00Z">
        <w:r w:rsidR="00061596">
          <w:rPr>
            <w:iCs/>
          </w:rPr>
          <w:t xml:space="preserve"> for malaria by microscopy</w:t>
        </w:r>
      </w:ins>
      <w:ins w:id="655" w:author="Ifeoma Doreen Ozodiegwu" w:date="2023-12-06T15:35:00Z">
        <w:r w:rsidR="00061596">
          <w:rPr>
            <w:iCs/>
          </w:rPr>
          <w:t xml:space="preserve">. </w:t>
        </w:r>
      </w:ins>
    </w:p>
    <w:p w14:paraId="6E9A5A59" w14:textId="76A5DB35" w:rsidR="00F610A7" w:rsidRPr="00F205CC" w:rsidRDefault="00F610A7" w:rsidP="00F205CC">
      <w:pPr>
        <w:pStyle w:val="MDPI35textbeforelist"/>
        <w:numPr>
          <w:ilvl w:val="1"/>
          <w:numId w:val="30"/>
        </w:numPr>
        <w:spacing w:before="240" w:after="240"/>
        <w:ind w:left="3001"/>
        <w:rPr>
          <w:b/>
          <w:bCs/>
          <w:i/>
        </w:rPr>
      </w:pPr>
      <w:r w:rsidRPr="00F205CC">
        <w:rPr>
          <w:i/>
        </w:rPr>
        <w:t>Identifying predictors of malaria test positivity and visualizing bivariate associations to inform intervention prioritization</w:t>
      </w:r>
    </w:p>
    <w:p w14:paraId="3288E804" w14:textId="69FE00DE" w:rsidR="00F610A7" w:rsidRPr="00F14A29" w:rsidRDefault="00E26900" w:rsidP="00FE52BF">
      <w:pPr>
        <w:pStyle w:val="MDPI35textbeforelist"/>
        <w:spacing w:before="240"/>
        <w:rPr>
          <w:iCs/>
        </w:rPr>
      </w:pPr>
      <w:r w:rsidRPr="00E26900">
        <w:rPr>
          <w:iCs/>
        </w:rPr>
        <w:t xml:space="preserve">Bivariate analysis provided insight into the unadjusted functional relationships between the number of malaria positives and all 26 potential risk factors. It played a crucial role in guiding variable selection for the multivariable regression, especially for highly correlated variables, defined as those exhibiting a correlation coefficient of 60% or higher. </w:t>
      </w:r>
      <w:r w:rsidRPr="00E26900">
        <w:rPr>
          <w:iCs/>
        </w:rPr>
        <w:lastRenderedPageBreak/>
        <w:t>Visualizations of the individual covariate distributions, the outcomes of the correlation analysis, and the results of the bivariate analysis can be found in the supplementary materials</w:t>
      </w:r>
      <w:r w:rsidR="00F610A7" w:rsidRPr="00F14A29">
        <w:rPr>
          <w:iCs/>
        </w:rPr>
        <w:t>.</w:t>
      </w:r>
    </w:p>
    <w:p w14:paraId="4939B9A5" w14:textId="1CA74D57" w:rsidR="00F610A7" w:rsidRDefault="00D403FE" w:rsidP="00FE52BF">
      <w:pPr>
        <w:pStyle w:val="MDPI35textbeforelist"/>
        <w:spacing w:before="240"/>
        <w:rPr>
          <w:iCs/>
        </w:rPr>
      </w:pPr>
      <w:r w:rsidRPr="00D403FE">
        <w:rPr>
          <w:iCs/>
        </w:rPr>
        <w:t>The final multivariable prediction model for malaria test positivity, chosen based on the lowest AIC values among a series of 21 models with varying covariates, was a Poisson model. The model QQ plot demonstrated that the model predictions closely aligned with the Poisson distribution (see Supplementary Figure 2</w:t>
      </w:r>
      <w:ins w:id="656" w:author="Ifeoma Doreen Ozodiegwu" w:date="2023-12-06T13:58:00Z">
        <w:r w:rsidR="003C7664">
          <w:rPr>
            <w:iCs/>
          </w:rPr>
          <w:t>7</w:t>
        </w:r>
      </w:ins>
      <w:del w:id="657" w:author="Ifeoma Doreen Ozodiegwu" w:date="2023-12-06T13:58:00Z">
        <w:r w:rsidRPr="00D403FE" w:rsidDel="003C7664">
          <w:rPr>
            <w:iCs/>
          </w:rPr>
          <w:delText>6</w:delText>
        </w:r>
      </w:del>
      <w:r w:rsidRPr="00D403FE">
        <w:rPr>
          <w:iCs/>
        </w:rPr>
        <w:t>a). The selected final model incorporated the following covariates: percentage of individuals with post-primary education, percentage of individuals in the rich wealth quintiles, percentage of individuals residing in improved housing in 2015, all-age population density, median age, percentage of children under the age of five seeking medical treatment for fever, total precipitation, and enhanced vegetation index</w:t>
      </w:r>
      <w:r w:rsidR="00F10928">
        <w:rPr>
          <w:iCs/>
        </w:rPr>
        <w:t xml:space="preserve">. </w:t>
      </w:r>
      <w:r w:rsidR="00F10928" w:rsidRPr="00F10928">
        <w:rPr>
          <w:iCs/>
        </w:rPr>
        <w:t>The subsequent sections present findings from both single-variable and multivariable models, elucidating how changes in these covariates impact malaria test positivity rates in the comprehensive DHS dataset spanning from 2010 to 2018 and 2021</w:t>
      </w:r>
      <w:r w:rsidR="00F10928">
        <w:rPr>
          <w:iCs/>
        </w:rPr>
        <w:t>.</w:t>
      </w:r>
    </w:p>
    <w:p w14:paraId="4693C0C3" w14:textId="77777777" w:rsidR="00F610A7" w:rsidRPr="00C6666F" w:rsidRDefault="00F610A7" w:rsidP="00846410">
      <w:pPr>
        <w:pStyle w:val="MDPI35textbeforelist"/>
        <w:numPr>
          <w:ilvl w:val="2"/>
          <w:numId w:val="30"/>
        </w:numPr>
        <w:spacing w:before="240"/>
        <w:rPr>
          <w:i/>
          <w:u w:val="single"/>
        </w:rPr>
      </w:pPr>
      <w:r w:rsidRPr="002B6559">
        <w:rPr>
          <w:iCs/>
        </w:rPr>
        <w:t>Clusters with the lowest educational attainment and wealth were at highest risk for malaria</w:t>
      </w:r>
    </w:p>
    <w:p w14:paraId="2D56E02B" w14:textId="0287E080" w:rsidR="00F610A7" w:rsidRDefault="006D3614" w:rsidP="00993347">
      <w:pPr>
        <w:pStyle w:val="MDPI35textbeforelist"/>
        <w:spacing w:before="240"/>
        <w:rPr>
          <w:iCs/>
        </w:rPr>
      </w:pPr>
      <w:r w:rsidRPr="006D3614">
        <w:rPr>
          <w:iCs/>
        </w:rPr>
        <w:t xml:space="preserve">Socioeconomic variables exhibited a negative association with malaria transmission intensity, although this effect appeared less pronounced and exhibited greater uncertainty in the multivariate analysis </w:t>
      </w:r>
      <w:r w:rsidR="00F610A7" w:rsidRPr="00537571">
        <w:rPr>
          <w:iCs/>
        </w:rPr>
        <w:t>(Figure 4</w:t>
      </w:r>
      <w:r>
        <w:rPr>
          <w:iCs/>
        </w:rPr>
        <w:t>b</w:t>
      </w:r>
      <w:r w:rsidR="00F610A7" w:rsidRPr="00537571">
        <w:rPr>
          <w:iCs/>
        </w:rPr>
        <w:t>). Malaria test posi</w:t>
      </w:r>
      <w:r w:rsidR="00F610A7">
        <w:rPr>
          <w:iCs/>
        </w:rPr>
        <w:t>ti</w:t>
      </w:r>
      <w:r w:rsidR="00F610A7" w:rsidRPr="00537571">
        <w:rPr>
          <w:iCs/>
        </w:rPr>
        <w:t>vity rate declined with increases in the percentage of individuals with post-primary education</w:t>
      </w:r>
      <w:r w:rsidR="00B716C8">
        <w:rPr>
          <w:iCs/>
        </w:rPr>
        <w:t xml:space="preserve"> in both unadjusted and adjusted </w:t>
      </w:r>
      <w:r w:rsidR="002C37CE">
        <w:rPr>
          <w:iCs/>
        </w:rPr>
        <w:t>analyses</w:t>
      </w:r>
      <w:r w:rsidR="00A75BF2">
        <w:rPr>
          <w:iCs/>
        </w:rPr>
        <w:t xml:space="preserve">. </w:t>
      </w:r>
      <w:r w:rsidR="00A75BF2" w:rsidRPr="00A75BF2">
        <w:rPr>
          <w:iCs/>
        </w:rPr>
        <w:t>Notably, the malaria test positivity rate displayed a consistent decline with increasing percentages of individuals with post-primary education, evident in both unadjusted and adjusted analyses. However, it's worth noting that the impact of educational attainment appeared most robust when the percentage was below 50%, as illustrated in Figure 4.</w:t>
      </w:r>
      <w:r w:rsidR="00F610A7" w:rsidRPr="00537571">
        <w:rPr>
          <w:iCs/>
        </w:rPr>
        <w:t xml:space="preserve"> </w:t>
      </w:r>
      <w:r w:rsidR="00FC638A" w:rsidRPr="00FC638A">
        <w:rPr>
          <w:iCs/>
        </w:rPr>
        <w:t>Similarly, reductions in malaria test positivity rates were observed with increasing percentages of individuals falling within the rich wealth quintiles, particularly within the ranges of 0 to 50% and 80 to 100%. This trend was consistent in both the adjusted and unadjusted analyses.</w:t>
      </w:r>
      <w:r w:rsidR="00FC638A">
        <w:rPr>
          <w:iCs/>
        </w:rPr>
        <w:t xml:space="preserve"> </w:t>
      </w:r>
      <w:r w:rsidR="00FC638A" w:rsidRPr="00FC638A">
        <w:rPr>
          <w:iCs/>
        </w:rPr>
        <w:t>Notably, clusters characterized by the lowest socioeconomic status exhibited the highest risk of malaria in both analyses.</w:t>
      </w:r>
    </w:p>
    <w:p w14:paraId="78E2979A" w14:textId="1AB18876" w:rsidR="00F610A7" w:rsidDel="00B26723" w:rsidRDefault="00B26723" w:rsidP="001B545E">
      <w:pPr>
        <w:pStyle w:val="MDPI35textbeforelist"/>
        <w:spacing w:before="240"/>
        <w:ind w:left="0" w:firstLine="0"/>
        <w:rPr>
          <w:del w:id="658" w:author="Ifeoma Doreen Ozodiegwu" w:date="2023-12-06T17:05:00Z"/>
          <w:iCs/>
        </w:rPr>
      </w:pPr>
      <w:r>
        <w:rPr>
          <w:iCs/>
          <w:noProof/>
        </w:rPr>
        <w:lastRenderedPageBreak/>
        <w:drawing>
          <wp:inline distT="0" distB="0" distL="0" distR="0" wp14:anchorId="0E513011" wp14:editId="26BC6FF3">
            <wp:extent cx="6645910" cy="5130165"/>
            <wp:effectExtent l="0" t="0" r="2540" b="0"/>
            <wp:docPr id="829961402"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61402" name="Picture 2" descr="A graph of a graph&#10;&#10;Description automatically generated with medium confidence"/>
                    <pic:cNvPicPr/>
                  </pic:nvPicPr>
                  <pic:blipFill>
                    <a:blip r:embed="rId15"/>
                    <a:stretch>
                      <a:fillRect/>
                    </a:stretch>
                  </pic:blipFill>
                  <pic:spPr>
                    <a:xfrm>
                      <a:off x="0" y="0"/>
                      <a:ext cx="6645910" cy="5130165"/>
                    </a:xfrm>
                    <a:prstGeom prst="rect">
                      <a:avLst/>
                    </a:prstGeom>
                  </pic:spPr>
                </pic:pic>
              </a:graphicData>
            </a:graphic>
          </wp:inline>
        </w:drawing>
      </w:r>
      <w:del w:id="659" w:author="Ifeoma Doreen Ozodiegwu" w:date="2023-12-06T17:05:00Z">
        <w:r w:rsidRPr="00B26723" w:rsidDel="00B26723">
          <w:rPr>
            <w:iCs/>
          </w:rPr>
          <w:delText xml:space="preserve"> </w:delText>
        </w:r>
      </w:del>
    </w:p>
    <w:p w14:paraId="27DEE1D0" w14:textId="77777777" w:rsidR="00F610A7" w:rsidRPr="000E5745" w:rsidRDefault="00F610A7">
      <w:pPr>
        <w:pStyle w:val="MDPI35textbeforelist"/>
        <w:spacing w:before="240"/>
        <w:ind w:left="0" w:firstLine="0"/>
        <w:rPr>
          <w:iCs/>
          <w:sz w:val="18"/>
          <w:szCs w:val="18"/>
        </w:rPr>
        <w:pPrChange w:id="660" w:author="Ifeoma Doreen Ozodiegwu" w:date="2023-12-06T17:05:00Z">
          <w:pPr>
            <w:pStyle w:val="MDPI35textbeforelist"/>
            <w:spacing w:before="240"/>
            <w:ind w:firstLine="0"/>
          </w:pPr>
        </w:pPrChange>
      </w:pPr>
      <w:r w:rsidRPr="000E5745">
        <w:rPr>
          <w:b/>
          <w:bCs/>
          <w:iCs/>
          <w:sz w:val="18"/>
          <w:szCs w:val="18"/>
        </w:rPr>
        <w:t>Figure 4.</w:t>
      </w:r>
      <w:r w:rsidRPr="000E5745">
        <w:rPr>
          <w:iCs/>
          <w:sz w:val="18"/>
          <w:szCs w:val="18"/>
        </w:rPr>
        <w:t xml:space="preserve"> Effect plots of bivariate and multivariate regression analysis for indicators of educational attainment and wealth: </w:t>
      </w:r>
      <w:r w:rsidRPr="000E5745">
        <w:rPr>
          <w:b/>
          <w:bCs/>
          <w:iCs/>
          <w:sz w:val="18"/>
          <w:szCs w:val="18"/>
        </w:rPr>
        <w:t>(a)</w:t>
      </w:r>
      <w:r w:rsidRPr="000E5745">
        <w:rPr>
          <w:iCs/>
          <w:sz w:val="18"/>
          <w:szCs w:val="18"/>
        </w:rPr>
        <w:t xml:space="preserve"> unadjusted and </w:t>
      </w:r>
      <w:r w:rsidRPr="000E5745">
        <w:rPr>
          <w:b/>
          <w:bCs/>
          <w:iCs/>
          <w:sz w:val="18"/>
          <w:szCs w:val="18"/>
        </w:rPr>
        <w:t>(b)</w:t>
      </w:r>
      <w:r w:rsidRPr="000E5745">
        <w:rPr>
          <w:iCs/>
          <w:sz w:val="18"/>
          <w:szCs w:val="18"/>
        </w:rPr>
        <w:t xml:space="preserve"> adjusted effect of the percentage of individuals with post-primary education on malaria test positivity rate. Percentage of individuals with post-primary education was adjusted for percentage of individuals in the rich wealth quintiles, percentage of individuals living in improved housing in 2015, all age population density, median age, percentage of children under the age of five that sought medical treatment for fever, total precipitation, and enhanced vegetation index; </w:t>
      </w:r>
      <w:r w:rsidRPr="000E5745">
        <w:rPr>
          <w:b/>
          <w:bCs/>
          <w:iCs/>
          <w:sz w:val="18"/>
          <w:szCs w:val="18"/>
        </w:rPr>
        <w:t>(c)</w:t>
      </w:r>
      <w:r w:rsidRPr="000E5745">
        <w:rPr>
          <w:iCs/>
          <w:sz w:val="18"/>
          <w:szCs w:val="18"/>
        </w:rPr>
        <w:t xml:space="preserve"> unadjusted and </w:t>
      </w:r>
      <w:r w:rsidRPr="000E5745">
        <w:rPr>
          <w:b/>
          <w:bCs/>
          <w:iCs/>
          <w:sz w:val="18"/>
          <w:szCs w:val="18"/>
        </w:rPr>
        <w:t>(d)</w:t>
      </w:r>
      <w:r w:rsidRPr="000E5745">
        <w:rPr>
          <w:iCs/>
          <w:sz w:val="18"/>
          <w:szCs w:val="18"/>
        </w:rPr>
        <w:t xml:space="preserve"> adjusted effect of the percentage of individuals in the rich wealth quintiles on malaria test positivity rate. Percentage of individuals in the rich wealth quintiles was adjusted for percentage of individuals with post-primary education, percentage of individuals living in improved housing in 2015, all age population density, median age, percentage of children under the age of five that sought medical treatment for fever, total precipitation, and enhanced vegetation index.</w:t>
      </w:r>
    </w:p>
    <w:p w14:paraId="2C89AD93" w14:textId="4E2EBDA5" w:rsidR="00F610A7" w:rsidRPr="00C0185E" w:rsidRDefault="00F610A7" w:rsidP="00C0185E">
      <w:pPr>
        <w:pStyle w:val="ListParagraph"/>
        <w:numPr>
          <w:ilvl w:val="2"/>
          <w:numId w:val="30"/>
        </w:numPr>
        <w:spacing w:before="240"/>
        <w:rPr>
          <w:rFonts w:eastAsia="Times New Roman"/>
          <w:iCs/>
          <w:snapToGrid w:val="0"/>
          <w:szCs w:val="22"/>
          <w:lang w:eastAsia="de-DE" w:bidi="en-US"/>
        </w:rPr>
      </w:pPr>
      <w:r w:rsidRPr="00C0185E">
        <w:rPr>
          <w:rFonts w:eastAsia="Times New Roman"/>
          <w:iCs/>
          <w:snapToGrid w:val="0"/>
          <w:szCs w:val="22"/>
          <w:lang w:eastAsia="de-DE" w:bidi="en-US"/>
        </w:rPr>
        <w:t xml:space="preserve">High population density and younger median age correlated with higher </w:t>
      </w:r>
      <w:proofErr w:type="gramStart"/>
      <w:r w:rsidRPr="00C0185E">
        <w:rPr>
          <w:rFonts w:eastAsia="Times New Roman"/>
          <w:iCs/>
          <w:snapToGrid w:val="0"/>
          <w:szCs w:val="22"/>
          <w:lang w:eastAsia="de-DE" w:bidi="en-US"/>
        </w:rPr>
        <w:t xml:space="preserve">malaria </w:t>
      </w:r>
      <w:r w:rsidR="004B780C" w:rsidRPr="004B780C">
        <w:t xml:space="preserve"> </w:t>
      </w:r>
      <w:r w:rsidRPr="00C0185E">
        <w:rPr>
          <w:rFonts w:eastAsia="Times New Roman"/>
          <w:iCs/>
          <w:snapToGrid w:val="0"/>
          <w:szCs w:val="22"/>
          <w:lang w:eastAsia="de-DE" w:bidi="en-US"/>
        </w:rPr>
        <w:t>transmission</w:t>
      </w:r>
      <w:proofErr w:type="gramEnd"/>
      <w:r w:rsidRPr="00C0185E">
        <w:rPr>
          <w:rFonts w:eastAsia="Times New Roman"/>
          <w:iCs/>
          <w:snapToGrid w:val="0"/>
          <w:szCs w:val="22"/>
          <w:lang w:eastAsia="de-DE" w:bidi="en-US"/>
        </w:rPr>
        <w:t xml:space="preserve"> intensity</w:t>
      </w:r>
    </w:p>
    <w:p w14:paraId="38D49F0B" w14:textId="6CCC63F4" w:rsidR="00F610A7" w:rsidRPr="00BF25BC" w:rsidRDefault="00724D42" w:rsidP="00BF25BC">
      <w:pPr>
        <w:pStyle w:val="MDPI35textbeforelist"/>
        <w:spacing w:before="240"/>
        <w:rPr>
          <w:iCs/>
        </w:rPr>
      </w:pPr>
      <w:r w:rsidRPr="00724D42">
        <w:rPr>
          <w:iCs/>
        </w:rPr>
        <w:t>In the unadjusted analysis, the malaria test positivity rate displayed a decline with increasing all-age population density, up to a threshold of 8,000 persons per square kilometer, after which the decline plateaued (Figure 5a). However, in the adjusted analysis, the malaria test positivity rate remained relatively stable up to 17,000 persons per square kilometer, beyond which an increase in malaria test positivity was observed, albeit with significant uncertainty (Figure 5b)</w:t>
      </w:r>
      <w:r w:rsidR="00F610A7" w:rsidRPr="00BF25BC">
        <w:rPr>
          <w:iCs/>
        </w:rPr>
        <w:t xml:space="preserve">. </w:t>
      </w:r>
      <w:r w:rsidR="00F06F32" w:rsidRPr="00F06F32">
        <w:rPr>
          <w:iCs/>
        </w:rPr>
        <w:t>Furthermore, reductions in malaria test positivity rates were evident with rising median age, particularly beyond a median age of 18 years old, as shown in the unadjusted model. However, it is noteworthy that the impact of median age on malaria positivity appeared to diminish in the adjusted analysis (Figure 5c - d)</w:t>
      </w:r>
    </w:p>
    <w:p w14:paraId="4FE63D24" w14:textId="1E04E453" w:rsidR="00F610A7" w:rsidRDefault="00F610A7" w:rsidP="007568F2">
      <w:pPr>
        <w:pStyle w:val="MDPI35textbeforelist"/>
        <w:spacing w:before="240"/>
        <w:ind w:left="0" w:firstLine="0"/>
        <w:rPr>
          <w:iCs/>
        </w:rPr>
      </w:pPr>
    </w:p>
    <w:p w14:paraId="1AFF7619" w14:textId="72903718" w:rsidR="004B780C" w:rsidRDefault="004B780C" w:rsidP="004B780C">
      <w:pPr>
        <w:pStyle w:val="MDPI35textbeforelist"/>
        <w:spacing w:before="240"/>
        <w:ind w:left="0" w:firstLine="0"/>
        <w:rPr>
          <w:b/>
          <w:bCs/>
          <w:iCs/>
          <w:sz w:val="18"/>
          <w:szCs w:val="20"/>
        </w:rPr>
      </w:pPr>
      <w:r>
        <w:rPr>
          <w:b/>
          <w:bCs/>
          <w:iCs/>
          <w:noProof/>
          <w:snapToGrid/>
          <w:sz w:val="18"/>
          <w:szCs w:val="20"/>
        </w:rPr>
        <w:drawing>
          <wp:inline distT="0" distB="0" distL="0" distR="0" wp14:anchorId="219E9665" wp14:editId="55B50789">
            <wp:extent cx="6583693" cy="5138938"/>
            <wp:effectExtent l="0" t="0" r="7620" b="5080"/>
            <wp:docPr id="292374537" name="Picture 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74537" name="Picture 5" descr="A graph of a graph&#10;&#10;Description automatically generated with medium confidence"/>
                    <pic:cNvPicPr/>
                  </pic:nvPicPr>
                  <pic:blipFill>
                    <a:blip r:embed="rId16"/>
                    <a:stretch>
                      <a:fillRect/>
                    </a:stretch>
                  </pic:blipFill>
                  <pic:spPr>
                    <a:xfrm>
                      <a:off x="0" y="0"/>
                      <a:ext cx="6583693" cy="5138938"/>
                    </a:xfrm>
                    <a:prstGeom prst="rect">
                      <a:avLst/>
                    </a:prstGeom>
                  </pic:spPr>
                </pic:pic>
              </a:graphicData>
            </a:graphic>
          </wp:inline>
        </w:drawing>
      </w:r>
    </w:p>
    <w:p w14:paraId="4EC4673E" w14:textId="4D1ADF90" w:rsidR="00F610A7" w:rsidRPr="000E5745" w:rsidRDefault="00F610A7">
      <w:pPr>
        <w:pStyle w:val="MDPI35textbeforelist"/>
        <w:spacing w:before="240"/>
        <w:ind w:left="0" w:firstLine="0"/>
        <w:rPr>
          <w:iCs/>
          <w:sz w:val="18"/>
          <w:szCs w:val="20"/>
        </w:rPr>
        <w:pPrChange w:id="661" w:author="Ifeoma Doreen Ozodiegwu" w:date="2023-12-06T17:06:00Z">
          <w:pPr>
            <w:pStyle w:val="MDPI35textbeforelist"/>
            <w:spacing w:before="240"/>
            <w:ind w:firstLine="0"/>
          </w:pPr>
        </w:pPrChange>
      </w:pPr>
      <w:r w:rsidRPr="000E5745">
        <w:rPr>
          <w:b/>
          <w:bCs/>
          <w:iCs/>
          <w:sz w:val="18"/>
          <w:szCs w:val="20"/>
        </w:rPr>
        <w:t>Figure 5.</w:t>
      </w:r>
      <w:r w:rsidRPr="000E5745">
        <w:rPr>
          <w:iCs/>
          <w:sz w:val="18"/>
          <w:szCs w:val="20"/>
        </w:rPr>
        <w:t xml:space="preserve"> Effect plots of the bivariate and multivariate regression analysis for all age population density and median age: </w:t>
      </w:r>
      <w:r w:rsidRPr="000E5745">
        <w:rPr>
          <w:b/>
          <w:bCs/>
          <w:iCs/>
          <w:sz w:val="18"/>
          <w:szCs w:val="20"/>
        </w:rPr>
        <w:t>(a)</w:t>
      </w:r>
      <w:r w:rsidRPr="000E5745">
        <w:rPr>
          <w:iCs/>
          <w:sz w:val="18"/>
          <w:szCs w:val="20"/>
        </w:rPr>
        <w:t xml:space="preserve"> unadjusted and </w:t>
      </w:r>
      <w:r w:rsidRPr="000E5745">
        <w:rPr>
          <w:b/>
          <w:bCs/>
          <w:iCs/>
          <w:sz w:val="18"/>
          <w:szCs w:val="20"/>
        </w:rPr>
        <w:t>(b)</w:t>
      </w:r>
      <w:r w:rsidRPr="000E5745">
        <w:rPr>
          <w:iCs/>
          <w:sz w:val="18"/>
          <w:szCs w:val="20"/>
        </w:rPr>
        <w:t xml:space="preserve"> adjusted effect of all age population density (persons per square kilometer) on malaria test positivity rate. All age population density was adjusted for the percentage of individuals with post-primary education, percentage of individuals in the rich wealth quintiles, percentage of individuals living in improved housing in 2015, median age, percentage of children under the age of five that sought medical treatment for fever, total precipitation, and enhanced vegetation index; </w:t>
      </w:r>
      <w:r w:rsidRPr="000E5745">
        <w:rPr>
          <w:b/>
          <w:bCs/>
          <w:iCs/>
          <w:sz w:val="18"/>
          <w:szCs w:val="20"/>
        </w:rPr>
        <w:t>(c)</w:t>
      </w:r>
      <w:r w:rsidRPr="000E5745">
        <w:rPr>
          <w:iCs/>
          <w:sz w:val="18"/>
          <w:szCs w:val="20"/>
        </w:rPr>
        <w:t xml:space="preserve"> unadjusted and </w:t>
      </w:r>
      <w:r w:rsidRPr="000E5745">
        <w:rPr>
          <w:b/>
          <w:bCs/>
          <w:iCs/>
          <w:sz w:val="18"/>
          <w:szCs w:val="20"/>
        </w:rPr>
        <w:t>(d)</w:t>
      </w:r>
      <w:r w:rsidRPr="000E5745">
        <w:rPr>
          <w:iCs/>
          <w:sz w:val="18"/>
          <w:szCs w:val="20"/>
        </w:rPr>
        <w:t xml:space="preserve"> adjusted effect of median age in years on the number of malaria test positivity rate. Median age was adjusted for percentage of individuals with post-primary education, percentage of individuals in the rich wealth quintiles, all age population density, percentage of individuals living in improved housing in 2015, percentage of children under the age of five that sought medical treatment for fever, total precipitation, and enhanced vegetation index.</w:t>
      </w:r>
    </w:p>
    <w:p w14:paraId="5FB99535" w14:textId="77777777" w:rsidR="00F610A7" w:rsidRPr="00C0185E" w:rsidRDefault="00F610A7" w:rsidP="007E7F1E">
      <w:pPr>
        <w:pStyle w:val="ListParagraph"/>
        <w:numPr>
          <w:ilvl w:val="2"/>
          <w:numId w:val="30"/>
        </w:numPr>
        <w:spacing w:before="240"/>
        <w:rPr>
          <w:rFonts w:eastAsia="Times New Roman"/>
          <w:iCs/>
          <w:snapToGrid w:val="0"/>
          <w:szCs w:val="22"/>
          <w:lang w:eastAsia="de-DE" w:bidi="en-US"/>
        </w:rPr>
      </w:pPr>
      <w:r w:rsidRPr="0025030E">
        <w:rPr>
          <w:rFonts w:eastAsia="Times New Roman"/>
          <w:iCs/>
          <w:snapToGrid w:val="0"/>
          <w:szCs w:val="22"/>
          <w:lang w:eastAsia="de-DE" w:bidi="en-US"/>
        </w:rPr>
        <w:t xml:space="preserve">Higher enhanced vegetation index was positively associated with U5 malaria test positivity rate  </w:t>
      </w:r>
    </w:p>
    <w:p w14:paraId="6D9DEA5E" w14:textId="7CF63A15" w:rsidR="00F610A7" w:rsidRDefault="00910EE0" w:rsidP="00304497">
      <w:pPr>
        <w:pStyle w:val="MDPI35textbeforelist"/>
        <w:spacing w:before="240"/>
        <w:rPr>
          <w:iCs/>
        </w:rPr>
      </w:pPr>
      <w:r w:rsidRPr="00910EE0">
        <w:rPr>
          <w:iCs/>
        </w:rPr>
        <w:t>In the unadjusted analysis, there was a notable correlation between increasing malaria test positivity rate and higher values of the enhanced vegetation index, which is indicative of vegetation cover and growth. The most substantial reductions in malaria test positivity rate, although characterized by a high degree of uncertainty, were observed at approximate vegetation indices of 0.5 and 0.76 (as depicted in Figure 6a). However, it's important to note that the influence of the enhanced vegetation index on malaria test positivity was notably reduced in the adjusted analysis (refer to Figure 6b).</w:t>
      </w:r>
    </w:p>
    <w:p w14:paraId="5E35095D" w14:textId="7389DE63" w:rsidR="00F610A7" w:rsidRDefault="004B780C" w:rsidP="004B780C">
      <w:pPr>
        <w:pStyle w:val="MDPI35textbeforelist"/>
        <w:spacing w:before="240"/>
        <w:ind w:left="142" w:firstLine="0"/>
        <w:jc w:val="left"/>
        <w:rPr>
          <w:iCs/>
        </w:rPr>
      </w:pPr>
      <w:r>
        <w:rPr>
          <w:iCs/>
          <w:noProof/>
          <w:snapToGrid/>
        </w:rPr>
        <w:lastRenderedPageBreak/>
        <w:drawing>
          <wp:inline distT="0" distB="0" distL="0" distR="0" wp14:anchorId="0B256132" wp14:editId="24BFBF82">
            <wp:extent cx="6580645" cy="2490221"/>
            <wp:effectExtent l="0" t="0" r="0" b="5715"/>
            <wp:docPr id="1322252361"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52361" name="Picture 6" descr="A graph of a graph&#10;&#10;Description automatically generated with medium confidence"/>
                    <pic:cNvPicPr/>
                  </pic:nvPicPr>
                  <pic:blipFill>
                    <a:blip r:embed="rId17"/>
                    <a:stretch>
                      <a:fillRect/>
                    </a:stretch>
                  </pic:blipFill>
                  <pic:spPr>
                    <a:xfrm>
                      <a:off x="0" y="0"/>
                      <a:ext cx="6580645" cy="2490221"/>
                    </a:xfrm>
                    <a:prstGeom prst="rect">
                      <a:avLst/>
                    </a:prstGeom>
                  </pic:spPr>
                </pic:pic>
              </a:graphicData>
            </a:graphic>
          </wp:inline>
        </w:drawing>
      </w:r>
    </w:p>
    <w:p w14:paraId="33B5204F" w14:textId="77777777" w:rsidR="00F610A7" w:rsidRPr="000E5745" w:rsidRDefault="00F610A7" w:rsidP="004B780C">
      <w:pPr>
        <w:pStyle w:val="MDPI35textbeforelist"/>
        <w:spacing w:before="240"/>
        <w:ind w:left="0" w:firstLine="0"/>
        <w:rPr>
          <w:iCs/>
          <w:sz w:val="18"/>
          <w:szCs w:val="20"/>
        </w:rPr>
      </w:pPr>
      <w:r w:rsidRPr="000E5745">
        <w:rPr>
          <w:b/>
          <w:bCs/>
          <w:iCs/>
          <w:sz w:val="18"/>
          <w:szCs w:val="20"/>
        </w:rPr>
        <w:t>Figure 6.</w:t>
      </w:r>
      <w:r w:rsidRPr="000E5745">
        <w:rPr>
          <w:iCs/>
          <w:sz w:val="18"/>
          <w:szCs w:val="20"/>
        </w:rPr>
        <w:t xml:space="preserve"> Effect plots of the bivariate and multivariate regression analysis for enhanced vegetation index: </w:t>
      </w:r>
      <w:r w:rsidRPr="000E5745">
        <w:rPr>
          <w:b/>
          <w:bCs/>
          <w:iCs/>
          <w:sz w:val="18"/>
          <w:szCs w:val="20"/>
        </w:rPr>
        <w:t>(a)</w:t>
      </w:r>
      <w:r w:rsidRPr="000E5745">
        <w:rPr>
          <w:iCs/>
          <w:sz w:val="18"/>
          <w:szCs w:val="20"/>
        </w:rPr>
        <w:t xml:space="preserve"> unadjusted and </w:t>
      </w:r>
      <w:r w:rsidRPr="000E5745">
        <w:rPr>
          <w:b/>
          <w:bCs/>
          <w:iCs/>
          <w:sz w:val="18"/>
          <w:szCs w:val="20"/>
        </w:rPr>
        <w:t>(b)</w:t>
      </w:r>
      <w:r w:rsidRPr="000E5745">
        <w:rPr>
          <w:iCs/>
          <w:sz w:val="18"/>
          <w:szCs w:val="20"/>
        </w:rPr>
        <w:t xml:space="preserve"> adjusted effect of enhanced vegetation index on malaria test positivity rate. Enhanced vegetation index was adjusted for the percentage of individuals with post-primary education, percentage of individuals in the rich wealth quintiles, percentage of individuals living in improved in housing in 2015, all age population density, median age, percentage of U5 children that sought medical treatment for fever and total precipitation.</w:t>
      </w:r>
    </w:p>
    <w:p w14:paraId="46A54347" w14:textId="77777777" w:rsidR="00F610A7" w:rsidRPr="00C0185E" w:rsidRDefault="00F610A7" w:rsidP="00E2419A">
      <w:pPr>
        <w:pStyle w:val="ListParagraph"/>
        <w:numPr>
          <w:ilvl w:val="2"/>
          <w:numId w:val="30"/>
        </w:numPr>
        <w:spacing w:before="240"/>
        <w:rPr>
          <w:rFonts w:eastAsia="Times New Roman"/>
          <w:iCs/>
          <w:snapToGrid w:val="0"/>
          <w:szCs w:val="22"/>
          <w:lang w:eastAsia="de-DE" w:bidi="en-US"/>
        </w:rPr>
      </w:pPr>
      <w:r w:rsidRPr="00362EF3">
        <w:rPr>
          <w:rFonts w:eastAsia="Times New Roman"/>
          <w:iCs/>
          <w:snapToGrid w:val="0"/>
          <w:szCs w:val="22"/>
          <w:lang w:eastAsia="de-DE" w:bidi="en-US"/>
        </w:rPr>
        <w:t>Effects of housing, care-seeking, and precipitation</w:t>
      </w:r>
    </w:p>
    <w:p w14:paraId="4D12C6B2" w14:textId="18718615" w:rsidR="00F610A7" w:rsidRPr="00C24862" w:rsidRDefault="00091AB4" w:rsidP="00E2419A">
      <w:pPr>
        <w:pStyle w:val="MDPI35textbeforelist"/>
        <w:spacing w:before="240"/>
        <w:rPr>
          <w:b/>
          <w:bCs/>
          <w:iCs/>
          <w:szCs w:val="20"/>
          <w:rPrChange w:id="662" w:author="Ifeoma Doreen Ozodiegwu" w:date="2023-12-06T16:46:00Z">
            <w:rPr>
              <w:iCs/>
              <w:szCs w:val="20"/>
            </w:rPr>
          </w:rPrChange>
        </w:rPr>
      </w:pPr>
      <w:r w:rsidRPr="008B33C7">
        <w:rPr>
          <w:iCs/>
          <w:szCs w:val="20"/>
        </w:rPr>
        <w:t>In the unadjusted analysis, an increase in the proportion of individuals residing in improved housing in the year 2015 was associated with a reduction in malaria test positivity rates. However, in the adjusted analysis, these trends appeared relatively flat (Figure 7a – b).</w:t>
      </w:r>
      <w:r w:rsidR="0022619E" w:rsidRPr="008B33C7">
        <w:rPr>
          <w:iCs/>
          <w:szCs w:val="20"/>
        </w:rPr>
        <w:t xml:space="preserve"> </w:t>
      </w:r>
      <w:ins w:id="663" w:author="Ifeoma Doreen Ozodiegwu" w:date="2023-12-06T16:44:00Z">
        <w:r w:rsidR="00842FC8">
          <w:rPr>
            <w:iCs/>
            <w:szCs w:val="20"/>
          </w:rPr>
          <w:t>Variables used for the adj</w:t>
        </w:r>
      </w:ins>
      <w:ins w:id="664" w:author="Ifeoma Doreen Ozodiegwu" w:date="2023-12-06T16:45:00Z">
        <w:r w:rsidR="00842FC8">
          <w:rPr>
            <w:iCs/>
            <w:szCs w:val="20"/>
          </w:rPr>
          <w:t xml:space="preserve">ustment were the </w:t>
        </w:r>
      </w:ins>
      <w:ins w:id="665" w:author="chilochibi chiziba" w:date="2023-11-16T17:36:00Z">
        <w:del w:id="666" w:author="Ifeoma Doreen Ozodiegwu" w:date="2023-12-06T16:46:00Z">
          <w:r w:rsidR="00AE64E6" w:rsidRPr="008B33C7" w:rsidDel="00C24862">
            <w:rPr>
              <w:iCs/>
              <w:szCs w:val="20"/>
            </w:rPr>
            <w:delText xml:space="preserve"> </w:delText>
          </w:r>
        </w:del>
        <w:r w:rsidR="00AE64E6" w:rsidRPr="008B33C7">
          <w:rPr>
            <w:iCs/>
            <w:szCs w:val="20"/>
          </w:rPr>
          <w:t>percentage of individuals with post-primary education, percentage of individuals in the rich wealth quintiles, all age population density, median age, percentage of U5 children that sought medical treatment for fever, total precipitation, and enhanced vegetation index</w:t>
        </w:r>
        <w:r w:rsidR="00095966" w:rsidRPr="008B33C7">
          <w:rPr>
            <w:iCs/>
            <w:szCs w:val="20"/>
          </w:rPr>
          <w:t>.</w:t>
        </w:r>
        <w:r w:rsidR="00AE64E6" w:rsidRPr="008B33C7">
          <w:rPr>
            <w:iCs/>
            <w:szCs w:val="20"/>
          </w:rPr>
          <w:t xml:space="preserve"> </w:t>
        </w:r>
      </w:ins>
      <w:r w:rsidR="0022619E" w:rsidRPr="008B33C7">
        <w:rPr>
          <w:iCs/>
          <w:szCs w:val="20"/>
        </w:rPr>
        <w:t xml:space="preserve">Examining the relationship between the proportion of children under the age of five seeking medical treatment for fever and malaria test positivity rates, it was evident that the highest test positivity rates in the unadjusted analysis were observed at approximately 25% (Figure 7c – d). </w:t>
      </w:r>
      <w:ins w:id="667" w:author="chilochibi chiziba" w:date="2023-11-16T17:39:00Z">
        <w:r w:rsidR="00233398" w:rsidRPr="008B33C7">
          <w:rPr>
            <w:iCs/>
            <w:szCs w:val="20"/>
          </w:rPr>
          <w:t>T</w:t>
        </w:r>
        <w:r w:rsidR="00233398" w:rsidRPr="008B33C7">
          <w:rPr>
            <w:iCs/>
            <w:szCs w:val="20"/>
            <w:rPrChange w:id="668" w:author="Ifeoma Doreen Ozodiegwu" w:date="2023-11-30T10:05:00Z">
              <w:rPr>
                <w:iCs/>
                <w:sz w:val="18"/>
                <w:szCs w:val="20"/>
              </w:rPr>
            </w:rPrChange>
          </w:rPr>
          <w:t>.</w:t>
        </w:r>
      </w:ins>
      <w:r w:rsidRPr="008B33C7">
        <w:rPr>
          <w:iCs/>
          <w:szCs w:val="20"/>
        </w:rPr>
        <w:t xml:space="preserve"> </w:t>
      </w:r>
      <w:r w:rsidR="0022619E" w:rsidRPr="008B33C7">
        <w:rPr>
          <w:iCs/>
          <w:szCs w:val="20"/>
        </w:rPr>
        <w:t>As for the total precipitation</w:t>
      </w:r>
      <w:ins w:id="669" w:author="chilochibi chiziba" w:date="2023-11-16T17:24:00Z">
        <w:r w:rsidR="00922EC4" w:rsidRPr="008B33C7">
          <w:rPr>
            <w:iCs/>
            <w:szCs w:val="20"/>
          </w:rPr>
          <w:t xml:space="preserve">, </w:t>
        </w:r>
      </w:ins>
      <w:del w:id="670" w:author="chilochibi chiziba" w:date="2023-11-16T17:24:00Z">
        <w:r w:rsidR="0022619E" w:rsidRPr="008B33C7" w:rsidDel="00922EC4">
          <w:rPr>
            <w:iCs/>
            <w:szCs w:val="20"/>
          </w:rPr>
          <w:delText xml:space="preserve"> </w:delText>
        </w:r>
      </w:del>
      <w:ins w:id="671" w:author="chilochibi chiziba" w:date="2023-11-16T17:28:00Z">
        <w:r w:rsidR="00DC0E56" w:rsidRPr="008B33C7">
          <w:rPr>
            <w:iCs/>
            <w:szCs w:val="20"/>
          </w:rPr>
          <w:t>D</w:t>
        </w:r>
      </w:ins>
      <w:del w:id="672" w:author="chilochibi chiziba" w:date="2023-11-16T17:28:00Z">
        <w:r w:rsidR="0022619E" w:rsidRPr="008B33C7" w:rsidDel="00DC0E56">
          <w:rPr>
            <w:iCs/>
            <w:szCs w:val="20"/>
          </w:rPr>
          <w:delText>d</w:delText>
        </w:r>
      </w:del>
      <w:r w:rsidR="0022619E" w:rsidRPr="008B33C7">
        <w:rPr>
          <w:iCs/>
          <w:szCs w:val="20"/>
        </w:rPr>
        <w:t>uring the survey month, a consistent negative relationship was observed in both unadjusted and adjusted analyses</w:t>
      </w:r>
      <w:ins w:id="673" w:author="chilochibi chiziba" w:date="2023-11-16T17:29:00Z">
        <w:r w:rsidR="00DC0E56" w:rsidRPr="008B33C7">
          <w:rPr>
            <w:iCs/>
            <w:szCs w:val="20"/>
          </w:rPr>
          <w:t xml:space="preserve"> for total precipitation</w:t>
        </w:r>
      </w:ins>
      <w:r w:rsidR="0022619E" w:rsidRPr="008B33C7">
        <w:rPr>
          <w:iCs/>
          <w:szCs w:val="20"/>
        </w:rPr>
        <w:t xml:space="preserve"> (Figure 7e – f).</w:t>
      </w:r>
      <w:ins w:id="674" w:author="chilochibi chiziba" w:date="2023-11-16T17:22:00Z">
        <w:r w:rsidR="00A93DCA" w:rsidRPr="008B33C7">
          <w:rPr>
            <w:iCs/>
            <w:szCs w:val="20"/>
          </w:rPr>
          <w:t xml:space="preserve"> </w:t>
        </w:r>
      </w:ins>
      <w:ins w:id="675" w:author="Ifeoma Doreen Ozodiegwu" w:date="2023-12-06T16:46:00Z">
        <w:r w:rsidR="00C24862">
          <w:rPr>
            <w:iCs/>
            <w:szCs w:val="20"/>
          </w:rPr>
          <w:t xml:space="preserve">Variables used to adjust total precipitation </w:t>
        </w:r>
        <w:r w:rsidR="00C24862" w:rsidRPr="008B33C7">
          <w:rPr>
            <w:iCs/>
            <w:szCs w:val="20"/>
          </w:rPr>
          <w:t>the percentage of individuals with post-primary education, percentage of individuals in the rich wealth quintiles, all age population density, median age, percentage of individuals living in improved housing in 2015, percentage of U5 children that sought medical treatment for fever and enhanced vegetation index.</w:t>
        </w:r>
      </w:ins>
    </w:p>
    <w:p w14:paraId="645D7493" w14:textId="4114B95B" w:rsidR="00F610A7" w:rsidRPr="008B33C7" w:rsidRDefault="00F610A7" w:rsidP="001401EC">
      <w:pPr>
        <w:pStyle w:val="MDPI35textbeforelist"/>
        <w:spacing w:before="240"/>
        <w:ind w:left="142" w:firstLine="0"/>
        <w:rPr>
          <w:iCs/>
          <w:szCs w:val="20"/>
        </w:rPr>
      </w:pPr>
    </w:p>
    <w:p w14:paraId="35B76E98" w14:textId="03752D6C" w:rsidR="006F2C3A" w:rsidRDefault="004B780C" w:rsidP="001401EC">
      <w:pPr>
        <w:pStyle w:val="MDPI35textbeforelist"/>
        <w:spacing w:before="240"/>
        <w:ind w:left="142" w:firstLine="0"/>
        <w:rPr>
          <w:iCs/>
        </w:rPr>
      </w:pPr>
      <w:r>
        <w:rPr>
          <w:iCs/>
          <w:noProof/>
          <w:snapToGrid/>
        </w:rPr>
        <w:lastRenderedPageBreak/>
        <w:drawing>
          <wp:inline distT="0" distB="0" distL="0" distR="0" wp14:anchorId="415C4929" wp14:editId="7AA3629D">
            <wp:extent cx="6589789" cy="8156465"/>
            <wp:effectExtent l="0" t="0" r="1905" b="0"/>
            <wp:docPr id="17876182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18272" name="Picture 1787618272"/>
                    <pic:cNvPicPr/>
                  </pic:nvPicPr>
                  <pic:blipFill>
                    <a:blip r:embed="rId18"/>
                    <a:stretch>
                      <a:fillRect/>
                    </a:stretch>
                  </pic:blipFill>
                  <pic:spPr>
                    <a:xfrm>
                      <a:off x="0" y="0"/>
                      <a:ext cx="6589789" cy="8156465"/>
                    </a:xfrm>
                    <a:prstGeom prst="rect">
                      <a:avLst/>
                    </a:prstGeom>
                  </pic:spPr>
                </pic:pic>
              </a:graphicData>
            </a:graphic>
          </wp:inline>
        </w:drawing>
      </w:r>
    </w:p>
    <w:p w14:paraId="704E2A67" w14:textId="68D1584B" w:rsidR="00F610A7" w:rsidRPr="000E5745" w:rsidRDefault="00F610A7" w:rsidP="004B780C">
      <w:pPr>
        <w:pStyle w:val="MDPI35textbeforelist"/>
        <w:spacing w:before="240"/>
        <w:ind w:left="0" w:firstLine="0"/>
        <w:rPr>
          <w:iCs/>
          <w:sz w:val="18"/>
          <w:szCs w:val="20"/>
        </w:rPr>
      </w:pPr>
      <w:r w:rsidRPr="000E5745">
        <w:rPr>
          <w:b/>
          <w:bCs/>
          <w:iCs/>
          <w:sz w:val="18"/>
          <w:szCs w:val="20"/>
        </w:rPr>
        <w:t>Figure 7.</w:t>
      </w:r>
      <w:r w:rsidRPr="000E5745">
        <w:rPr>
          <w:iCs/>
          <w:sz w:val="18"/>
          <w:szCs w:val="20"/>
        </w:rPr>
        <w:t xml:space="preserve"> Effect plots of the bivariate and multivariate regression analysis for percentage of individuals living in improved housing in 2015, percentage of U5 children that sought medical treatment for fever and total precipitation: </w:t>
      </w:r>
      <w:r w:rsidRPr="000E5745">
        <w:rPr>
          <w:b/>
          <w:bCs/>
          <w:iCs/>
          <w:sz w:val="18"/>
          <w:szCs w:val="20"/>
        </w:rPr>
        <w:t>(a)</w:t>
      </w:r>
      <w:r w:rsidRPr="000E5745">
        <w:rPr>
          <w:iCs/>
          <w:sz w:val="18"/>
          <w:szCs w:val="20"/>
        </w:rPr>
        <w:t xml:space="preserve"> unadjusted and </w:t>
      </w:r>
      <w:r w:rsidRPr="000E5745">
        <w:rPr>
          <w:b/>
          <w:bCs/>
          <w:iCs/>
          <w:sz w:val="18"/>
          <w:szCs w:val="20"/>
        </w:rPr>
        <w:t>(b)</w:t>
      </w:r>
      <w:r w:rsidRPr="000E5745">
        <w:rPr>
          <w:iCs/>
          <w:sz w:val="18"/>
          <w:szCs w:val="20"/>
        </w:rPr>
        <w:t xml:space="preserve"> adjusted </w:t>
      </w:r>
      <w:r w:rsidRPr="000E5745">
        <w:rPr>
          <w:iCs/>
          <w:sz w:val="18"/>
          <w:szCs w:val="20"/>
        </w:rPr>
        <w:lastRenderedPageBreak/>
        <w:t xml:space="preserve">effect of the percentage of individuals living in improved housing in 2015. </w:t>
      </w:r>
      <w:del w:id="676" w:author="chilochibi chiziba" w:date="2023-11-16T17:35:00Z">
        <w:r w:rsidRPr="000E5745" w:rsidDel="00EC3D2E">
          <w:rPr>
            <w:iCs/>
            <w:sz w:val="18"/>
            <w:szCs w:val="20"/>
          </w:rPr>
          <w:delText xml:space="preserve">Percentage of individuals living in improved housing in 2015 was adjusted for the percentage of individuals with post-primary education, percentage of individuals in the rich wealth quintiles, all age population density, median age, percentage of U5 children that sought medical treatment for fever, total precipitation, and enhanced vegetation index; </w:delText>
        </w:r>
      </w:del>
      <w:r w:rsidRPr="000E5745">
        <w:rPr>
          <w:b/>
          <w:bCs/>
          <w:iCs/>
          <w:sz w:val="18"/>
          <w:szCs w:val="20"/>
        </w:rPr>
        <w:t>(c)</w:t>
      </w:r>
      <w:r w:rsidRPr="000E5745">
        <w:rPr>
          <w:iCs/>
          <w:sz w:val="18"/>
          <w:szCs w:val="20"/>
        </w:rPr>
        <w:t xml:space="preserve"> unadjusted and </w:t>
      </w:r>
      <w:r w:rsidRPr="000E5745">
        <w:rPr>
          <w:b/>
          <w:bCs/>
          <w:iCs/>
          <w:sz w:val="18"/>
          <w:szCs w:val="20"/>
        </w:rPr>
        <w:t>(d)</w:t>
      </w:r>
      <w:r w:rsidRPr="000E5745">
        <w:rPr>
          <w:iCs/>
          <w:sz w:val="18"/>
          <w:szCs w:val="20"/>
        </w:rPr>
        <w:t xml:space="preserve"> adjusted effect of the percentage of U5 children that sought medical treatment for fever. </w:t>
      </w:r>
      <w:del w:id="677" w:author="chilochibi chiziba" w:date="2023-11-16T17:39:00Z">
        <w:r w:rsidRPr="000E5745" w:rsidDel="00454FAF">
          <w:rPr>
            <w:iCs/>
            <w:sz w:val="18"/>
            <w:szCs w:val="20"/>
          </w:rPr>
          <w:delText xml:space="preserve">Percentage of U5 children that sought medical treatment for fever was adjusted for the percentage of individuals with post-primary education, percentage of individuals in the rich wealth quintiles, all age population density, median age, percentage of individuals living in improved housing in 2015, total precipitation and enhanced vegetation index. </w:delText>
        </w:r>
      </w:del>
      <w:r w:rsidRPr="000E5745">
        <w:rPr>
          <w:iCs/>
          <w:sz w:val="18"/>
          <w:szCs w:val="20"/>
        </w:rPr>
        <w:t>E) Unadjusted and F) adjusted effect of total precipitation in meters.</w:t>
      </w:r>
      <w:del w:id="678" w:author="chilochibi chiziba" w:date="2023-11-16T17:21:00Z">
        <w:r w:rsidRPr="000E5745" w:rsidDel="00DE153F">
          <w:rPr>
            <w:iCs/>
            <w:sz w:val="18"/>
            <w:szCs w:val="20"/>
          </w:rPr>
          <w:delText xml:space="preserve"> Total precipitation was adjusted for the percentage of individuals with post-primary education, percentage of individuals in the rich wealth quintiles, all age population density, median age, percentage of individuals living in improved housing in 2015, percentage of U5 children that sought medical treatment for fever and enhanced vegetation index</w:delText>
        </w:r>
      </w:del>
      <w:r w:rsidRPr="000E5745">
        <w:rPr>
          <w:iCs/>
          <w:sz w:val="18"/>
          <w:szCs w:val="20"/>
        </w:rPr>
        <w:t>.</w:t>
      </w:r>
    </w:p>
    <w:p w14:paraId="01BDAD0E" w14:textId="77777777" w:rsidR="00F610A7" w:rsidRDefault="00F610A7" w:rsidP="00245710">
      <w:pPr>
        <w:pStyle w:val="MDPI21heading1"/>
        <w:numPr>
          <w:ilvl w:val="0"/>
          <w:numId w:val="30"/>
        </w:numPr>
      </w:pPr>
      <w:r w:rsidRPr="00245710">
        <w:t>Discussion</w:t>
      </w:r>
    </w:p>
    <w:p w14:paraId="64A49A78" w14:textId="033D3D25" w:rsidR="00F610A7" w:rsidDel="000C7ECF" w:rsidRDefault="000C7ECF" w:rsidP="00134596">
      <w:pPr>
        <w:pStyle w:val="MDPI35textbeforelist"/>
        <w:spacing w:before="240"/>
        <w:rPr>
          <w:del w:id="679" w:author="Ozodiegwu, Ifeoma" w:date="2023-12-07T11:56:00Z"/>
          <w:iCs/>
        </w:rPr>
      </w:pPr>
      <w:ins w:id="680" w:author="Ozodiegwu, Ifeoma" w:date="2023-12-07T11:56:00Z">
        <w:r w:rsidRPr="000C7ECF">
          <w:rPr>
            <w:iCs/>
          </w:rPr>
          <w:t xml:space="preserve">We conducted an in-depth analysis using </w:t>
        </w:r>
      </w:ins>
      <w:ins w:id="681" w:author="Ozodiegwu, Ifeoma" w:date="2023-12-07T12:01:00Z">
        <w:r>
          <w:rPr>
            <w:iCs/>
          </w:rPr>
          <w:t xml:space="preserve">urban </w:t>
        </w:r>
      </w:ins>
      <w:ins w:id="682" w:author="Ozodiegwu, Ifeoma" w:date="2023-12-07T11:56:00Z">
        <w:r w:rsidRPr="000C7ECF">
          <w:rPr>
            <w:iCs/>
          </w:rPr>
          <w:t xml:space="preserve">data from the most recent four years of Nigeria's DHS/MIS surveys. Our primary objectives were to assess </w:t>
        </w:r>
      </w:ins>
      <w:ins w:id="683" w:author="Ozodiegwu, Ifeoma" w:date="2023-12-07T12:00:00Z">
        <w:r>
          <w:rPr>
            <w:iCs/>
          </w:rPr>
          <w:t xml:space="preserve">spatial and temporal differences in </w:t>
        </w:r>
      </w:ins>
      <w:ins w:id="684" w:author="Ozodiegwu, Ifeoma" w:date="2023-12-07T11:56:00Z">
        <w:r w:rsidRPr="000C7ECF">
          <w:rPr>
            <w:iCs/>
          </w:rPr>
          <w:t>the prevalence of malaria among children under the age of five</w:t>
        </w:r>
      </w:ins>
      <w:ins w:id="685" w:author="Ozodiegwu, Ifeoma" w:date="2023-12-07T11:58:00Z">
        <w:r>
          <w:rPr>
            <w:iCs/>
          </w:rPr>
          <w:t xml:space="preserve"> at the cluster</w:t>
        </w:r>
      </w:ins>
      <w:ins w:id="686" w:author="Ozodiegwu, Ifeoma" w:date="2023-12-07T12:00:00Z">
        <w:r>
          <w:rPr>
            <w:iCs/>
          </w:rPr>
          <w:t xml:space="preserve"> and geopolitical</w:t>
        </w:r>
      </w:ins>
      <w:ins w:id="687" w:author="Ozodiegwu, Ifeoma" w:date="2023-12-07T12:03:00Z">
        <w:r>
          <w:rPr>
            <w:iCs/>
          </w:rPr>
          <w:t xml:space="preserve"> levels</w:t>
        </w:r>
      </w:ins>
      <w:ins w:id="688" w:author="Ozodiegwu, Ifeoma" w:date="2023-12-07T11:56:00Z">
        <w:r w:rsidRPr="000C7ECF">
          <w:rPr>
            <w:iCs/>
          </w:rPr>
          <w:t>, identify predictors at the community level, and create both unadjusted and adjusted effect plots. These analyses were undertaken with the dual purpose of guiding intervention prioritization in urban areas and gaining insights into the public health implications of the identified predictors</w:t>
        </w:r>
        <w:r>
          <w:rPr>
            <w:iCs/>
          </w:rPr>
          <w:t>.</w:t>
        </w:r>
      </w:ins>
      <w:del w:id="689" w:author="Ozodiegwu, Ifeoma" w:date="2023-12-07T11:56:00Z">
        <w:r w:rsidR="00F610A7" w:rsidRPr="004A7ECB" w:rsidDel="000C7ECF">
          <w:rPr>
            <w:iCs/>
          </w:rPr>
          <w:delText xml:space="preserve">We analyzed </w:delText>
        </w:r>
        <w:r w:rsidR="003F5109" w:rsidDel="000C7ECF">
          <w:rPr>
            <w:iCs/>
          </w:rPr>
          <w:delText>four</w:delText>
        </w:r>
        <w:r w:rsidR="00F610A7" w:rsidRPr="004A7ECB" w:rsidDel="000C7ECF">
          <w:rPr>
            <w:iCs/>
          </w:rPr>
          <w:delText xml:space="preserve"> years of</w:delText>
        </w:r>
        <w:r w:rsidR="00E02FEE" w:rsidDel="000C7ECF">
          <w:rPr>
            <w:iCs/>
          </w:rPr>
          <w:delText xml:space="preserve"> Nigeria’s </w:delText>
        </w:r>
        <w:r w:rsidR="00F610A7" w:rsidRPr="004A7ECB" w:rsidDel="000C7ECF">
          <w:rPr>
            <w:iCs/>
          </w:rPr>
          <w:delText>most recent DHS/MIS surveys to evaluate malaria burden among children the age of five years, identif</w:delText>
        </w:r>
        <w:r w:rsidR="00401170" w:rsidDel="000C7ECF">
          <w:rPr>
            <w:iCs/>
          </w:rPr>
          <w:delText xml:space="preserve">y </w:delText>
        </w:r>
        <w:r w:rsidR="00AF2C64" w:rsidDel="000C7ECF">
          <w:rPr>
            <w:iCs/>
          </w:rPr>
          <w:delText>community-level predictors</w:delText>
        </w:r>
        <w:r w:rsidR="00F610A7" w:rsidRPr="004A7ECB" w:rsidDel="000C7ECF">
          <w:rPr>
            <w:iCs/>
          </w:rPr>
          <w:delText xml:space="preserve"> and generate </w:delText>
        </w:r>
        <w:r w:rsidR="00B22A08" w:rsidDel="000C7ECF">
          <w:rPr>
            <w:iCs/>
          </w:rPr>
          <w:delText xml:space="preserve">unadjusted and adjusted </w:delText>
        </w:r>
        <w:r w:rsidR="00F610A7" w:rsidRPr="004A7ECB" w:rsidDel="000C7ECF">
          <w:rPr>
            <w:iCs/>
          </w:rPr>
          <w:delText xml:space="preserve">effect plots </w:delText>
        </w:r>
        <w:r w:rsidR="00583F80" w:rsidDel="000C7ECF">
          <w:rPr>
            <w:iCs/>
          </w:rPr>
          <w:delText>to</w:delText>
        </w:r>
        <w:r w:rsidR="00E02FEE" w:rsidDel="000C7ECF">
          <w:rPr>
            <w:iCs/>
          </w:rPr>
          <w:delText xml:space="preserve"> respectively</w:delText>
        </w:r>
        <w:r w:rsidR="00F610A7" w:rsidRPr="004A7ECB" w:rsidDel="000C7ECF">
          <w:rPr>
            <w:iCs/>
          </w:rPr>
          <w:delText xml:space="preserve"> inform intervention prioritization</w:delText>
        </w:r>
        <w:r w:rsidR="00AF2C64" w:rsidDel="000C7ECF">
          <w:rPr>
            <w:iCs/>
          </w:rPr>
          <w:delText xml:space="preserve"> in</w:delText>
        </w:r>
        <w:r w:rsidR="00F610A7" w:rsidRPr="004A7ECB" w:rsidDel="000C7ECF">
          <w:rPr>
            <w:iCs/>
          </w:rPr>
          <w:delText xml:space="preserve"> urban areas</w:delText>
        </w:r>
        <w:r w:rsidR="00B22A08" w:rsidDel="000C7ECF">
          <w:rPr>
            <w:iCs/>
          </w:rPr>
          <w:delText>, and understand the</w:delText>
        </w:r>
      </w:del>
      <w:del w:id="690" w:author="Ozodiegwu, Ifeoma" w:date="2023-12-07T11:55:00Z">
        <w:r w:rsidR="00E02FEE" w:rsidDel="000C7ECF">
          <w:rPr>
            <w:iCs/>
          </w:rPr>
          <w:delText xml:space="preserve">ir </w:delText>
        </w:r>
      </w:del>
      <w:del w:id="691" w:author="Ozodiegwu, Ifeoma" w:date="2023-12-07T11:56:00Z">
        <w:r w:rsidR="00E02FEE" w:rsidDel="000C7ECF">
          <w:rPr>
            <w:iCs/>
          </w:rPr>
          <w:delText xml:space="preserve">public </w:delText>
        </w:r>
        <w:r w:rsidR="00C61D99" w:rsidDel="000C7ECF">
          <w:rPr>
            <w:iCs/>
          </w:rPr>
          <w:delText>health impact</w:delText>
        </w:r>
        <w:r w:rsidR="00F610A7" w:rsidRPr="004A7ECB" w:rsidDel="000C7ECF">
          <w:rPr>
            <w:iCs/>
          </w:rPr>
          <w:delText>.</w:delText>
        </w:r>
        <w:r w:rsidR="009C5C17" w:rsidDel="000C7ECF">
          <w:rPr>
            <w:iCs/>
          </w:rPr>
          <w:delText xml:space="preserve"> </w:delText>
        </w:r>
      </w:del>
    </w:p>
    <w:p w14:paraId="7C3DC961" w14:textId="77777777" w:rsidR="000C7ECF" w:rsidRPr="004A7ECB" w:rsidRDefault="000C7ECF" w:rsidP="004A7ECB">
      <w:pPr>
        <w:pStyle w:val="MDPI35textbeforelist"/>
        <w:spacing w:before="240"/>
        <w:rPr>
          <w:ins w:id="692" w:author="Ozodiegwu, Ifeoma" w:date="2023-12-07T11:56:00Z"/>
          <w:iCs/>
        </w:rPr>
      </w:pPr>
    </w:p>
    <w:p w14:paraId="749A1529" w14:textId="206126B2" w:rsidR="001C59A5" w:rsidRDefault="00107476" w:rsidP="00134596">
      <w:pPr>
        <w:pStyle w:val="MDPI35textbeforelist"/>
        <w:spacing w:before="240"/>
        <w:rPr>
          <w:iCs/>
        </w:rPr>
      </w:pPr>
      <w:ins w:id="693" w:author="Ozodiegwu, Ifeoma" w:date="2023-12-07T12:06:00Z">
        <w:r w:rsidRPr="00107476">
          <w:rPr>
            <w:iCs/>
          </w:rPr>
          <w:t xml:space="preserve">The analysis of malaria test positivity rates among children under the age of five in urban areas revealed consistently low rates that have shown a declining trend over time. The South-South and North-East geopolitical regions had the largest number of clusters where zero test positivity rates were observed. Notably, states with the highest number of urban clusters reporting zero-test positivity rates included Lagos, Rivers, and </w:t>
        </w:r>
        <w:proofErr w:type="spellStart"/>
        <w:r w:rsidRPr="00107476">
          <w:rPr>
            <w:iCs/>
          </w:rPr>
          <w:t>Abia</w:t>
        </w:r>
        <w:proofErr w:type="spellEnd"/>
        <w:r w:rsidRPr="00107476">
          <w:rPr>
            <w:iCs/>
          </w:rPr>
          <w:t>.</w:t>
        </w:r>
      </w:ins>
      <w:ins w:id="694" w:author="Ozodiegwu, Ifeoma" w:date="2023-12-07T12:07:00Z">
        <w:r>
          <w:rPr>
            <w:iCs/>
          </w:rPr>
          <w:t xml:space="preserve"> </w:t>
        </w:r>
      </w:ins>
      <w:del w:id="695" w:author="Ozodiegwu, Ifeoma" w:date="2023-12-07T12:07:00Z">
        <w:r w:rsidR="001C59A5" w:rsidRPr="001C59A5" w:rsidDel="00107476">
          <w:rPr>
            <w:iCs/>
          </w:rPr>
          <w:delText xml:space="preserve">The analysis of malaria test positivity rates among children under the age of five in urban areas revealed consistently low rates, which have </w:delText>
        </w:r>
        <w:commentRangeStart w:id="696"/>
        <w:r w:rsidR="001C59A5" w:rsidRPr="001C59A5" w:rsidDel="00107476">
          <w:rPr>
            <w:iCs/>
          </w:rPr>
          <w:delText xml:space="preserve">shown a decline </w:delText>
        </w:r>
        <w:commentRangeEnd w:id="696"/>
        <w:r w:rsidR="00061596" w:rsidDel="00107476">
          <w:rPr>
            <w:rStyle w:val="CommentReference"/>
            <w:rFonts w:eastAsia="SimSun"/>
            <w:snapToGrid/>
            <w:lang w:eastAsia="zh-CN" w:bidi="ar-SA"/>
          </w:rPr>
          <w:commentReference w:id="696"/>
        </w:r>
        <w:r w:rsidR="001C59A5" w:rsidRPr="001C59A5" w:rsidDel="00107476">
          <w:rPr>
            <w:iCs/>
          </w:rPr>
          <w:delText xml:space="preserve">over time. </w:delText>
        </w:r>
      </w:del>
      <w:moveFromRangeStart w:id="697" w:author="Ifeoma Doreen Ozodiegwu" w:date="2023-12-06T17:26:00Z" w:name="move152776026"/>
      <w:moveFrom w:id="698" w:author="Ifeoma Doreen Ozodiegwu" w:date="2023-12-06T17:26:00Z">
        <w:del w:id="699" w:author="Ozodiegwu, Ifeoma" w:date="2023-12-07T12:07:00Z">
          <w:r w:rsidR="001C59A5" w:rsidRPr="001C59A5" w:rsidDel="00107476">
            <w:rPr>
              <w:iCs/>
            </w:rPr>
            <w:delText xml:space="preserve">Notably, states with the highest number of urban clusters reporting zero-test positivity rates included Lagos, Rivers, and Abia. </w:delText>
          </w:r>
        </w:del>
      </w:moveFrom>
      <w:moveFromRangeEnd w:id="697"/>
      <w:ins w:id="700" w:author="Ifeoma Doreen Ozodiegwu" w:date="2023-12-06T17:26:00Z">
        <w:del w:id="701" w:author="Ozodiegwu, Ifeoma" w:date="2023-12-07T12:07:00Z">
          <w:r w:rsidR="00DD3E67" w:rsidDel="00107476">
            <w:rPr>
              <w:iCs/>
            </w:rPr>
            <w:delText>T</w:delText>
          </w:r>
        </w:del>
      </w:ins>
      <w:ins w:id="702" w:author="Ifeoma Doreen Ozodiegwu" w:date="2023-12-06T17:24:00Z">
        <w:del w:id="703" w:author="Ozodiegwu, Ifeoma" w:date="2023-12-07T12:07:00Z">
          <w:r w:rsidR="00DD3E67" w:rsidDel="00107476">
            <w:rPr>
              <w:iCs/>
            </w:rPr>
            <w:delText xml:space="preserve">he </w:delText>
          </w:r>
        </w:del>
      </w:ins>
      <w:ins w:id="704" w:author="Ifeoma Doreen Ozodiegwu" w:date="2023-12-06T17:25:00Z">
        <w:del w:id="705" w:author="Ozodiegwu, Ifeoma" w:date="2023-12-07T12:07:00Z">
          <w:r w:rsidR="00DD3E67" w:rsidDel="00107476">
            <w:rPr>
              <w:iCs/>
            </w:rPr>
            <w:delText xml:space="preserve">South-South and North-East geopolitical region had the largest number of clusters where </w:delText>
          </w:r>
        </w:del>
      </w:ins>
      <w:ins w:id="706" w:author="Ifeoma Doreen Ozodiegwu" w:date="2023-12-06T17:26:00Z">
        <w:del w:id="707" w:author="Ozodiegwu, Ifeoma" w:date="2023-12-07T12:07:00Z">
          <w:r w:rsidR="00DD3E67" w:rsidDel="00107476">
            <w:rPr>
              <w:iCs/>
            </w:rPr>
            <w:delText xml:space="preserve">zero test positivity rates were observed. </w:delText>
          </w:r>
        </w:del>
      </w:ins>
      <w:moveToRangeStart w:id="708" w:author="Ifeoma Doreen Ozodiegwu" w:date="2023-12-06T17:26:00Z" w:name="move152776026"/>
      <w:moveTo w:id="709" w:author="Ifeoma Doreen Ozodiegwu" w:date="2023-12-06T17:26:00Z">
        <w:del w:id="710" w:author="Ozodiegwu, Ifeoma" w:date="2023-12-07T12:07:00Z">
          <w:r w:rsidR="00DD3E67" w:rsidRPr="001C59A5" w:rsidDel="00107476">
            <w:rPr>
              <w:iCs/>
            </w:rPr>
            <w:delText xml:space="preserve">Notably, states with the highest number of urban clusters reporting zero-test positivity rates included Lagos, Rivers, and Abia. </w:delText>
          </w:r>
        </w:del>
      </w:moveTo>
      <w:moveToRangeEnd w:id="708"/>
      <w:ins w:id="711" w:author="Ifeoma Doreen Ozodiegwu" w:date="2023-12-06T17:23:00Z">
        <w:del w:id="712" w:author="Ozodiegwu, Ifeoma" w:date="2023-12-07T12:03:00Z">
          <w:r w:rsidR="00DD3E67" w:rsidDel="000C7ECF">
            <w:rPr>
              <w:iCs/>
            </w:rPr>
            <w:delText xml:space="preserve"> </w:delText>
          </w:r>
        </w:del>
      </w:ins>
      <w:r w:rsidR="001C59A5" w:rsidRPr="001C59A5">
        <w:rPr>
          <w:iCs/>
        </w:rPr>
        <w:t>Interestingly, prior research has documented low malaria infection rates, as determined by microscopy, in urban Lagos, with rates as low as 8% and 0.9%</w:t>
      </w:r>
      <w:r w:rsidR="00DF4BB1">
        <w:rPr>
          <w:iCs/>
        </w:rPr>
        <w:t xml:space="preserve"> </w:t>
      </w:r>
      <w:sdt>
        <w:sdtPr>
          <w:rPr>
            <w:iCs/>
          </w:rPr>
          <w:tag w:val="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"/>
          <w:id w:val="-5833892"/>
          <w:placeholder>
            <w:docPart w:val="DefaultPlaceholder_-1854013440"/>
          </w:placeholder>
        </w:sdtPr>
        <w:sdtContent>
          <w:ins w:id="713" w:author="Ozodiegwu, Ifeoma" w:date="2023-12-07T16:36:00Z">
            <w:r w:rsidR="00FE62C3" w:rsidRPr="00FE62C3">
              <w:rPr>
                <w:iCs/>
              </w:rPr>
              <w:t>[46,47]</w:t>
            </w:r>
          </w:ins>
          <w:ins w:id="714" w:author="Ifeoma Doreen Ozodiegwu" w:date="2023-12-06T18:39:00Z">
            <w:del w:id="715" w:author="Ozodiegwu, Ifeoma" w:date="2023-12-07T15:53:00Z">
              <w:r w:rsidR="00A96CA6" w:rsidRPr="00FE62C3" w:rsidDel="00BE0030">
                <w:rPr>
                  <w:iCs/>
                </w:rPr>
                <w:delText>[46,47]</w:delText>
              </w:r>
            </w:del>
          </w:ins>
          <w:ins w:id="716" w:author="chilochibi chiziba" w:date="2023-11-17T14:55:00Z">
            <w:del w:id="717" w:author="Ozodiegwu, Ifeoma" w:date="2023-12-07T15:53:00Z">
              <w:r w:rsidR="00577EDE" w:rsidRPr="00FE62C3" w:rsidDel="00BE0030">
                <w:rPr>
                  <w:iCs/>
                </w:rPr>
                <w:delText>[45,46]</w:delText>
              </w:r>
            </w:del>
          </w:ins>
          <w:del w:id="718" w:author="Ozodiegwu, Ifeoma" w:date="2023-12-07T15:53:00Z">
            <w:r w:rsidR="00E76BF6" w:rsidRPr="00FE62C3" w:rsidDel="00BE0030">
              <w:rPr>
                <w:iCs/>
              </w:rPr>
              <w:delText>[44,45]</w:delText>
            </w:r>
          </w:del>
        </w:sdtContent>
      </w:sdt>
      <w:r w:rsidR="001C59A5" w:rsidRPr="001C59A5">
        <w:rPr>
          <w:iCs/>
        </w:rPr>
        <w:t xml:space="preserve">. </w:t>
      </w:r>
      <w:del w:id="719" w:author="Ozodiegwu, Ifeoma" w:date="2023-12-07T12:04:00Z">
        <w:r w:rsidR="001C59A5" w:rsidRPr="001C59A5" w:rsidDel="00107476">
          <w:rPr>
            <w:iCs/>
          </w:rPr>
          <w:delText xml:space="preserve">This phenomenon might be attributed to factors like low parasite density levels, potentially leading to </w:delText>
        </w:r>
      </w:del>
      <w:del w:id="720" w:author="Ozodiegwu, Ifeoma" w:date="2023-12-07T12:03:00Z">
        <w:r w:rsidR="001C59A5" w:rsidRPr="001C59A5" w:rsidDel="000C7ECF">
          <w:rPr>
            <w:iCs/>
          </w:rPr>
          <w:delText>underdetection</w:delText>
        </w:r>
      </w:del>
      <w:del w:id="721" w:author="Ozodiegwu, Ifeoma" w:date="2023-12-07T12:04:00Z">
        <w:r w:rsidR="001C59A5" w:rsidRPr="001C59A5" w:rsidDel="00107476">
          <w:rPr>
            <w:iCs/>
          </w:rPr>
          <w:delText xml:space="preserve"> via microscopy</w:delText>
        </w:r>
        <w:r w:rsidR="002D6C16" w:rsidDel="00107476">
          <w:rPr>
            <w:iCs/>
          </w:rPr>
          <w:delText xml:space="preserve"> </w:delText>
        </w:r>
      </w:del>
      <w:customXmlDelRangeStart w:id="722" w:author="Ozodiegwu, Ifeoma" w:date="2023-12-07T12:04:00Z"/>
      <w:sdt>
        <w:sdtPr>
          <w:rPr>
            <w:iCs/>
          </w:rPr>
          <w:tag w:val="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"/>
          <w:id w:val="-858200266"/>
          <w:placeholder>
            <w:docPart w:val="DefaultPlaceholder_-1854013440"/>
          </w:placeholder>
        </w:sdtPr>
        <w:sdtContent>
          <w:customXmlDelRangeEnd w:id="722"/>
          <w:ins w:id="723" w:author="Ozodiegwu, Ifeoma" w:date="2023-12-07T16:36:00Z">
            <w:r w:rsidR="00FE62C3" w:rsidRPr="00FE62C3">
              <w:rPr>
                <w:iCs/>
              </w:rPr>
              <w:t>[47,48]</w:t>
            </w:r>
          </w:ins>
          <w:ins w:id="724" w:author="Ifeoma Doreen Ozodiegwu" w:date="2023-12-06T18:39:00Z">
            <w:del w:id="725" w:author="Ozodiegwu, Ifeoma" w:date="2023-12-07T12:04:00Z">
              <w:r w:rsidR="00A96CA6" w:rsidRPr="00FE62C3" w:rsidDel="00107476">
                <w:rPr>
                  <w:iCs/>
                </w:rPr>
                <w:delText>[47,48]</w:delText>
              </w:r>
            </w:del>
          </w:ins>
          <w:ins w:id="726" w:author="chilochibi chiziba" w:date="2023-11-17T14:55:00Z">
            <w:del w:id="727" w:author="Ozodiegwu, Ifeoma" w:date="2023-12-07T12:04:00Z">
              <w:r w:rsidR="00577EDE" w:rsidRPr="00FE62C3" w:rsidDel="00107476">
                <w:rPr>
                  <w:iCs/>
                </w:rPr>
                <w:delText>[46,47]</w:delText>
              </w:r>
            </w:del>
          </w:ins>
          <w:del w:id="728" w:author="Ozodiegwu, Ifeoma" w:date="2023-12-07T12:04:00Z">
            <w:r w:rsidR="00E76BF6" w:rsidRPr="00FE62C3" w:rsidDel="00107476">
              <w:rPr>
                <w:iCs/>
              </w:rPr>
              <w:delText>[45,46]</w:delText>
            </w:r>
          </w:del>
          <w:customXmlDelRangeStart w:id="729" w:author="Ozodiegwu, Ifeoma" w:date="2023-12-07T12:04:00Z"/>
        </w:sdtContent>
      </w:sdt>
      <w:customXmlDelRangeEnd w:id="729"/>
      <w:del w:id="730" w:author="Ozodiegwu, Ifeoma" w:date="2023-12-07T12:04:00Z">
        <w:r w:rsidR="001C59A5" w:rsidRPr="001C59A5" w:rsidDel="00107476">
          <w:rPr>
            <w:iCs/>
          </w:rPr>
          <w:delText xml:space="preserve">, as well as variables associated with reduced malaria risk, including higher rates of treatment-seeking behavior </w:delText>
        </w:r>
      </w:del>
      <w:customXmlDelRangeStart w:id="731" w:author="Ozodiegwu, Ifeoma" w:date="2023-12-07T12:04:00Z"/>
      <w:sdt>
        <w:sdtPr>
          <w:rPr>
            <w:iCs/>
          </w:rPr>
          <w:tag w:val="MENDELEY_CITATION_v3_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"/>
          <w:id w:val="1274371474"/>
          <w:placeholder>
            <w:docPart w:val="DefaultPlaceholder_-1854013440"/>
          </w:placeholder>
        </w:sdtPr>
        <w:sdtContent>
          <w:customXmlDelRangeEnd w:id="731"/>
          <w:ins w:id="732" w:author="Ozodiegwu, Ifeoma" w:date="2023-12-07T16:36:00Z">
            <w:r w:rsidR="00FE62C3" w:rsidRPr="00FE62C3">
              <w:rPr>
                <w:iCs/>
              </w:rPr>
              <w:t>[49]</w:t>
            </w:r>
          </w:ins>
          <w:ins w:id="733" w:author="Ifeoma Doreen Ozodiegwu" w:date="2023-12-06T18:39:00Z">
            <w:del w:id="734" w:author="Ozodiegwu, Ifeoma" w:date="2023-12-07T12:04:00Z">
              <w:r w:rsidR="00A96CA6" w:rsidRPr="00FE62C3" w:rsidDel="00107476">
                <w:rPr>
                  <w:iCs/>
                </w:rPr>
                <w:delText>[49]</w:delText>
              </w:r>
            </w:del>
          </w:ins>
          <w:ins w:id="735" w:author="chilochibi chiziba" w:date="2023-11-17T14:55:00Z">
            <w:del w:id="736" w:author="Ozodiegwu, Ifeoma" w:date="2023-12-07T12:04:00Z">
              <w:r w:rsidR="00577EDE" w:rsidRPr="00FE62C3" w:rsidDel="00107476">
                <w:rPr>
                  <w:iCs/>
                </w:rPr>
                <w:delText>[48]</w:delText>
              </w:r>
            </w:del>
          </w:ins>
          <w:del w:id="737" w:author="Ozodiegwu, Ifeoma" w:date="2023-12-07T12:04:00Z">
            <w:r w:rsidR="00E76BF6" w:rsidRPr="00FE62C3" w:rsidDel="00107476">
              <w:rPr>
                <w:iCs/>
              </w:rPr>
              <w:delText>[47]</w:delText>
            </w:r>
          </w:del>
          <w:customXmlDelRangeStart w:id="738" w:author="Ozodiegwu, Ifeoma" w:date="2023-12-07T12:04:00Z"/>
        </w:sdtContent>
      </w:sdt>
      <w:customXmlDelRangeEnd w:id="738"/>
      <w:del w:id="739" w:author="Ozodiegwu, Ifeoma" w:date="2023-12-07T12:04:00Z">
        <w:r w:rsidR="00CE6BCE" w:rsidDel="00107476">
          <w:rPr>
            <w:iCs/>
          </w:rPr>
          <w:delText xml:space="preserve"> </w:delText>
        </w:r>
        <w:r w:rsidR="001C59A5" w:rsidRPr="001C59A5" w:rsidDel="00107476">
          <w:rPr>
            <w:iCs/>
          </w:rPr>
          <w:delText xml:space="preserve">and widespread use of </w:delText>
        </w:r>
        <w:r w:rsidR="006D77C8" w:rsidDel="00107476">
          <w:rPr>
            <w:iCs/>
          </w:rPr>
          <w:delText xml:space="preserve">household </w:delText>
        </w:r>
        <w:r w:rsidR="001C59A5" w:rsidRPr="001C59A5" w:rsidDel="00107476">
          <w:rPr>
            <w:iCs/>
          </w:rPr>
          <w:delText>insecticide</w:delText>
        </w:r>
        <w:r w:rsidR="006D77C8" w:rsidDel="00107476">
          <w:rPr>
            <w:iCs/>
          </w:rPr>
          <w:delText xml:space="preserve"> sprays</w:delText>
        </w:r>
        <w:r w:rsidR="002D6C16" w:rsidDel="00107476">
          <w:rPr>
            <w:iCs/>
          </w:rPr>
          <w:delText xml:space="preserve"> </w:delText>
        </w:r>
      </w:del>
      <w:customXmlDelRangeStart w:id="740" w:author="Ozodiegwu, Ifeoma" w:date="2023-12-07T12:04:00Z"/>
      <w:sdt>
        <w:sdtPr>
          <w:rPr>
            <w:iCs/>
          </w:rPr>
          <w:tag w:val="MENDELEY_CITATION_v3_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"/>
          <w:id w:val="127518429"/>
          <w:placeholder>
            <w:docPart w:val="DefaultPlaceholder_-1854013440"/>
          </w:placeholder>
        </w:sdtPr>
        <w:sdtContent>
          <w:customXmlDelRangeEnd w:id="740"/>
          <w:ins w:id="741" w:author="Ozodiegwu, Ifeoma" w:date="2023-12-07T16:36:00Z">
            <w:r w:rsidR="00FE62C3" w:rsidRPr="00FE62C3">
              <w:rPr>
                <w:iCs/>
              </w:rPr>
              <w:t>[46]</w:t>
            </w:r>
          </w:ins>
          <w:ins w:id="742" w:author="Ifeoma Doreen Ozodiegwu" w:date="2023-12-06T18:39:00Z">
            <w:del w:id="743" w:author="Ozodiegwu, Ifeoma" w:date="2023-12-07T12:04:00Z">
              <w:r w:rsidR="00A96CA6" w:rsidRPr="00FE62C3" w:rsidDel="00107476">
                <w:rPr>
                  <w:iCs/>
                </w:rPr>
                <w:delText>[46]</w:delText>
              </w:r>
            </w:del>
          </w:ins>
          <w:ins w:id="744" w:author="chilochibi chiziba" w:date="2023-11-17T14:55:00Z">
            <w:del w:id="745" w:author="Ozodiegwu, Ifeoma" w:date="2023-12-07T12:04:00Z">
              <w:r w:rsidR="00577EDE" w:rsidRPr="00FE62C3" w:rsidDel="00107476">
                <w:rPr>
                  <w:iCs/>
                </w:rPr>
                <w:delText>[45]</w:delText>
              </w:r>
            </w:del>
          </w:ins>
          <w:del w:id="746" w:author="Ozodiegwu, Ifeoma" w:date="2023-12-07T12:04:00Z">
            <w:r w:rsidR="00DA30EE" w:rsidRPr="00FE62C3" w:rsidDel="00107476">
              <w:rPr>
                <w:iCs/>
              </w:rPr>
              <w:delText>[44]</w:delText>
            </w:r>
          </w:del>
          <w:customXmlDelRangeStart w:id="747" w:author="Ozodiegwu, Ifeoma" w:date="2023-12-07T12:04:00Z"/>
        </w:sdtContent>
      </w:sdt>
      <w:customXmlDelRangeEnd w:id="747"/>
      <w:del w:id="748" w:author="Ozodiegwu, Ifeoma" w:date="2023-12-07T12:04:00Z">
        <w:r w:rsidR="001C59A5" w:rsidRPr="001C59A5" w:rsidDel="00107476">
          <w:rPr>
            <w:iCs/>
          </w:rPr>
          <w:delText>.</w:delText>
        </w:r>
        <w:r w:rsidR="00E87553" w:rsidRPr="00E87553" w:rsidDel="00107476">
          <w:delText xml:space="preserve"> </w:delText>
        </w:r>
      </w:del>
      <w:r w:rsidR="00E87553" w:rsidRPr="00E87553">
        <w:rPr>
          <w:iCs/>
        </w:rPr>
        <w:t xml:space="preserve">However, it remains somewhat unclear why lower test positivity rates were observed in urban clusters of Rivers and </w:t>
      </w:r>
      <w:proofErr w:type="spellStart"/>
      <w:r w:rsidR="00E87553" w:rsidRPr="00E87553">
        <w:rPr>
          <w:iCs/>
        </w:rPr>
        <w:t>Abia</w:t>
      </w:r>
      <w:proofErr w:type="spellEnd"/>
      <w:r w:rsidR="00E87553" w:rsidRPr="00E87553">
        <w:rPr>
          <w:iCs/>
        </w:rPr>
        <w:t>, especially when previous studies conducted in urban areas have indicated higher test positivity rates among the study populations</w:t>
      </w:r>
      <w:r w:rsidR="00E76BF6">
        <w:rPr>
          <w:iCs/>
        </w:rPr>
        <w:t xml:space="preserve"> </w:t>
      </w:r>
      <w:sdt>
        <w:sdtPr>
          <w:rPr>
            <w:iCs/>
          </w:rPr>
          <w:tag w:val="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"/>
          <w:id w:val="-84773885"/>
          <w:placeholder>
            <w:docPart w:val="DefaultPlaceholder_-1854013440"/>
          </w:placeholder>
        </w:sdtPr>
        <w:sdtContent>
          <w:ins w:id="749" w:author="Ozodiegwu, Ifeoma" w:date="2023-12-07T16:36:00Z">
            <w:r w:rsidR="00FE62C3" w:rsidRPr="00FE62C3">
              <w:rPr>
                <w:iCs/>
              </w:rPr>
              <w:t>[50–52]</w:t>
            </w:r>
          </w:ins>
          <w:ins w:id="750" w:author="Ifeoma Doreen Ozodiegwu" w:date="2023-12-06T18:39:00Z">
            <w:del w:id="751" w:author="Ozodiegwu, Ifeoma" w:date="2023-12-07T15:53:00Z">
              <w:r w:rsidR="00A96CA6" w:rsidRPr="00FE62C3" w:rsidDel="00BE0030">
                <w:rPr>
                  <w:iCs/>
                </w:rPr>
                <w:delText>[50–52]</w:delText>
              </w:r>
            </w:del>
          </w:ins>
          <w:ins w:id="752" w:author="chilochibi chiziba" w:date="2023-11-17T14:55:00Z">
            <w:del w:id="753" w:author="Ozodiegwu, Ifeoma" w:date="2023-12-07T15:53:00Z">
              <w:r w:rsidR="00577EDE" w:rsidRPr="00FE62C3" w:rsidDel="00BE0030">
                <w:rPr>
                  <w:iCs/>
                </w:rPr>
                <w:delText>[49–51]</w:delText>
              </w:r>
            </w:del>
          </w:ins>
          <w:del w:id="754" w:author="Ozodiegwu, Ifeoma" w:date="2023-12-07T15:53:00Z">
            <w:r w:rsidR="00E76BF6" w:rsidRPr="00FE62C3" w:rsidDel="00BE0030">
              <w:rPr>
                <w:iCs/>
              </w:rPr>
              <w:delText>[48–50]</w:delText>
            </w:r>
          </w:del>
        </w:sdtContent>
      </w:sdt>
      <w:r w:rsidR="00E87553" w:rsidRPr="00E87553">
        <w:rPr>
          <w:iCs/>
        </w:rPr>
        <w:t>. It's important to note that t</w:t>
      </w:r>
      <w:r w:rsidR="00CE6BCE">
        <w:rPr>
          <w:iCs/>
        </w:rPr>
        <w:t>wo of these</w:t>
      </w:r>
      <w:r w:rsidR="00E87553" w:rsidRPr="00E87553">
        <w:rPr>
          <w:iCs/>
        </w:rPr>
        <w:t xml:space="preserve"> earlier studies</w:t>
      </w:r>
      <w:r w:rsidR="009F5D3F">
        <w:rPr>
          <w:iCs/>
        </w:rPr>
        <w:t xml:space="preserve"> were health facility studies which</w:t>
      </w:r>
      <w:r w:rsidR="00E87553" w:rsidRPr="00E87553">
        <w:rPr>
          <w:iCs/>
        </w:rPr>
        <w:t xml:space="preserve"> did not differentiate participants based on </w:t>
      </w:r>
      <w:r w:rsidR="00C81B7F">
        <w:rPr>
          <w:iCs/>
        </w:rPr>
        <w:t xml:space="preserve">whether </w:t>
      </w:r>
      <w:r w:rsidR="00E87553" w:rsidRPr="00E87553">
        <w:rPr>
          <w:iCs/>
        </w:rPr>
        <w:t>their specific place of residence</w:t>
      </w:r>
      <w:r w:rsidR="00C81B7F">
        <w:rPr>
          <w:iCs/>
        </w:rPr>
        <w:t xml:space="preserve"> was urban or rural. Moreover, recruitment in the health facility surveys could have been biased towards sicker individuals likely to test positive for malaria</w:t>
      </w:r>
      <w:r w:rsidR="00E87553" w:rsidRPr="00E87553">
        <w:rPr>
          <w:iCs/>
        </w:rPr>
        <w:t>, potentially contributing to this discrepancy.</w:t>
      </w:r>
    </w:p>
    <w:p w14:paraId="0D4E776D" w14:textId="17C0C7DF" w:rsidR="0039666D" w:rsidRDefault="00107476" w:rsidP="00232A16">
      <w:pPr>
        <w:pStyle w:val="MDPI35textbeforelist"/>
        <w:spacing w:before="240"/>
        <w:rPr>
          <w:ins w:id="755" w:author="Ifeoma Doreen Ozodiegwu" w:date="2023-12-06T18:04:00Z"/>
          <w:iCs/>
        </w:rPr>
      </w:pPr>
      <w:ins w:id="756" w:author="Ozodiegwu, Ifeoma" w:date="2023-12-07T12:12:00Z">
        <w:r w:rsidRPr="00107476">
          <w:rPr>
            <w:iCs/>
          </w:rPr>
          <w:t>The unadjusted fitted lines, which illustrate the relationship between the U5 malaria test positivity rate and various indicators such as educational attainment, wealth, age distribution, vegetation cover, housing quality, and treatment-seeking behavior, suggest that communities at high risk for malaria in urban areas are characterized by lower educational attainment, poverty, younger residents, poorer housing quality, and infrequent fever treatment-seeking behavior</w:t>
        </w:r>
      </w:ins>
      <w:del w:id="757" w:author="Ozodiegwu, Ifeoma" w:date="2023-12-07T12:12:00Z">
        <w:r w:rsidR="000F2DC2" w:rsidRPr="000F2DC2" w:rsidDel="00107476">
          <w:rPr>
            <w:iCs/>
          </w:rPr>
          <w:delText>The unadjusted fitted lines, illustrating the relationship between U5 malaria test positivity rate and various indicators such as educational attainment, wealth, age distribution, vegetation cover, housing quality, and treatment-seeking behavior</w:delText>
        </w:r>
      </w:del>
      <w:ins w:id="758" w:author="Ifeoma Doreen Ozodiegwu" w:date="2023-12-06T17:28:00Z">
        <w:del w:id="759" w:author="Ozodiegwu, Ifeoma" w:date="2023-12-07T12:12:00Z">
          <w:r w:rsidR="00C13533" w:rsidDel="00107476">
            <w:rPr>
              <w:iCs/>
            </w:rPr>
            <w:delText xml:space="preserve"> suggests that </w:delText>
          </w:r>
        </w:del>
      </w:ins>
      <w:ins w:id="760" w:author="Ifeoma Doreen Ozodiegwu" w:date="2023-12-06T17:29:00Z">
        <w:del w:id="761" w:author="Ozodiegwu, Ifeoma" w:date="2023-12-07T12:12:00Z">
          <w:r w:rsidR="00C13533" w:rsidDel="00107476">
            <w:rPr>
              <w:iCs/>
            </w:rPr>
            <w:delText xml:space="preserve">communities at high risk for malaria in urban areas are </w:delText>
          </w:r>
        </w:del>
      </w:ins>
      <w:ins w:id="762" w:author="Ifeoma Doreen Ozodiegwu" w:date="2023-12-06T17:31:00Z">
        <w:del w:id="763" w:author="Ozodiegwu, Ifeoma" w:date="2023-12-07T12:12:00Z">
          <w:r w:rsidR="00C13533" w:rsidDel="00107476">
            <w:rPr>
              <w:iCs/>
            </w:rPr>
            <w:delText>characterized by</w:delText>
          </w:r>
        </w:del>
      </w:ins>
      <w:ins w:id="764" w:author="Ifeoma Doreen Ozodiegwu" w:date="2023-12-06T17:29:00Z">
        <w:del w:id="765" w:author="Ozodiegwu, Ifeoma" w:date="2023-12-07T12:12:00Z">
          <w:r w:rsidR="00C13533" w:rsidDel="00107476">
            <w:rPr>
              <w:iCs/>
            </w:rPr>
            <w:delText xml:space="preserve"> lower educational </w:delText>
          </w:r>
        </w:del>
      </w:ins>
      <w:ins w:id="766" w:author="Ifeoma Doreen Ozodiegwu" w:date="2023-12-06T17:30:00Z">
        <w:del w:id="767" w:author="Ozodiegwu, Ifeoma" w:date="2023-12-07T12:12:00Z">
          <w:r w:rsidR="00C13533" w:rsidDel="00107476">
            <w:rPr>
              <w:iCs/>
            </w:rPr>
            <w:delText xml:space="preserve">attainment, </w:delText>
          </w:r>
        </w:del>
      </w:ins>
      <w:ins w:id="768" w:author="Ifeoma Doreen Ozodiegwu" w:date="2023-12-06T17:32:00Z">
        <w:del w:id="769" w:author="Ozodiegwu, Ifeoma" w:date="2023-12-07T12:12:00Z">
          <w:r w:rsidR="00C13533" w:rsidDel="00107476">
            <w:rPr>
              <w:iCs/>
            </w:rPr>
            <w:delText>poverty</w:delText>
          </w:r>
        </w:del>
      </w:ins>
      <w:ins w:id="770" w:author="Ifeoma Doreen Ozodiegwu" w:date="2023-12-06T17:30:00Z">
        <w:del w:id="771" w:author="Ozodiegwu, Ifeoma" w:date="2023-12-07T12:12:00Z">
          <w:r w:rsidR="00C13533" w:rsidDel="00107476">
            <w:rPr>
              <w:iCs/>
            </w:rPr>
            <w:delText xml:space="preserve">, </w:delText>
          </w:r>
        </w:del>
      </w:ins>
      <w:ins w:id="772" w:author="Ifeoma Doreen Ozodiegwu" w:date="2023-12-06T17:32:00Z">
        <w:del w:id="773" w:author="Ozodiegwu, Ifeoma" w:date="2023-12-07T12:12:00Z">
          <w:r w:rsidR="00C13533" w:rsidDel="00107476">
            <w:rPr>
              <w:iCs/>
            </w:rPr>
            <w:delText>younger</w:delText>
          </w:r>
        </w:del>
      </w:ins>
      <w:ins w:id="774" w:author="Ifeoma Doreen Ozodiegwu" w:date="2023-12-06T17:31:00Z">
        <w:del w:id="775" w:author="Ozodiegwu, Ifeoma" w:date="2023-12-07T12:12:00Z">
          <w:r w:rsidR="00C13533" w:rsidDel="00107476">
            <w:rPr>
              <w:iCs/>
            </w:rPr>
            <w:delText xml:space="preserve"> residents,</w:delText>
          </w:r>
        </w:del>
      </w:ins>
      <w:ins w:id="776" w:author="Ifeoma Doreen Ozodiegwu" w:date="2023-12-06T17:32:00Z">
        <w:del w:id="777" w:author="Ozodiegwu, Ifeoma" w:date="2023-12-07T12:12:00Z">
          <w:r w:rsidR="00C13533" w:rsidDel="00107476">
            <w:rPr>
              <w:iCs/>
            </w:rPr>
            <w:delText xml:space="preserve"> poorer housing quality, and </w:delText>
          </w:r>
        </w:del>
      </w:ins>
      <w:ins w:id="778" w:author="Ifeoma Doreen Ozodiegwu" w:date="2023-12-06T17:33:00Z">
        <w:del w:id="779" w:author="Ozodiegwu, Ifeoma" w:date="2023-12-07T12:12:00Z">
          <w:r w:rsidR="00C13533" w:rsidDel="00107476">
            <w:rPr>
              <w:iCs/>
            </w:rPr>
            <w:delText xml:space="preserve">infrequently seek treatment for </w:delText>
          </w:r>
        </w:del>
      </w:ins>
      <w:ins w:id="780" w:author="Ifeoma Doreen Ozodiegwu" w:date="2023-12-06T17:34:00Z">
        <w:del w:id="781" w:author="Ozodiegwu, Ifeoma" w:date="2023-12-07T12:12:00Z">
          <w:r w:rsidR="00C13533" w:rsidDel="00107476">
            <w:rPr>
              <w:iCs/>
            </w:rPr>
            <w:delText>fever</w:delText>
          </w:r>
        </w:del>
        <w:r w:rsidR="00C13533">
          <w:rPr>
            <w:iCs/>
          </w:rPr>
          <w:t xml:space="preserve">. </w:t>
        </w:r>
      </w:ins>
      <w:ins w:id="782" w:author="Ozodiegwu, Ifeoma" w:date="2023-12-07T12:12:00Z">
        <w:r w:rsidRPr="00107476">
          <w:rPr>
            <w:iCs/>
          </w:rPr>
          <w:t>After adjustment, the impact of educational attainment and wealth is diminished, indicating that they could be explained by other factors included in the model, such as housing quality, median age, and environmental factors like vegetation cover. Our results align with findings documented in existing literature</w:t>
        </w:r>
      </w:ins>
      <w:ins w:id="783" w:author="Ifeoma Doreen Ozodiegwu" w:date="2023-12-06T17:34:00Z">
        <w:del w:id="784" w:author="Ozodiegwu, Ifeoma" w:date="2023-12-07T12:12:00Z">
          <w:r w:rsidR="00C13533" w:rsidDel="00107476">
            <w:rPr>
              <w:iCs/>
            </w:rPr>
            <w:delText xml:space="preserve">After adjustment, </w:delText>
          </w:r>
        </w:del>
      </w:ins>
      <w:ins w:id="785" w:author="Ifeoma Doreen Ozodiegwu" w:date="2023-12-06T17:35:00Z">
        <w:del w:id="786" w:author="Ozodiegwu, Ifeoma" w:date="2023-12-07T12:12:00Z">
          <w:r w:rsidR="00C13533" w:rsidDel="00107476">
            <w:rPr>
              <w:iCs/>
            </w:rPr>
            <w:delText>the effect of educational attainment and w</w:delText>
          </w:r>
        </w:del>
      </w:ins>
      <w:ins w:id="787" w:author="Ifeoma Doreen Ozodiegwu" w:date="2023-12-06T17:36:00Z">
        <w:del w:id="788" w:author="Ozodiegwu, Ifeoma" w:date="2023-12-07T12:12:00Z">
          <w:r w:rsidR="00C13533" w:rsidDel="00107476">
            <w:rPr>
              <w:iCs/>
            </w:rPr>
            <w:delText xml:space="preserve">ealth are diminished, indicating that it could be explained by other factors included in the model </w:delText>
          </w:r>
        </w:del>
      </w:ins>
      <w:ins w:id="789" w:author="Ifeoma Doreen Ozodiegwu" w:date="2023-12-06T17:37:00Z">
        <w:del w:id="790" w:author="Ozodiegwu, Ifeoma" w:date="2023-12-07T12:12:00Z">
          <w:r w:rsidR="00C13533" w:rsidDel="00107476">
            <w:rPr>
              <w:iCs/>
            </w:rPr>
            <w:delText xml:space="preserve">including </w:delText>
          </w:r>
          <w:r w:rsidR="00232A16" w:rsidDel="00107476">
            <w:rPr>
              <w:iCs/>
            </w:rPr>
            <w:delText xml:space="preserve">housing quality, </w:delText>
          </w:r>
        </w:del>
      </w:ins>
      <w:ins w:id="791" w:author="Ifeoma Doreen Ozodiegwu" w:date="2023-12-06T17:39:00Z">
        <w:del w:id="792" w:author="Ozodiegwu, Ifeoma" w:date="2023-12-07T12:12:00Z">
          <w:r w:rsidR="00232A16" w:rsidDel="00107476">
            <w:rPr>
              <w:iCs/>
            </w:rPr>
            <w:delText>age,</w:delText>
          </w:r>
        </w:del>
      </w:ins>
      <w:ins w:id="793" w:author="Ifeoma Doreen Ozodiegwu" w:date="2023-12-06T17:37:00Z">
        <w:del w:id="794" w:author="Ozodiegwu, Ifeoma" w:date="2023-12-07T12:12:00Z">
          <w:r w:rsidR="00232A16" w:rsidDel="00107476">
            <w:rPr>
              <w:iCs/>
            </w:rPr>
            <w:delText xml:space="preserve"> and envi</w:delText>
          </w:r>
        </w:del>
      </w:ins>
      <w:ins w:id="795" w:author="Ifeoma Doreen Ozodiegwu" w:date="2023-12-06T17:38:00Z">
        <w:del w:id="796" w:author="Ozodiegwu, Ifeoma" w:date="2023-12-07T12:12:00Z">
          <w:r w:rsidR="00232A16" w:rsidDel="00107476">
            <w:rPr>
              <w:iCs/>
            </w:rPr>
            <w:delText>ronmental factors such as veget</w:delText>
          </w:r>
        </w:del>
      </w:ins>
      <w:ins w:id="797" w:author="Ifeoma Doreen Ozodiegwu" w:date="2023-12-06T17:39:00Z">
        <w:del w:id="798" w:author="Ozodiegwu, Ifeoma" w:date="2023-12-07T12:12:00Z">
          <w:r w:rsidR="00232A16" w:rsidDel="00107476">
            <w:rPr>
              <w:iCs/>
            </w:rPr>
            <w:delText xml:space="preserve">ation cover. </w:delText>
          </w:r>
        </w:del>
      </w:ins>
      <w:ins w:id="799" w:author="Ifeoma Doreen Ozodiegwu" w:date="2023-12-06T17:45:00Z">
        <w:del w:id="800" w:author="Ozodiegwu, Ifeoma" w:date="2023-12-07T12:12:00Z">
          <w:r w:rsidR="00232A16" w:rsidDel="00107476">
            <w:rPr>
              <w:iCs/>
            </w:rPr>
            <w:delText>Our results</w:delText>
          </w:r>
        </w:del>
      </w:ins>
      <w:del w:id="801" w:author="Ozodiegwu, Ifeoma" w:date="2023-12-07T12:12:00Z">
        <w:r w:rsidR="000F2DC2" w:rsidRPr="000F2DC2" w:rsidDel="00107476">
          <w:rPr>
            <w:iCs/>
          </w:rPr>
          <w:delText>, are consistent with findings documented in the existing literature</w:delText>
        </w:r>
      </w:del>
      <w:r w:rsidR="000F2DC2">
        <w:rPr>
          <w:iCs/>
        </w:rPr>
        <w:t xml:space="preserve"> </w:t>
      </w:r>
      <w:sdt>
        <w:sdtPr>
          <w:rPr>
            <w:iCs/>
          </w:rPr>
          <w:tag w:val="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"/>
          <w:id w:val="-791738687"/>
          <w:placeholder>
            <w:docPart w:val="4F7DB18706CD4EADA66C757CB826BBD8"/>
          </w:placeholder>
        </w:sdtPr>
        <w:sdtEndPr>
          <w:rPr>
            <w:iCs w:val="0"/>
          </w:rPr>
        </w:sdtEndPr>
        <w:sdtContent>
          <w:ins w:id="802" w:author="Ozodiegwu, Ifeoma" w:date="2023-12-07T16:36:00Z">
            <w:r w:rsidR="00FE62C3" w:rsidRPr="00FE62C3">
              <w:t>[9,47]</w:t>
            </w:r>
          </w:ins>
          <w:ins w:id="803" w:author="Ifeoma Doreen Ozodiegwu" w:date="2023-12-06T18:39:00Z">
            <w:del w:id="804" w:author="Ozodiegwu, Ifeoma" w:date="2023-12-07T15:53:00Z">
              <w:r w:rsidR="00A96CA6" w:rsidRPr="00FE62C3" w:rsidDel="00BE0030">
                <w:delText>[9,47]</w:delText>
              </w:r>
            </w:del>
          </w:ins>
          <w:ins w:id="805" w:author="chilochibi chiziba" w:date="2023-11-17T14:55:00Z">
            <w:del w:id="806" w:author="Ozodiegwu, Ifeoma" w:date="2023-12-07T15:53:00Z">
              <w:r w:rsidR="00577EDE" w:rsidRPr="00FE62C3" w:rsidDel="00BE0030">
                <w:delText>[9,46]</w:delText>
              </w:r>
            </w:del>
          </w:ins>
          <w:del w:id="807" w:author="Ozodiegwu, Ifeoma" w:date="2023-12-07T15:53:00Z">
            <w:r w:rsidR="00E76BF6" w:rsidRPr="00FE62C3" w:rsidDel="00BE0030">
              <w:delText>[9,45]</w:delText>
            </w:r>
          </w:del>
        </w:sdtContent>
      </w:sdt>
      <w:r w:rsidR="002957A7" w:rsidRPr="004A7ECB">
        <w:rPr>
          <w:iCs/>
        </w:rPr>
        <w:t xml:space="preserve"> </w:t>
      </w:r>
      <w:sdt>
        <w:sdtPr>
          <w:rPr>
            <w:iCs/>
          </w:rPr>
          <w:tag w:val="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"/>
          <w:id w:val="-690450015"/>
          <w:placeholder>
            <w:docPart w:val="2E5C8512A7FF4689A341E661F3237EA6"/>
          </w:placeholder>
        </w:sdtPr>
        <w:sdtEndPr>
          <w:rPr>
            <w:iCs w:val="0"/>
          </w:rPr>
        </w:sdtEndPr>
        <w:sdtContent>
          <w:ins w:id="808" w:author="Ozodiegwu, Ifeoma" w:date="2023-12-07T16:36:00Z">
            <w:r w:rsidR="00FE62C3" w:rsidRPr="00FE62C3">
              <w:t>[53,54]</w:t>
            </w:r>
          </w:ins>
          <w:ins w:id="809" w:author="Ifeoma Doreen Ozodiegwu" w:date="2023-12-06T18:39:00Z">
            <w:del w:id="810" w:author="Ozodiegwu, Ifeoma" w:date="2023-12-07T15:53:00Z">
              <w:r w:rsidR="00A96CA6" w:rsidRPr="00FE62C3" w:rsidDel="00BE0030">
                <w:delText>[53,54]</w:delText>
              </w:r>
            </w:del>
          </w:ins>
          <w:ins w:id="811" w:author="chilochibi chiziba" w:date="2023-11-17T14:55:00Z">
            <w:del w:id="812" w:author="Ozodiegwu, Ifeoma" w:date="2023-12-07T15:53:00Z">
              <w:r w:rsidR="00577EDE" w:rsidRPr="00FE62C3" w:rsidDel="00BE0030">
                <w:delText>[52,53]</w:delText>
              </w:r>
            </w:del>
          </w:ins>
          <w:del w:id="813" w:author="Ozodiegwu, Ifeoma" w:date="2023-12-07T15:53:00Z">
            <w:r w:rsidR="00E76BF6" w:rsidRPr="00FE62C3" w:rsidDel="00BE0030">
              <w:delText>[51,52]</w:delText>
            </w:r>
          </w:del>
        </w:sdtContent>
      </w:sdt>
      <w:r w:rsidR="002957A7" w:rsidRPr="004A7ECB">
        <w:rPr>
          <w:iCs/>
        </w:rPr>
        <w:t xml:space="preserve">. </w:t>
      </w:r>
      <w:del w:id="814" w:author="chilochibi chiziba" w:date="2023-11-16T17:08:00Z">
        <w:r w:rsidR="002957A7" w:rsidRPr="004A7ECB" w:rsidDel="0080664D">
          <w:rPr>
            <w:iCs/>
          </w:rPr>
          <w:delText xml:space="preserve"> </w:delText>
        </w:r>
        <w:r w:rsidR="00694446" w:rsidRPr="00694446" w:rsidDel="0080664D">
          <w:rPr>
            <w:rFonts w:ascii="Segoe UI" w:eastAsia="SimSun" w:hAnsi="Segoe UI" w:cs="Segoe UI"/>
            <w:snapToGrid/>
            <w:color w:val="374151"/>
            <w:szCs w:val="20"/>
            <w:shd w:val="clear" w:color="auto" w:fill="F7F7F8"/>
            <w:lang w:eastAsia="zh-CN" w:bidi="ar-SA"/>
          </w:rPr>
          <w:delText xml:space="preserve"> </w:delText>
        </w:r>
      </w:del>
      <w:ins w:id="815" w:author="Ozodiegwu, Ifeoma" w:date="2023-12-07T12:13:00Z">
        <w:r w:rsidRPr="00107476">
          <w:rPr>
            <w:iCs/>
          </w:rPr>
          <w:t>For example, in a comprehensive review of factors associated with malaria transmission in urban areas across sub-Saharan Africa, Silvia and Marshall highlighted relevant studies demonstrating that poor housing, which increases exposure to mosquitoes, inadequate waste disposal, and urban agriculture are among the factors contributing to elevated malaria risk in urban settings</w:t>
        </w:r>
      </w:ins>
      <w:del w:id="816" w:author="Ozodiegwu, Ifeoma" w:date="2023-12-07T12:13:00Z">
        <w:r w:rsidR="00694446" w:rsidRPr="00694446" w:rsidDel="00107476">
          <w:rPr>
            <w:iCs/>
          </w:rPr>
          <w:delText>For instance, in their comprehensive review of factors associated with malaria transmission in urban areas across sub-Saharan Africa, Silvia and Marshall have highlighted relevant studies showing that</w:delText>
        </w:r>
      </w:del>
      <w:del w:id="817" w:author="Ozodiegwu, Ifeoma" w:date="2023-12-07T12:08:00Z">
        <w:r w:rsidR="00694446" w:rsidRPr="00694446" w:rsidDel="00107476">
          <w:rPr>
            <w:iCs/>
          </w:rPr>
          <w:delText xml:space="preserve"> factors such as</w:delText>
        </w:r>
      </w:del>
      <w:del w:id="818" w:author="Ozodiegwu, Ifeoma" w:date="2023-12-07T12:13:00Z">
        <w:r w:rsidR="00694446" w:rsidRPr="00694446" w:rsidDel="00107476">
          <w:rPr>
            <w:iCs/>
          </w:rPr>
          <w:delText xml:space="preserve"> </w:delText>
        </w:r>
      </w:del>
      <w:ins w:id="819" w:author="Ifeoma Doreen Ozodiegwu" w:date="2023-12-06T17:49:00Z">
        <w:del w:id="820" w:author="Ozodiegwu, Ifeoma" w:date="2023-12-07T12:13:00Z">
          <w:r w:rsidR="00A77809" w:rsidDel="00107476">
            <w:rPr>
              <w:iCs/>
            </w:rPr>
            <w:delText>poor</w:delText>
          </w:r>
        </w:del>
      </w:ins>
      <w:ins w:id="821" w:author="Ifeoma Doreen Ozodiegwu" w:date="2023-12-06T17:48:00Z">
        <w:del w:id="822" w:author="Ozodiegwu, Ifeoma" w:date="2023-12-07T12:13:00Z">
          <w:r w:rsidR="00A77809" w:rsidDel="00107476">
            <w:rPr>
              <w:iCs/>
            </w:rPr>
            <w:delText xml:space="preserve"> housing</w:delText>
          </w:r>
        </w:del>
      </w:ins>
      <w:ins w:id="823" w:author="Ifeoma Doreen Ozodiegwu" w:date="2023-12-06T17:56:00Z">
        <w:del w:id="824" w:author="Ozodiegwu, Ifeoma" w:date="2023-12-07T12:13:00Z">
          <w:r w:rsidR="00A77809" w:rsidDel="00107476">
            <w:rPr>
              <w:iCs/>
            </w:rPr>
            <w:delText xml:space="preserve"> </w:delText>
          </w:r>
        </w:del>
      </w:ins>
      <w:ins w:id="825" w:author="Ifeoma Doreen Ozodiegwu" w:date="2023-12-06T18:05:00Z">
        <w:del w:id="826" w:author="Ozodiegwu, Ifeoma" w:date="2023-12-07T12:13:00Z">
          <w:r w:rsidR="0039666D" w:rsidDel="00107476">
            <w:rPr>
              <w:iCs/>
            </w:rPr>
            <w:delText>that</w:delText>
          </w:r>
        </w:del>
      </w:ins>
      <w:ins w:id="827" w:author="Ifeoma Doreen Ozodiegwu" w:date="2023-12-06T17:56:00Z">
        <w:del w:id="828" w:author="Ozodiegwu, Ifeoma" w:date="2023-12-07T12:13:00Z">
          <w:r w:rsidR="00A77809" w:rsidDel="00107476">
            <w:rPr>
              <w:iCs/>
            </w:rPr>
            <w:delText xml:space="preserve"> increases exposure to mosquitoes</w:delText>
          </w:r>
        </w:del>
      </w:ins>
      <w:ins w:id="829" w:author="Ifeoma Doreen Ozodiegwu" w:date="2023-12-06T17:48:00Z">
        <w:del w:id="830" w:author="Ozodiegwu, Ifeoma" w:date="2023-12-07T12:13:00Z">
          <w:r w:rsidR="00A77809" w:rsidDel="00107476">
            <w:rPr>
              <w:iCs/>
            </w:rPr>
            <w:delText>,</w:delText>
          </w:r>
        </w:del>
      </w:ins>
      <w:del w:id="831" w:author="Ozodiegwu, Ifeoma" w:date="2023-12-07T12:13:00Z">
        <w:r w:rsidR="00694446" w:rsidRPr="00694446" w:rsidDel="00107476">
          <w:rPr>
            <w:iCs/>
          </w:rPr>
          <w:delText>access to piped water</w:delText>
        </w:r>
      </w:del>
      <w:del w:id="832" w:author="Ozodiegwu, Ifeoma" w:date="2023-12-07T12:08:00Z">
        <w:r w:rsidR="00694446" w:rsidRPr="00694446" w:rsidDel="00107476">
          <w:rPr>
            <w:iCs/>
          </w:rPr>
          <w:delText>,</w:delText>
        </w:r>
      </w:del>
      <w:del w:id="833" w:author="Ozodiegwu, Ifeoma" w:date="2023-12-07T12:13:00Z">
        <w:r w:rsidR="00694446" w:rsidRPr="00694446" w:rsidDel="00107476">
          <w:rPr>
            <w:iCs/>
          </w:rPr>
          <w:delText xml:space="preserve"> effective</w:delText>
        </w:r>
      </w:del>
      <w:del w:id="834" w:author="Ozodiegwu, Ifeoma" w:date="2023-12-07T12:08:00Z">
        <w:r w:rsidR="00694446" w:rsidRPr="00694446" w:rsidDel="00107476">
          <w:rPr>
            <w:iCs/>
          </w:rPr>
          <w:delText xml:space="preserve"> </w:delText>
        </w:r>
      </w:del>
      <w:ins w:id="835" w:author="Ifeoma Doreen Ozodiegwu" w:date="2023-12-06T17:49:00Z">
        <w:del w:id="836" w:author="Ozodiegwu, Ifeoma" w:date="2023-12-07T12:13:00Z">
          <w:r w:rsidR="00A77809" w:rsidDel="00107476">
            <w:rPr>
              <w:iCs/>
            </w:rPr>
            <w:delText xml:space="preserve">inadequate </w:delText>
          </w:r>
        </w:del>
      </w:ins>
      <w:ins w:id="837" w:author="Ifeoma Doreen Ozodiegwu" w:date="2023-12-06T17:48:00Z">
        <w:del w:id="838" w:author="Ozodiegwu, Ifeoma" w:date="2023-12-07T12:13:00Z">
          <w:r w:rsidR="00A77809" w:rsidDel="00107476">
            <w:rPr>
              <w:iCs/>
            </w:rPr>
            <w:delText>waste</w:delText>
          </w:r>
        </w:del>
      </w:ins>
      <w:ins w:id="839" w:author="Ifeoma Doreen Ozodiegwu" w:date="2023-12-06T17:49:00Z">
        <w:del w:id="840" w:author="Ozodiegwu, Ifeoma" w:date="2023-12-07T12:13:00Z">
          <w:r w:rsidR="00A77809" w:rsidDel="00107476">
            <w:rPr>
              <w:iCs/>
            </w:rPr>
            <w:delText xml:space="preserve"> disposal</w:delText>
          </w:r>
        </w:del>
      </w:ins>
      <w:del w:id="841" w:author="Ozodiegwu, Ifeoma" w:date="2023-12-07T12:13:00Z">
        <w:r w:rsidR="00694446" w:rsidRPr="00694446" w:rsidDel="00107476">
          <w:rPr>
            <w:iCs/>
          </w:rPr>
          <w:delText>refuse collection, and improved access to preventive measures and treatment</w:delText>
        </w:r>
      </w:del>
      <w:ins w:id="842" w:author="Ifeoma Doreen Ozodiegwu" w:date="2023-12-06T17:49:00Z">
        <w:del w:id="843" w:author="Ozodiegwu, Ifeoma" w:date="2023-12-07T12:13:00Z">
          <w:r w:rsidR="00A77809" w:rsidDel="00107476">
            <w:rPr>
              <w:iCs/>
            </w:rPr>
            <w:delText xml:space="preserve">and urban agriculture are among </w:delText>
          </w:r>
        </w:del>
      </w:ins>
      <w:ins w:id="844" w:author="Ifeoma Doreen Ozodiegwu" w:date="2023-12-06T17:50:00Z">
        <w:del w:id="845" w:author="Ozodiegwu, Ifeoma" w:date="2023-12-07T12:13:00Z">
          <w:r w:rsidR="00A77809" w:rsidDel="00107476">
            <w:rPr>
              <w:iCs/>
            </w:rPr>
            <w:delText>factors that</w:delText>
          </w:r>
        </w:del>
      </w:ins>
      <w:del w:id="846" w:author="Ozodiegwu, Ifeoma" w:date="2023-12-07T12:13:00Z">
        <w:r w:rsidR="00694446" w:rsidRPr="00694446" w:rsidDel="00107476">
          <w:rPr>
            <w:iCs/>
          </w:rPr>
          <w:delText xml:space="preserve"> contribute to </w:delText>
        </w:r>
      </w:del>
      <w:ins w:id="847" w:author="Ifeoma Doreen Ozodiegwu" w:date="2023-12-06T17:50:00Z">
        <w:del w:id="848" w:author="Ozodiegwu, Ifeoma" w:date="2023-12-07T12:13:00Z">
          <w:r w:rsidR="00A77809" w:rsidDel="00107476">
            <w:rPr>
              <w:iCs/>
            </w:rPr>
            <w:delText>elevated</w:delText>
          </w:r>
        </w:del>
      </w:ins>
      <w:del w:id="849" w:author="Ozodiegwu, Ifeoma" w:date="2023-12-07T12:13:00Z">
        <w:r w:rsidR="00694446" w:rsidRPr="00694446" w:rsidDel="00107476">
          <w:rPr>
            <w:iCs/>
          </w:rPr>
          <w:delText>reducing malaria risk among individuals of higher socioeconomic status in urban settings</w:delText>
        </w:r>
      </w:del>
      <w:r w:rsidR="00694446">
        <w:rPr>
          <w:iCs/>
        </w:rPr>
        <w:t xml:space="preserve"> </w:t>
      </w:r>
      <w:sdt>
        <w:sdtPr>
          <w:rPr>
            <w:iCs/>
          </w:rPr>
          <w:tag w:val="MENDELEY_CITATION_v3_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"/>
          <w:id w:val="1919671802"/>
          <w:placeholder>
            <w:docPart w:val="2E5C8512A7FF4689A341E661F3237EA6"/>
          </w:placeholder>
        </w:sdtPr>
        <w:sdtEndPr>
          <w:rPr>
            <w:iCs w:val="0"/>
          </w:rPr>
        </w:sdtEndPr>
        <w:sdtContent>
          <w:ins w:id="850" w:author="Ozodiegwu, Ifeoma" w:date="2023-12-07T16:36:00Z">
            <w:r w:rsidR="00FE62C3" w:rsidRPr="00FE62C3">
              <w:t>[53]</w:t>
            </w:r>
          </w:ins>
          <w:ins w:id="851" w:author="Ifeoma Doreen Ozodiegwu" w:date="2023-12-06T18:39:00Z">
            <w:del w:id="852" w:author="Ozodiegwu, Ifeoma" w:date="2023-12-07T15:53:00Z">
              <w:r w:rsidR="00A96CA6" w:rsidRPr="00FE62C3" w:rsidDel="00BE0030">
                <w:delText>[53]</w:delText>
              </w:r>
            </w:del>
          </w:ins>
          <w:ins w:id="853" w:author="chilochibi chiziba" w:date="2023-11-17T14:55:00Z">
            <w:del w:id="854" w:author="Ozodiegwu, Ifeoma" w:date="2023-12-07T15:53:00Z">
              <w:r w:rsidR="00577EDE" w:rsidRPr="00FE62C3" w:rsidDel="00BE0030">
                <w:delText>[52]</w:delText>
              </w:r>
            </w:del>
          </w:ins>
          <w:del w:id="855" w:author="Ozodiegwu, Ifeoma" w:date="2023-12-07T15:53:00Z">
            <w:r w:rsidR="00E76BF6" w:rsidRPr="00FE62C3" w:rsidDel="00BE0030">
              <w:delText>[51]</w:delText>
            </w:r>
          </w:del>
        </w:sdtContent>
      </w:sdt>
      <w:r w:rsidR="002957A7" w:rsidRPr="004A7ECB">
        <w:rPr>
          <w:iCs/>
        </w:rPr>
        <w:t>.</w:t>
      </w:r>
      <w:ins w:id="856" w:author="Ozodiegwu, Ifeoma" w:date="2023-12-07T12:15:00Z">
        <w:r>
          <w:rPr>
            <w:iCs/>
          </w:rPr>
          <w:t xml:space="preserve"> </w:t>
        </w:r>
        <w:r w:rsidRPr="00107476">
          <w:rPr>
            <w:iCs/>
          </w:rPr>
          <w:t>Additionally, the increased risk of malaria infections among children is well-documented, consistent with our study's findings that clusters with a higher proportion of children are more likely to exhibit a higher malaria burden</w:t>
        </w:r>
      </w:ins>
      <w:r w:rsidR="002957A7" w:rsidRPr="004A7ECB">
        <w:rPr>
          <w:iCs/>
        </w:rPr>
        <w:t xml:space="preserve"> </w:t>
      </w:r>
      <w:del w:id="857" w:author="Ozodiegwu, Ifeoma" w:date="2023-12-07T12:14:00Z">
        <w:r w:rsidR="00855DBE" w:rsidRPr="00855DBE" w:rsidDel="00107476">
          <w:rPr>
            <w:iCs/>
          </w:rPr>
          <w:delText>Moreover, the elevated risk of malaria infections among children has been previously documented, aligning with our study's findings that clusters with a higher proportion of children are more likely to exhibit a higher malaria burden</w:delText>
        </w:r>
        <w:r w:rsidR="00855DBE" w:rsidDel="00107476">
          <w:rPr>
            <w:iCs/>
          </w:rPr>
          <w:delText xml:space="preserve"> </w:delText>
        </w:r>
      </w:del>
      <w:sdt>
        <w:sdtPr>
          <w:rPr>
            <w:iCs/>
          </w:rPr>
          <w:tag w:val="MENDELEY_CITATION_v3_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"/>
          <w:id w:val="-1860969971"/>
          <w:placeholder>
            <w:docPart w:val="2E5C8512A7FF4689A341E661F3237EA6"/>
          </w:placeholder>
        </w:sdtPr>
        <w:sdtEndPr>
          <w:rPr>
            <w:iCs w:val="0"/>
          </w:rPr>
        </w:sdtEndPr>
        <w:sdtContent>
          <w:ins w:id="858" w:author="Ozodiegwu, Ifeoma" w:date="2023-12-07T16:36:00Z">
            <w:r w:rsidR="00FE62C3" w:rsidRPr="00FE62C3">
              <w:t>[54]</w:t>
            </w:r>
          </w:ins>
          <w:ins w:id="859" w:author="Ifeoma Doreen Ozodiegwu" w:date="2023-12-06T18:39:00Z">
            <w:del w:id="860" w:author="Ozodiegwu, Ifeoma" w:date="2023-12-07T15:53:00Z">
              <w:r w:rsidR="00A96CA6" w:rsidRPr="00FE62C3" w:rsidDel="00BE0030">
                <w:delText>[54]</w:delText>
              </w:r>
            </w:del>
          </w:ins>
          <w:ins w:id="861" w:author="chilochibi chiziba" w:date="2023-11-17T14:55:00Z">
            <w:del w:id="862" w:author="Ozodiegwu, Ifeoma" w:date="2023-12-07T15:53:00Z">
              <w:r w:rsidR="00577EDE" w:rsidRPr="00FE62C3" w:rsidDel="00BE0030">
                <w:delText>[53]</w:delText>
              </w:r>
            </w:del>
          </w:ins>
          <w:del w:id="863" w:author="Ozodiegwu, Ifeoma" w:date="2023-12-07T15:53:00Z">
            <w:r w:rsidR="00E76BF6" w:rsidRPr="00FE62C3" w:rsidDel="00BE0030">
              <w:delText>[52]</w:delText>
            </w:r>
          </w:del>
        </w:sdtContent>
      </w:sdt>
      <w:ins w:id="864" w:author="Ozodiegwu, Ifeoma" w:date="2023-12-07T12:14:00Z">
        <w:r>
          <w:rPr>
            <w:rFonts w:ascii="Segoe UI" w:eastAsia="SimSun" w:hAnsi="Segoe UI" w:cs="Segoe UI"/>
            <w:snapToGrid/>
            <w:color w:val="374151"/>
            <w:szCs w:val="20"/>
            <w:shd w:val="clear" w:color="auto" w:fill="F7F7F8"/>
            <w:lang w:eastAsia="zh-CN" w:bidi="ar-SA"/>
          </w:rPr>
          <w:t xml:space="preserve"> </w:t>
        </w:r>
      </w:ins>
      <w:ins w:id="865" w:author="Ifeoma Doreen Ozodiegwu" w:date="2023-12-06T17:50:00Z">
        <w:del w:id="866" w:author="Ozodiegwu, Ifeoma" w:date="2023-12-07T12:14:00Z">
          <w:r w:rsidR="00A77809" w:rsidDel="00107476">
            <w:rPr>
              <w:rFonts w:ascii="Segoe UI" w:eastAsia="SimSun" w:hAnsi="Segoe UI" w:cs="Segoe UI"/>
              <w:snapToGrid/>
              <w:color w:val="374151"/>
              <w:szCs w:val="20"/>
              <w:shd w:val="clear" w:color="auto" w:fill="F7F7F8"/>
              <w:lang w:eastAsia="zh-CN" w:bidi="ar-SA"/>
            </w:rPr>
            <w:delText>.</w:delText>
          </w:r>
        </w:del>
      </w:ins>
      <w:del w:id="867" w:author="Ifeoma Doreen Ozodiegwu" w:date="2023-12-06T17:50:00Z">
        <w:r w:rsidR="00855DBE" w:rsidRPr="00855DBE" w:rsidDel="00A77809">
          <w:rPr>
            <w:rFonts w:ascii="Segoe UI" w:eastAsia="SimSun" w:hAnsi="Segoe UI" w:cs="Segoe UI"/>
            <w:snapToGrid/>
            <w:color w:val="374151"/>
            <w:szCs w:val="20"/>
            <w:shd w:val="clear" w:color="auto" w:fill="F7F7F8"/>
            <w:lang w:eastAsia="zh-CN" w:bidi="ar-SA"/>
          </w:rPr>
          <w:delText xml:space="preserve"> </w:delText>
        </w:r>
        <w:r w:rsidR="00855DBE" w:rsidRPr="00855DBE" w:rsidDel="00A77809">
          <w:rPr>
            <w:iCs/>
          </w:rPr>
          <w:delText>Additionally, areas characterized by dense vegetation cover, including urban farms, are well-recognized as breeding sites for disease vectors</w:delText>
        </w:r>
        <w:r w:rsidR="00855DBE" w:rsidDel="00A77809">
          <w:rPr>
            <w:iCs/>
          </w:rPr>
          <w:delText xml:space="preserve"> </w:delText>
        </w:r>
      </w:del>
      <w:customXmlDelRangeStart w:id="868" w:author="Ifeoma Doreen Ozodiegwu" w:date="2023-12-06T17:50:00Z"/>
      <w:sdt>
        <w:sdtPr>
          <w:rPr>
            <w:iCs/>
          </w:rPr>
          <w:tag w:val="MENDELEY_CITATION_v3_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"/>
          <w:id w:val="1760178248"/>
          <w:placeholder>
            <w:docPart w:val="2E5C8512A7FF4689A341E661F3237EA6"/>
          </w:placeholder>
        </w:sdtPr>
        <w:sdtEndPr>
          <w:rPr>
            <w:iCs w:val="0"/>
          </w:rPr>
        </w:sdtEndPr>
        <w:sdtContent>
          <w:customXmlDelRangeEnd w:id="868"/>
          <w:ins w:id="869" w:author="Ozodiegwu, Ifeoma" w:date="2023-12-07T16:36:00Z">
            <w:r w:rsidR="00FE62C3" w:rsidRPr="00FE62C3">
              <w:t>[9]</w:t>
            </w:r>
          </w:ins>
          <w:ins w:id="870" w:author="Ifeoma Doreen Ozodiegwu" w:date="2023-12-06T18:39:00Z">
            <w:del w:id="871" w:author="Ozodiegwu, Ifeoma" w:date="2023-12-07T15:53:00Z">
              <w:r w:rsidR="00A96CA6" w:rsidRPr="00FE62C3" w:rsidDel="00BE0030">
                <w:delText>[9]</w:delText>
              </w:r>
            </w:del>
          </w:ins>
          <w:ins w:id="872" w:author="chilochibi chiziba" w:date="2023-11-17T14:55:00Z">
            <w:del w:id="873" w:author="Ozodiegwu, Ifeoma" w:date="2023-12-07T15:53:00Z">
              <w:r w:rsidR="00577EDE" w:rsidRPr="00FE62C3" w:rsidDel="00BE0030">
                <w:delText>[9]</w:delText>
              </w:r>
            </w:del>
          </w:ins>
          <w:del w:id="874" w:author="Ozodiegwu, Ifeoma" w:date="2023-12-07T15:53:00Z">
            <w:r w:rsidR="00E76BF6" w:rsidRPr="00FE62C3" w:rsidDel="00BE0030">
              <w:delText>[9]</w:delText>
            </w:r>
          </w:del>
          <w:customXmlDelRangeStart w:id="875" w:author="Ifeoma Doreen Ozodiegwu" w:date="2023-12-06T17:50:00Z"/>
        </w:sdtContent>
      </w:sdt>
      <w:customXmlDelRangeEnd w:id="875"/>
      <w:del w:id="876" w:author="Ifeoma Doreen Ozodiegwu" w:date="2023-12-06T17:50:00Z">
        <w:r w:rsidR="002957A7" w:rsidRPr="004A7ECB" w:rsidDel="00A77809">
          <w:rPr>
            <w:iCs/>
          </w:rPr>
          <w:delText xml:space="preserve">. </w:delText>
        </w:r>
      </w:del>
    </w:p>
    <w:p w14:paraId="71E8CC45" w14:textId="1397E489" w:rsidR="000630E6" w:rsidRDefault="000630E6" w:rsidP="00232A16">
      <w:pPr>
        <w:pStyle w:val="MDPI35textbeforelist"/>
        <w:spacing w:before="240"/>
        <w:rPr>
          <w:ins w:id="877" w:author="Ozodiegwu, Ifeoma" w:date="2023-12-07T12:18:00Z"/>
          <w:iCs/>
        </w:rPr>
      </w:pPr>
      <w:ins w:id="878" w:author="Ozodiegwu, Ifeoma" w:date="2023-12-07T12:16:00Z">
        <w:r w:rsidRPr="000630E6">
          <w:rPr>
            <w:iCs/>
          </w:rPr>
          <w:t xml:space="preserve">Currently, the distribution of insecticide-treated </w:t>
        </w:r>
        <w:proofErr w:type="spellStart"/>
        <w:r w:rsidRPr="000630E6">
          <w:rPr>
            <w:iCs/>
          </w:rPr>
          <w:t>bednets</w:t>
        </w:r>
        <w:proofErr w:type="spellEnd"/>
        <w:r w:rsidRPr="000630E6">
          <w:rPr>
            <w:iCs/>
          </w:rPr>
          <w:t xml:space="preserve"> (ITN) and the administration of seasonal malaria chemoprevention (SMC) through mass campaigns are the cornerstones of national malaria control and prevention efforts in Nigeri</w:t>
        </w:r>
      </w:ins>
      <w:ins w:id="879" w:author="Ozodiegwu, Ifeoma" w:date="2023-12-07T15:55:00Z">
        <w:r w:rsidR="00BE0030">
          <w:rPr>
            <w:iCs/>
          </w:rPr>
          <w:t xml:space="preserve">a </w:t>
        </w:r>
      </w:ins>
      <w:customXmlInsRangeStart w:id="880" w:author="Ozodiegwu, Ifeoma" w:date="2023-12-07T15:54:00Z"/>
      <w:sdt>
        <w:sdtPr>
          <w:rPr>
            <w:iCs/>
          </w:rPr>
          <w:tag w:val="MENDELEY_CITATION_v3_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"/>
          <w:id w:val="-291208823"/>
          <w:placeholder>
            <w:docPart w:val="DefaultPlaceholder_-1854013440"/>
          </w:placeholder>
        </w:sdtPr>
        <w:sdtContent>
          <w:customXmlInsRangeEnd w:id="880"/>
          <w:ins w:id="881" w:author="Ozodiegwu, Ifeoma" w:date="2023-12-07T16:36:00Z">
            <w:r w:rsidR="00FE62C3" w:rsidRPr="00FE62C3">
              <w:rPr>
                <w:iCs/>
              </w:rPr>
              <w:t>[55]</w:t>
            </w:r>
          </w:ins>
          <w:customXmlInsRangeStart w:id="882" w:author="Ozodiegwu, Ifeoma" w:date="2023-12-07T15:54:00Z"/>
        </w:sdtContent>
      </w:sdt>
      <w:customXmlInsRangeEnd w:id="882"/>
      <w:ins w:id="883" w:author="Ozodiegwu, Ifeoma" w:date="2023-12-07T12:16:00Z">
        <w:r w:rsidRPr="000630E6">
          <w:rPr>
            <w:iCs/>
          </w:rPr>
          <w:t>. However, our study findings suggest that these tools alone may be insufficient to reduce malaria burden in urban areas. ITNs primarily reduce mosquito exposure indoors, with protection limited to sleeping hours and effectiveness diminishing with the aging of the nets. SMC is administered only during the rainy season and relies on adherence to the full treatment course</w:t>
        </w:r>
      </w:ins>
      <w:ins w:id="884" w:author="Ifeoma Doreen Ozodiegwu" w:date="2023-12-06T17:52:00Z">
        <w:del w:id="885" w:author="Ozodiegwu, Ifeoma" w:date="2023-12-07T12:16:00Z">
          <w:r w:rsidR="00A77809" w:rsidDel="000630E6">
            <w:rPr>
              <w:iCs/>
            </w:rPr>
            <w:delText>Currently, the distribution of the insecticide treated bednets</w:delText>
          </w:r>
        </w:del>
      </w:ins>
      <w:ins w:id="886" w:author="Ifeoma Doreen Ozodiegwu" w:date="2023-12-06T17:55:00Z">
        <w:del w:id="887" w:author="Ozodiegwu, Ifeoma" w:date="2023-12-07T12:16:00Z">
          <w:r w:rsidR="00A77809" w:rsidDel="000630E6">
            <w:rPr>
              <w:iCs/>
            </w:rPr>
            <w:delText xml:space="preserve"> (ITN)</w:delText>
          </w:r>
        </w:del>
      </w:ins>
      <w:ins w:id="888" w:author="Ifeoma Doreen Ozodiegwu" w:date="2023-12-06T17:52:00Z">
        <w:del w:id="889" w:author="Ozodiegwu, Ifeoma" w:date="2023-12-07T12:16:00Z">
          <w:r w:rsidR="00A77809" w:rsidDel="000630E6">
            <w:rPr>
              <w:iCs/>
            </w:rPr>
            <w:delText xml:space="preserve"> and</w:delText>
          </w:r>
        </w:del>
      </w:ins>
      <w:ins w:id="890" w:author="Ifeoma Doreen Ozodiegwu" w:date="2023-12-06T17:53:00Z">
        <w:del w:id="891" w:author="Ozodiegwu, Ifeoma" w:date="2023-12-07T12:16:00Z">
          <w:r w:rsidR="00A77809" w:rsidDel="000630E6">
            <w:rPr>
              <w:iCs/>
            </w:rPr>
            <w:delText xml:space="preserve"> administration of seasonal malaria chemoprevention</w:delText>
          </w:r>
        </w:del>
      </w:ins>
      <w:ins w:id="892" w:author="Ifeoma Doreen Ozodiegwu" w:date="2023-12-06T17:59:00Z">
        <w:del w:id="893" w:author="Ozodiegwu, Ifeoma" w:date="2023-12-07T12:16:00Z">
          <w:r w:rsidR="0039666D" w:rsidDel="000630E6">
            <w:rPr>
              <w:iCs/>
            </w:rPr>
            <w:delText xml:space="preserve"> (SM</w:delText>
          </w:r>
        </w:del>
      </w:ins>
      <w:ins w:id="894" w:author="Ifeoma Doreen Ozodiegwu" w:date="2023-12-06T18:00:00Z">
        <w:del w:id="895" w:author="Ozodiegwu, Ifeoma" w:date="2023-12-07T12:16:00Z">
          <w:r w:rsidR="0039666D" w:rsidDel="000630E6">
            <w:rPr>
              <w:iCs/>
            </w:rPr>
            <w:delText>C</w:delText>
          </w:r>
        </w:del>
      </w:ins>
      <w:ins w:id="896" w:author="Ifeoma Doreen Ozodiegwu" w:date="2023-12-06T17:59:00Z">
        <w:del w:id="897" w:author="Ozodiegwu, Ifeoma" w:date="2023-12-07T12:16:00Z">
          <w:r w:rsidR="0039666D" w:rsidDel="000630E6">
            <w:rPr>
              <w:iCs/>
            </w:rPr>
            <w:delText>)</w:delText>
          </w:r>
        </w:del>
      </w:ins>
      <w:ins w:id="898" w:author="Ifeoma Doreen Ozodiegwu" w:date="2023-12-06T17:53:00Z">
        <w:del w:id="899" w:author="Ozodiegwu, Ifeoma" w:date="2023-12-07T12:16:00Z">
          <w:r w:rsidR="00A77809" w:rsidDel="000630E6">
            <w:rPr>
              <w:iCs/>
            </w:rPr>
            <w:delText xml:space="preserve"> through mass campaigns</w:delText>
          </w:r>
        </w:del>
      </w:ins>
      <w:ins w:id="900" w:author="Ifeoma Doreen Ozodiegwu" w:date="2023-12-06T17:54:00Z">
        <w:del w:id="901" w:author="Ozodiegwu, Ifeoma" w:date="2023-12-07T12:16:00Z">
          <w:r w:rsidR="00A77809" w:rsidDel="000630E6">
            <w:rPr>
              <w:iCs/>
            </w:rPr>
            <w:delText xml:space="preserve"> are the bedrock of na</w:delText>
          </w:r>
        </w:del>
      </w:ins>
      <w:ins w:id="902" w:author="Ifeoma Doreen Ozodiegwu" w:date="2023-12-06T17:55:00Z">
        <w:del w:id="903" w:author="Ozodiegwu, Ifeoma" w:date="2023-12-07T12:16:00Z">
          <w:r w:rsidR="00A77809" w:rsidDel="000630E6">
            <w:rPr>
              <w:iCs/>
            </w:rPr>
            <w:delText xml:space="preserve">tional malaria control and prevention in Nigeria. </w:delText>
          </w:r>
        </w:del>
      </w:ins>
      <w:ins w:id="904" w:author="Ifeoma Doreen Ozodiegwu" w:date="2023-12-06T18:01:00Z">
        <w:del w:id="905" w:author="Ozodiegwu, Ifeoma" w:date="2023-12-07T12:16:00Z">
          <w:r w:rsidR="0039666D" w:rsidDel="000630E6">
            <w:rPr>
              <w:iCs/>
            </w:rPr>
            <w:delText xml:space="preserve">The study findings suggest these tools alone would be inadequate to reduce malaria burden in urban areas. </w:delText>
          </w:r>
        </w:del>
      </w:ins>
      <w:ins w:id="906" w:author="Ifeoma Doreen Ozodiegwu" w:date="2023-12-06T17:55:00Z">
        <w:del w:id="907" w:author="Ozodiegwu, Ifeoma" w:date="2023-12-07T12:16:00Z">
          <w:r w:rsidR="00A77809" w:rsidDel="000630E6">
            <w:rPr>
              <w:iCs/>
            </w:rPr>
            <w:delText>ITNs</w:delText>
          </w:r>
        </w:del>
      </w:ins>
      <w:ins w:id="908" w:author="Ifeoma Doreen Ozodiegwu" w:date="2023-12-06T18:02:00Z">
        <w:del w:id="909" w:author="Ozodiegwu, Ifeoma" w:date="2023-12-07T12:16:00Z">
          <w:r w:rsidR="0039666D" w:rsidDel="000630E6">
            <w:rPr>
              <w:iCs/>
            </w:rPr>
            <w:delText xml:space="preserve"> solely</w:delText>
          </w:r>
        </w:del>
      </w:ins>
      <w:ins w:id="910" w:author="Ifeoma Doreen Ozodiegwu" w:date="2023-12-06T17:55:00Z">
        <w:del w:id="911" w:author="Ozodiegwu, Ifeoma" w:date="2023-12-07T12:16:00Z">
          <w:r w:rsidR="00A77809" w:rsidDel="000630E6">
            <w:rPr>
              <w:iCs/>
            </w:rPr>
            <w:delText xml:space="preserve"> </w:delText>
          </w:r>
        </w:del>
      </w:ins>
      <w:ins w:id="912" w:author="Ifeoma Doreen Ozodiegwu" w:date="2023-12-06T17:56:00Z">
        <w:del w:id="913" w:author="Ozodiegwu, Ifeoma" w:date="2023-12-07T12:16:00Z">
          <w:r w:rsidR="00A77809" w:rsidDel="000630E6">
            <w:rPr>
              <w:iCs/>
            </w:rPr>
            <w:delText xml:space="preserve">reduce </w:delText>
          </w:r>
        </w:del>
      </w:ins>
      <w:ins w:id="914" w:author="Ifeoma Doreen Ozodiegwu" w:date="2023-12-06T17:57:00Z">
        <w:del w:id="915" w:author="Ozodiegwu, Ifeoma" w:date="2023-12-07T12:16:00Z">
          <w:r w:rsidR="00A77809" w:rsidDel="000630E6">
            <w:rPr>
              <w:iCs/>
            </w:rPr>
            <w:delText>exposure to mosquitoes</w:delText>
          </w:r>
        </w:del>
      </w:ins>
      <w:ins w:id="916" w:author="Ifeoma Doreen Ozodiegwu" w:date="2023-12-06T18:02:00Z">
        <w:del w:id="917" w:author="Ozodiegwu, Ifeoma" w:date="2023-12-07T12:16:00Z">
          <w:r w:rsidR="0039666D" w:rsidDel="000630E6">
            <w:rPr>
              <w:iCs/>
            </w:rPr>
            <w:delText xml:space="preserve"> indoors</w:delText>
          </w:r>
        </w:del>
      </w:ins>
      <w:ins w:id="918" w:author="Ifeoma Doreen Ozodiegwu" w:date="2023-12-06T18:14:00Z">
        <w:del w:id="919" w:author="Ozodiegwu, Ifeoma" w:date="2023-12-07T12:16:00Z">
          <w:r w:rsidR="00046B33" w:rsidDel="000630E6">
            <w:rPr>
              <w:iCs/>
            </w:rPr>
            <w:delText>. However,</w:delText>
          </w:r>
        </w:del>
      </w:ins>
      <w:ins w:id="920" w:author="Ifeoma Doreen Ozodiegwu" w:date="2023-12-06T18:02:00Z">
        <w:del w:id="921" w:author="Ozodiegwu, Ifeoma" w:date="2023-12-07T12:16:00Z">
          <w:r w:rsidR="0039666D" w:rsidDel="000630E6">
            <w:rPr>
              <w:iCs/>
            </w:rPr>
            <w:delText xml:space="preserve"> </w:delText>
          </w:r>
        </w:del>
      </w:ins>
      <w:ins w:id="922" w:author="Ifeoma Doreen Ozodiegwu" w:date="2023-12-06T17:58:00Z">
        <w:del w:id="923" w:author="Ozodiegwu, Ifeoma" w:date="2023-12-07T12:16:00Z">
          <w:r w:rsidR="0039666D" w:rsidDel="000630E6">
            <w:rPr>
              <w:iCs/>
            </w:rPr>
            <w:delText>protection is limited to sleeping hours and relies on the b</w:delText>
          </w:r>
        </w:del>
      </w:ins>
      <w:ins w:id="924" w:author="Ifeoma Doreen Ozodiegwu" w:date="2023-12-06T17:59:00Z">
        <w:del w:id="925" w:author="Ozodiegwu, Ifeoma" w:date="2023-12-07T12:16:00Z">
          <w:r w:rsidR="0039666D" w:rsidDel="000630E6">
            <w:rPr>
              <w:iCs/>
            </w:rPr>
            <w:delText xml:space="preserve">locking and killing efficacy of the nets, which wane as the net ages. On the other hand, </w:delText>
          </w:r>
        </w:del>
      </w:ins>
      <w:ins w:id="926" w:author="Ifeoma Doreen Ozodiegwu" w:date="2023-12-06T18:00:00Z">
        <w:del w:id="927" w:author="Ozodiegwu, Ifeoma" w:date="2023-12-07T12:16:00Z">
          <w:r w:rsidR="0039666D" w:rsidDel="000630E6">
            <w:rPr>
              <w:iCs/>
            </w:rPr>
            <w:delText xml:space="preserve">SMC is only administered during the rainy season and depends on adherence to the full </w:delText>
          </w:r>
        </w:del>
      </w:ins>
      <w:ins w:id="928" w:author="Ifeoma Doreen Ozodiegwu" w:date="2023-12-06T18:02:00Z">
        <w:del w:id="929" w:author="Ozodiegwu, Ifeoma" w:date="2023-12-07T12:16:00Z">
          <w:r w:rsidR="0039666D" w:rsidDel="000630E6">
            <w:rPr>
              <w:iCs/>
            </w:rPr>
            <w:delText xml:space="preserve">treatment </w:delText>
          </w:r>
        </w:del>
      </w:ins>
      <w:ins w:id="930" w:author="Ifeoma Doreen Ozodiegwu" w:date="2023-12-06T18:03:00Z">
        <w:del w:id="931" w:author="Ozodiegwu, Ifeoma" w:date="2023-12-07T12:16:00Z">
          <w:r w:rsidR="0039666D" w:rsidDel="000630E6">
            <w:rPr>
              <w:iCs/>
            </w:rPr>
            <w:delText>course</w:delText>
          </w:r>
        </w:del>
        <w:r w:rsidR="0039666D">
          <w:rPr>
            <w:iCs/>
          </w:rPr>
          <w:t xml:space="preserve">. </w:t>
        </w:r>
      </w:ins>
    </w:p>
    <w:p w14:paraId="4B1CD945" w14:textId="58B369E8" w:rsidR="002957A7" w:rsidRPr="004A7ECB" w:rsidRDefault="000630E6" w:rsidP="00232A16">
      <w:pPr>
        <w:pStyle w:val="MDPI35textbeforelist"/>
        <w:spacing w:before="240"/>
        <w:rPr>
          <w:iCs/>
        </w:rPr>
      </w:pPr>
      <w:ins w:id="932" w:author="Ozodiegwu, Ifeoma" w:date="2023-12-07T12:17:00Z">
        <w:r w:rsidRPr="000630E6">
          <w:rPr>
            <w:iCs/>
          </w:rPr>
          <w:lastRenderedPageBreak/>
          <w:t>To effectively reduce malaria burden in urban areas, it is essential to supplement these interventions with strategies that address malaria risk stemming from environmental and socioeconomic factors, including poor-quality housing.</w:t>
        </w:r>
      </w:ins>
      <w:ins w:id="933" w:author="Ifeoma Doreen Ozodiegwu" w:date="2023-12-06T18:04:00Z">
        <w:del w:id="934" w:author="Ozodiegwu, Ifeoma" w:date="2023-12-07T12:17:00Z">
          <w:r w:rsidR="0039666D" w:rsidDel="000630E6">
            <w:rPr>
              <w:iCs/>
            </w:rPr>
            <w:delText>Supplementing</w:delText>
          </w:r>
        </w:del>
      </w:ins>
      <w:ins w:id="935" w:author="Ifeoma Doreen Ozodiegwu" w:date="2023-12-06T18:03:00Z">
        <w:del w:id="936" w:author="Ozodiegwu, Ifeoma" w:date="2023-12-07T12:17:00Z">
          <w:r w:rsidR="0039666D" w:rsidDel="000630E6">
            <w:rPr>
              <w:iCs/>
            </w:rPr>
            <w:delText xml:space="preserve"> these </w:delText>
          </w:r>
        </w:del>
      </w:ins>
      <w:ins w:id="937" w:author="Ifeoma Doreen Ozodiegwu" w:date="2023-12-06T18:04:00Z">
        <w:del w:id="938" w:author="Ozodiegwu, Ifeoma" w:date="2023-12-07T12:17:00Z">
          <w:r w:rsidR="0039666D" w:rsidDel="000630E6">
            <w:rPr>
              <w:iCs/>
            </w:rPr>
            <w:delText xml:space="preserve">interventions with </w:delText>
          </w:r>
        </w:del>
      </w:ins>
      <w:ins w:id="939" w:author="Ifeoma Doreen Ozodiegwu" w:date="2023-12-06T18:05:00Z">
        <w:del w:id="940" w:author="Ozodiegwu, Ifeoma" w:date="2023-12-07T12:17:00Z">
          <w:r w:rsidR="0039666D" w:rsidDel="000630E6">
            <w:rPr>
              <w:iCs/>
            </w:rPr>
            <w:delText xml:space="preserve">strategies that address malaria risk </w:delText>
          </w:r>
        </w:del>
      </w:ins>
      <w:ins w:id="941" w:author="Ifeoma Doreen Ozodiegwu" w:date="2023-12-06T18:06:00Z">
        <w:del w:id="942" w:author="Ozodiegwu, Ifeoma" w:date="2023-12-07T12:17:00Z">
          <w:r w:rsidR="0039666D" w:rsidDel="000630E6">
            <w:rPr>
              <w:iCs/>
            </w:rPr>
            <w:delText xml:space="preserve">due to environmental </w:delText>
          </w:r>
        </w:del>
      </w:ins>
      <w:ins w:id="943" w:author="Ifeoma Doreen Ozodiegwu" w:date="2023-12-06T18:15:00Z">
        <w:del w:id="944" w:author="Ozodiegwu, Ifeoma" w:date="2023-12-07T12:17:00Z">
          <w:r w:rsidR="00046B33" w:rsidDel="000630E6">
            <w:rPr>
              <w:iCs/>
            </w:rPr>
            <w:delText>and socioecono</w:delText>
          </w:r>
        </w:del>
      </w:ins>
      <w:ins w:id="945" w:author="Ifeoma Doreen Ozodiegwu" w:date="2023-12-06T18:16:00Z">
        <w:del w:id="946" w:author="Ozodiegwu, Ifeoma" w:date="2023-12-07T12:17:00Z">
          <w:r w:rsidR="00046B33" w:rsidDel="000630E6">
            <w:rPr>
              <w:iCs/>
            </w:rPr>
            <w:delText>mic factors</w:delText>
          </w:r>
        </w:del>
      </w:ins>
      <w:ins w:id="947" w:author="Ifeoma Doreen Ozodiegwu" w:date="2023-12-06T18:15:00Z">
        <w:del w:id="948" w:author="Ozodiegwu, Ifeoma" w:date="2023-12-07T12:17:00Z">
          <w:r w:rsidR="00046B33" w:rsidDel="000630E6">
            <w:rPr>
              <w:iCs/>
            </w:rPr>
            <w:delText>, including poor quality hous</w:delText>
          </w:r>
        </w:del>
      </w:ins>
      <w:ins w:id="949" w:author="Ifeoma Doreen Ozodiegwu" w:date="2023-12-06T18:16:00Z">
        <w:del w:id="950" w:author="Ozodiegwu, Ifeoma" w:date="2023-12-07T12:17:00Z">
          <w:r w:rsidR="00046B33" w:rsidDel="000630E6">
            <w:rPr>
              <w:iCs/>
            </w:rPr>
            <w:delText xml:space="preserve">ing </w:delText>
          </w:r>
        </w:del>
      </w:ins>
      <w:ins w:id="951" w:author="Ifeoma Doreen Ozodiegwu" w:date="2023-12-06T18:07:00Z">
        <w:del w:id="952" w:author="Ozodiegwu, Ifeoma" w:date="2023-12-07T12:17:00Z">
          <w:r w:rsidR="0039666D" w:rsidDel="000630E6">
            <w:rPr>
              <w:iCs/>
            </w:rPr>
            <w:delText>would be critical</w:delText>
          </w:r>
        </w:del>
      </w:ins>
      <w:ins w:id="953" w:author="Ozodiegwu, Ifeoma" w:date="2023-12-07T12:18:00Z">
        <w:r>
          <w:rPr>
            <w:iCs/>
          </w:rPr>
          <w:t xml:space="preserve"> </w:t>
        </w:r>
      </w:ins>
      <w:ins w:id="954" w:author="Ifeoma Doreen Ozodiegwu" w:date="2023-12-06T18:07:00Z">
        <w:del w:id="955" w:author="Ozodiegwu, Ifeoma" w:date="2023-12-07T12:17:00Z">
          <w:r w:rsidR="0039666D" w:rsidDel="000630E6">
            <w:rPr>
              <w:iCs/>
            </w:rPr>
            <w:delText>.</w:delText>
          </w:r>
        </w:del>
        <w:del w:id="956" w:author="Ozodiegwu, Ifeoma" w:date="2023-12-07T12:18:00Z">
          <w:r w:rsidR="0039666D" w:rsidDel="000630E6">
            <w:rPr>
              <w:iCs/>
            </w:rPr>
            <w:delText xml:space="preserve"> </w:delText>
          </w:r>
        </w:del>
      </w:ins>
      <w:ins w:id="957" w:author="Ifeoma Doreen Ozodiegwu" w:date="2023-12-06T18:10:00Z">
        <w:del w:id="958" w:author="Ozodiegwu, Ifeoma" w:date="2023-12-07T12:18:00Z">
          <w:r w:rsidR="00046B33" w:rsidDel="000630E6">
            <w:rPr>
              <w:iCs/>
            </w:rPr>
            <w:delText xml:space="preserve">Housing modification and larval source </w:delText>
          </w:r>
        </w:del>
      </w:ins>
      <w:ins w:id="959" w:author="Ifeoma Doreen Ozodiegwu" w:date="2023-12-06T18:11:00Z">
        <w:del w:id="960" w:author="Ozodiegwu, Ifeoma" w:date="2023-12-07T12:18:00Z">
          <w:r w:rsidR="00046B33" w:rsidDel="000630E6">
            <w:rPr>
              <w:iCs/>
            </w:rPr>
            <w:delText>management</w:delText>
          </w:r>
        </w:del>
      </w:ins>
      <w:ins w:id="961" w:author="Ifeoma Doreen Ozodiegwu" w:date="2023-12-06T18:12:00Z">
        <w:del w:id="962" w:author="Ozodiegwu, Ifeoma" w:date="2023-12-07T12:18:00Z">
          <w:r w:rsidR="00046B33" w:rsidDel="000630E6">
            <w:rPr>
              <w:iCs/>
            </w:rPr>
            <w:delText xml:space="preserve"> </w:delText>
          </w:r>
        </w:del>
      </w:ins>
      <w:ins w:id="963" w:author="Ifeoma Doreen Ozodiegwu" w:date="2023-12-06T18:13:00Z">
        <w:del w:id="964" w:author="Ozodiegwu, Ifeoma" w:date="2023-12-07T12:18:00Z">
          <w:r w:rsidR="00046B33" w:rsidDel="000630E6">
            <w:rPr>
              <w:iCs/>
            </w:rPr>
            <w:delText xml:space="preserve">are two </w:delText>
          </w:r>
        </w:del>
      </w:ins>
      <w:ins w:id="965" w:author="Ifeoma Doreen Ozodiegwu" w:date="2023-12-06T18:15:00Z">
        <w:del w:id="966" w:author="Ozodiegwu, Ifeoma" w:date="2023-12-07T12:18:00Z">
          <w:r w:rsidR="00046B33" w:rsidDel="000630E6">
            <w:rPr>
              <w:iCs/>
            </w:rPr>
            <w:delText>interventions</w:delText>
          </w:r>
        </w:del>
      </w:ins>
      <w:ins w:id="967" w:author="Ifeoma Doreen Ozodiegwu" w:date="2023-12-06T18:13:00Z">
        <w:del w:id="968" w:author="Ozodiegwu, Ifeoma" w:date="2023-12-07T12:18:00Z">
          <w:r w:rsidR="00046B33" w:rsidDel="000630E6">
            <w:rPr>
              <w:iCs/>
            </w:rPr>
            <w:delText xml:space="preserve"> that address these factors and have been</w:delText>
          </w:r>
        </w:del>
      </w:ins>
      <w:ins w:id="969" w:author="Ifeoma Doreen Ozodiegwu" w:date="2023-12-06T18:10:00Z">
        <w:del w:id="970" w:author="Ozodiegwu, Ifeoma" w:date="2023-12-07T12:18:00Z">
          <w:r w:rsidR="00046B33" w:rsidDel="000630E6">
            <w:rPr>
              <w:iCs/>
            </w:rPr>
            <w:delText xml:space="preserve"> linked with reduction in malaria </w:delText>
          </w:r>
        </w:del>
      </w:ins>
      <w:ins w:id="971" w:author="Ifeoma Doreen Ozodiegwu" w:date="2023-12-06T18:11:00Z">
        <w:del w:id="972" w:author="Ozodiegwu, Ifeoma" w:date="2023-12-07T12:18:00Z">
          <w:r w:rsidR="00046B33" w:rsidDel="000630E6">
            <w:rPr>
              <w:iCs/>
            </w:rPr>
            <w:delText>infections.</w:delText>
          </w:r>
        </w:del>
      </w:ins>
      <w:ins w:id="973" w:author="Ifeoma Doreen Ozodiegwu" w:date="2023-12-06T18:14:00Z">
        <w:del w:id="974" w:author="Ozodiegwu, Ifeoma" w:date="2023-12-07T12:18:00Z">
          <w:r w:rsidR="00046B33" w:rsidDel="000630E6">
            <w:rPr>
              <w:iCs/>
            </w:rPr>
            <w:delText xml:space="preserve"> </w:delText>
          </w:r>
        </w:del>
      </w:ins>
      <w:ins w:id="975" w:author="Ozodiegwu, Ifeoma" w:date="2023-12-07T12:17:00Z">
        <w:r w:rsidRPr="000630E6">
          <w:rPr>
            <w:iCs/>
          </w:rPr>
          <w:t xml:space="preserve">Interventions such as housing modification and larval source management have demonstrated success in reducing malaria infections. For example, window and door screening has been linked to a 62% reduction in malaria incidence in a study conducted in Ethiopia and a 16% reduction in malaria parasite prevalence, even in the absence of </w:t>
        </w:r>
        <w:proofErr w:type="spellStart"/>
        <w:r w:rsidRPr="000630E6">
          <w:rPr>
            <w:iCs/>
          </w:rPr>
          <w:t>bednet</w:t>
        </w:r>
        <w:proofErr w:type="spellEnd"/>
        <w:r w:rsidRPr="000630E6">
          <w:rPr>
            <w:iCs/>
          </w:rPr>
          <w:t xml:space="preserve"> usage</w:t>
        </w:r>
      </w:ins>
      <w:ins w:id="976" w:author="Ozodiegwu, Ifeoma" w:date="2023-12-07T15:55:00Z">
        <w:r w:rsidR="00BE0030">
          <w:rPr>
            <w:iCs/>
          </w:rPr>
          <w:t xml:space="preserve"> </w:t>
        </w:r>
      </w:ins>
      <w:customXmlInsRangeStart w:id="977" w:author="Ozodiegwu, Ifeoma" w:date="2023-12-07T15:55:00Z"/>
      <w:sdt>
        <w:sdtPr>
          <w:rPr>
            <w:iCs/>
          </w:rPr>
          <w:tag w:val="MENDELEY_CITATION_v3_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"/>
          <w:id w:val="-772782451"/>
          <w:placeholder>
            <w:docPart w:val="DefaultPlaceholder_-1854013440"/>
          </w:placeholder>
        </w:sdtPr>
        <w:sdtContent>
          <w:customXmlInsRangeEnd w:id="977"/>
          <w:ins w:id="978" w:author="Ozodiegwu, Ifeoma" w:date="2023-12-07T16:36:00Z">
            <w:r w:rsidR="00FE62C3" w:rsidRPr="00FE62C3">
              <w:rPr>
                <w:iCs/>
              </w:rPr>
              <w:t>[56]</w:t>
            </w:r>
          </w:ins>
          <w:customXmlInsRangeStart w:id="979" w:author="Ozodiegwu, Ifeoma" w:date="2023-12-07T15:55:00Z"/>
        </w:sdtContent>
      </w:sdt>
      <w:customXmlInsRangeEnd w:id="979"/>
      <w:ins w:id="980" w:author="Ozodiegwu, Ifeoma" w:date="2023-12-07T12:17:00Z">
        <w:r w:rsidRPr="000630E6">
          <w:rPr>
            <w:iCs/>
          </w:rPr>
          <w:t>. Larval source management, involving habitat modification and manipulation, has shown the ability to reduce the density of adult mosquitoes</w:t>
        </w:r>
      </w:ins>
      <w:ins w:id="981" w:author="Ozodiegwu, Ifeoma" w:date="2023-12-07T15:56:00Z">
        <w:r w:rsidR="00BE0030">
          <w:rPr>
            <w:iCs/>
          </w:rPr>
          <w:t xml:space="preserve"> </w:t>
        </w:r>
      </w:ins>
      <w:customXmlInsRangeStart w:id="982" w:author="Ozodiegwu, Ifeoma" w:date="2023-12-07T15:56:00Z"/>
      <w:sdt>
        <w:sdtPr>
          <w:rPr>
            <w:iCs/>
          </w:rPr>
          <w:tag w:val="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"/>
          <w:id w:val="109090017"/>
          <w:placeholder>
            <w:docPart w:val="DefaultPlaceholder_-1854013440"/>
          </w:placeholder>
        </w:sdtPr>
        <w:sdtContent>
          <w:customXmlInsRangeEnd w:id="982"/>
          <w:ins w:id="983" w:author="Ozodiegwu, Ifeoma" w:date="2023-12-07T16:36:00Z">
            <w:r w:rsidR="00FE62C3" w:rsidRPr="00FE62C3">
              <w:rPr>
                <w:iCs/>
              </w:rPr>
              <w:t>[57]</w:t>
            </w:r>
          </w:ins>
          <w:customXmlInsRangeStart w:id="984" w:author="Ozodiegwu, Ifeoma" w:date="2023-12-07T15:56:00Z"/>
        </w:sdtContent>
      </w:sdt>
      <w:customXmlInsRangeEnd w:id="984"/>
      <w:ins w:id="985" w:author="Ozodiegwu, Ifeoma" w:date="2023-12-07T12:17:00Z">
        <w:r w:rsidRPr="000630E6">
          <w:rPr>
            <w:iCs/>
          </w:rPr>
          <w:t>.</w:t>
        </w:r>
      </w:ins>
      <w:ins w:id="986" w:author="Ifeoma Doreen Ozodiegwu" w:date="2023-12-06T18:14:00Z">
        <w:del w:id="987" w:author="Ozodiegwu, Ifeoma" w:date="2023-12-07T12:17:00Z">
          <w:r w:rsidR="00046B33" w:rsidDel="000630E6">
            <w:rPr>
              <w:iCs/>
            </w:rPr>
            <w:delText xml:space="preserve">Window </w:delText>
          </w:r>
        </w:del>
      </w:ins>
      <w:ins w:id="988" w:author="Ifeoma Doreen Ozodiegwu" w:date="2023-12-06T18:17:00Z">
        <w:del w:id="989" w:author="Ozodiegwu, Ifeoma" w:date="2023-12-07T12:17:00Z">
          <w:r w:rsidR="00046B33" w:rsidDel="000630E6">
            <w:rPr>
              <w:iCs/>
            </w:rPr>
            <w:delText xml:space="preserve">and door screening have been linked to a </w:delText>
          </w:r>
        </w:del>
      </w:ins>
      <w:ins w:id="990" w:author="Ifeoma Doreen Ozodiegwu" w:date="2023-12-06T18:18:00Z">
        <w:del w:id="991" w:author="Ozodiegwu, Ifeoma" w:date="2023-12-07T12:17:00Z">
          <w:r w:rsidR="00AC3256" w:rsidDel="000630E6">
            <w:rPr>
              <w:iCs/>
            </w:rPr>
            <w:delText>62</w:delText>
          </w:r>
        </w:del>
      </w:ins>
      <w:ins w:id="992" w:author="Ifeoma Doreen Ozodiegwu" w:date="2023-12-06T18:17:00Z">
        <w:del w:id="993" w:author="Ozodiegwu, Ifeoma" w:date="2023-12-07T12:17:00Z">
          <w:r w:rsidR="00046B33" w:rsidDel="000630E6">
            <w:rPr>
              <w:iCs/>
            </w:rPr>
            <w:delText xml:space="preserve">% reduction in malaria incidence in a study conducted in </w:delText>
          </w:r>
        </w:del>
      </w:ins>
      <w:ins w:id="994" w:author="Ifeoma Doreen Ozodiegwu" w:date="2023-12-06T18:18:00Z">
        <w:del w:id="995" w:author="Ozodiegwu, Ifeoma" w:date="2023-12-07T12:17:00Z">
          <w:r w:rsidR="00AC3256" w:rsidDel="000630E6">
            <w:rPr>
              <w:iCs/>
            </w:rPr>
            <w:delText xml:space="preserve">Ethiopia and </w:delText>
          </w:r>
        </w:del>
      </w:ins>
      <w:ins w:id="996" w:author="Ifeoma Doreen Ozodiegwu" w:date="2023-12-06T18:19:00Z">
        <w:del w:id="997" w:author="Ozodiegwu, Ifeoma" w:date="2023-12-07T12:17:00Z">
          <w:r w:rsidR="00AC3256" w:rsidDel="000630E6">
            <w:rPr>
              <w:iCs/>
            </w:rPr>
            <w:delText xml:space="preserve">16% reduction in malaria parasite prevalence, even the absence of bednet usage. </w:delText>
          </w:r>
        </w:del>
      </w:ins>
      <w:ins w:id="998" w:author="Ifeoma Doreen Ozodiegwu" w:date="2023-12-06T18:20:00Z">
        <w:del w:id="999" w:author="Ozodiegwu, Ifeoma" w:date="2023-12-07T12:17:00Z">
          <w:r w:rsidR="00AC3256" w:rsidDel="000630E6">
            <w:rPr>
              <w:iCs/>
            </w:rPr>
            <w:delText>Larval source managemen</w:delText>
          </w:r>
        </w:del>
      </w:ins>
      <w:ins w:id="1000" w:author="Ifeoma Doreen Ozodiegwu" w:date="2023-12-06T18:21:00Z">
        <w:del w:id="1001" w:author="Ozodiegwu, Ifeoma" w:date="2023-12-07T12:17:00Z">
          <w:r w:rsidR="00AC3256" w:rsidDel="000630E6">
            <w:rPr>
              <w:iCs/>
            </w:rPr>
            <w:delText xml:space="preserve">t, such as habitat modification and manipulation have </w:delText>
          </w:r>
        </w:del>
      </w:ins>
      <w:ins w:id="1002" w:author="Ifeoma Doreen Ozodiegwu" w:date="2023-12-06T18:22:00Z">
        <w:del w:id="1003" w:author="Ozodiegwu, Ifeoma" w:date="2023-12-07T12:17:00Z">
          <w:r w:rsidR="00AC3256" w:rsidDel="000630E6">
            <w:rPr>
              <w:iCs/>
            </w:rPr>
            <w:delText>been shown to reduce the density of adult mosquitoes.</w:delText>
          </w:r>
        </w:del>
        <w:r w:rsidR="00AC3256">
          <w:rPr>
            <w:iCs/>
          </w:rPr>
          <w:t xml:space="preserve"> </w:t>
        </w:r>
      </w:ins>
      <w:ins w:id="1004" w:author="Ozodiegwu, Ifeoma" w:date="2023-12-07T12:19:00Z">
        <w:r w:rsidRPr="000630E6">
          <w:rPr>
            <w:iCs/>
          </w:rPr>
          <w:t>Behavior change interventions, including educational campaigns and resources to support high-risk communities in understanding the drivers of malaria risk, can be instrumental. A combination of these interventions is likely to lead to a significant decrease in malaria burden in urban areas</w:t>
        </w:r>
        <w:r>
          <w:rPr>
            <w:iCs/>
          </w:rPr>
          <w:t>.</w:t>
        </w:r>
      </w:ins>
      <w:ins w:id="1005" w:author="Ifeoma Doreen Ozodiegwu" w:date="2023-12-06T18:22:00Z">
        <w:del w:id="1006" w:author="Ozodiegwu, Ifeoma" w:date="2023-12-07T12:19:00Z">
          <w:r w:rsidR="00AC3256" w:rsidDel="000630E6">
            <w:rPr>
              <w:iCs/>
            </w:rPr>
            <w:delText>Behavior</w:delText>
          </w:r>
        </w:del>
      </w:ins>
      <w:ins w:id="1007" w:author="Ifeoma Doreen Ozodiegwu" w:date="2023-12-06T19:00:00Z">
        <w:del w:id="1008" w:author="Ozodiegwu, Ifeoma" w:date="2023-12-07T12:19:00Z">
          <w:r w:rsidR="00895C0F" w:rsidDel="000630E6">
            <w:rPr>
              <w:iCs/>
            </w:rPr>
            <w:delText xml:space="preserve"> change</w:delText>
          </w:r>
        </w:del>
      </w:ins>
      <w:ins w:id="1009" w:author="Ifeoma Doreen Ozodiegwu" w:date="2023-12-06T18:22:00Z">
        <w:del w:id="1010" w:author="Ozodiegwu, Ifeoma" w:date="2023-12-07T12:19:00Z">
          <w:r w:rsidR="00AC3256" w:rsidDel="000630E6">
            <w:rPr>
              <w:iCs/>
            </w:rPr>
            <w:delText xml:space="preserve"> interventions</w:delText>
          </w:r>
        </w:del>
      </w:ins>
      <w:ins w:id="1011" w:author="Ifeoma Doreen Ozodiegwu" w:date="2023-12-06T19:20:00Z">
        <w:del w:id="1012" w:author="Ozodiegwu, Ifeoma" w:date="2023-12-07T12:19:00Z">
          <w:r w:rsidR="002C66B9" w:rsidDel="000630E6">
            <w:rPr>
              <w:iCs/>
            </w:rPr>
            <w:delText>, including educational campaigns,</w:delText>
          </w:r>
        </w:del>
      </w:ins>
      <w:ins w:id="1013" w:author="Ifeoma Doreen Ozodiegwu" w:date="2023-12-06T18:22:00Z">
        <w:del w:id="1014" w:author="Ozodiegwu, Ifeoma" w:date="2023-12-07T12:19:00Z">
          <w:r w:rsidR="00AC3256" w:rsidDel="000630E6">
            <w:rPr>
              <w:iCs/>
            </w:rPr>
            <w:delText xml:space="preserve"> </w:delText>
          </w:r>
        </w:del>
      </w:ins>
      <w:ins w:id="1015" w:author="Ifeoma Doreen Ozodiegwu" w:date="2023-12-06T18:25:00Z">
        <w:del w:id="1016" w:author="Ozodiegwu, Ifeoma" w:date="2023-12-07T12:19:00Z">
          <w:r w:rsidR="00AC3256" w:rsidDel="000630E6">
            <w:rPr>
              <w:iCs/>
            </w:rPr>
            <w:delText>and resources to suppo</w:delText>
          </w:r>
        </w:del>
      </w:ins>
      <w:ins w:id="1017" w:author="Ifeoma Doreen Ozodiegwu" w:date="2023-12-06T18:26:00Z">
        <w:del w:id="1018" w:author="Ozodiegwu, Ifeoma" w:date="2023-12-07T12:19:00Z">
          <w:r w:rsidR="00AC3256" w:rsidDel="000630E6">
            <w:rPr>
              <w:iCs/>
            </w:rPr>
            <w:delText>rt</w:delText>
          </w:r>
        </w:del>
      </w:ins>
      <w:ins w:id="1019" w:author="Ifeoma Doreen Ozodiegwu" w:date="2023-12-06T18:23:00Z">
        <w:del w:id="1020" w:author="Ozodiegwu, Ifeoma" w:date="2023-12-07T12:19:00Z">
          <w:r w:rsidR="00AC3256" w:rsidDel="000630E6">
            <w:rPr>
              <w:iCs/>
            </w:rPr>
            <w:delText xml:space="preserve"> high-</w:delText>
          </w:r>
        </w:del>
      </w:ins>
      <w:ins w:id="1021" w:author="Ifeoma Doreen Ozodiegwu" w:date="2023-12-06T18:24:00Z">
        <w:del w:id="1022" w:author="Ozodiegwu, Ifeoma" w:date="2023-12-07T12:19:00Z">
          <w:r w:rsidR="00AC3256" w:rsidDel="000630E6">
            <w:rPr>
              <w:iCs/>
            </w:rPr>
            <w:delText>risk communities</w:delText>
          </w:r>
        </w:del>
      </w:ins>
      <w:ins w:id="1023" w:author="Ifeoma Doreen Ozodiegwu" w:date="2023-12-06T19:00:00Z">
        <w:del w:id="1024" w:author="Ozodiegwu, Ifeoma" w:date="2023-12-07T12:19:00Z">
          <w:r w:rsidR="00895C0F" w:rsidDel="000630E6">
            <w:rPr>
              <w:iCs/>
            </w:rPr>
            <w:delText xml:space="preserve"> to understand </w:delText>
          </w:r>
        </w:del>
      </w:ins>
      <w:ins w:id="1025" w:author="Ifeoma Doreen Ozodiegwu" w:date="2023-12-06T19:01:00Z">
        <w:del w:id="1026" w:author="Ozodiegwu, Ifeoma" w:date="2023-12-07T12:19:00Z">
          <w:r w:rsidR="00895C0F" w:rsidDel="000630E6">
            <w:rPr>
              <w:iCs/>
            </w:rPr>
            <w:delText>the drivers of malaria risk and</w:delText>
          </w:r>
        </w:del>
      </w:ins>
      <w:ins w:id="1027" w:author="Ifeoma Doreen Ozodiegwu" w:date="2023-12-06T18:24:00Z">
        <w:del w:id="1028" w:author="Ozodiegwu, Ifeoma" w:date="2023-12-07T12:19:00Z">
          <w:r w:rsidR="00AC3256" w:rsidDel="000630E6">
            <w:rPr>
              <w:iCs/>
            </w:rPr>
            <w:delText xml:space="preserve"> to utilize </w:delText>
          </w:r>
        </w:del>
      </w:ins>
      <w:ins w:id="1029" w:author="Ifeoma Doreen Ozodiegwu" w:date="2023-12-06T18:42:00Z">
        <w:del w:id="1030" w:author="Ozodiegwu, Ifeoma" w:date="2023-12-07T12:19:00Z">
          <w:r w:rsidR="00A841B8" w:rsidDel="000630E6">
            <w:rPr>
              <w:iCs/>
            </w:rPr>
            <w:delText>this combination of interventions</w:delText>
          </w:r>
        </w:del>
      </w:ins>
      <w:ins w:id="1031" w:author="Ifeoma Doreen Ozodiegwu" w:date="2023-12-06T18:26:00Z">
        <w:del w:id="1032" w:author="Ozodiegwu, Ifeoma" w:date="2023-12-07T12:19:00Z">
          <w:r w:rsidR="00AC3256" w:rsidDel="000630E6">
            <w:rPr>
              <w:iCs/>
            </w:rPr>
            <w:delText xml:space="preserve"> would likely decrease malaria burden in urban areas.</w:delText>
          </w:r>
        </w:del>
      </w:ins>
      <w:ins w:id="1033" w:author="Ifeoma Doreen Ozodiegwu" w:date="2023-12-06T18:25:00Z">
        <w:r w:rsidR="00AC3256">
          <w:rPr>
            <w:iCs/>
          </w:rPr>
          <w:t xml:space="preserve"> </w:t>
        </w:r>
      </w:ins>
    </w:p>
    <w:p w14:paraId="30571A44" w14:textId="3438CB02" w:rsidR="00A96CA6" w:rsidDel="004A58DF" w:rsidRDefault="004A58DF" w:rsidP="004A7ECB">
      <w:pPr>
        <w:pStyle w:val="MDPI35textbeforelist"/>
        <w:spacing w:before="240"/>
        <w:rPr>
          <w:del w:id="1034" w:author="Ozodiegwu, Ifeoma" w:date="2023-12-07T12:53:00Z"/>
          <w:iCs/>
        </w:rPr>
      </w:pPr>
      <w:ins w:id="1035" w:author="Ozodiegwu, Ifeoma" w:date="2023-12-07T12:53:00Z">
        <w:r w:rsidRPr="004A58DF">
          <w:rPr>
            <w:iCs/>
          </w:rPr>
          <w:t>The study findings offer valuable guidance on how to identify at-risk communities and prioritize them during resource allocation. At a regional scale, resources for urban malaria control could follow the order shown in Figure 2D, with a priority focus on the North West and South West regions, as well as the information provided in supplementary Figure 11. The latter highlights states at risk of malaria, such as Kebbi in the North West and Ondo in the South West. However, when determining intervention prioritization, population sizes in these regions and states must also be considered. Even areas with a lower burden may have a greater population at risk.</w:t>
        </w:r>
        <w:r>
          <w:rPr>
            <w:iCs/>
          </w:rPr>
          <w:t xml:space="preserve"> </w:t>
        </w:r>
        <w:r w:rsidRPr="004A58DF">
          <w:rPr>
            <w:iCs/>
          </w:rPr>
          <w:t>To apply the insights gained from the multivariable models, employee data from major city employers can be utilized to identify areas where residents have lower levels of post-primary education. This information can then inform resource allocation, especially if local factors are believed to drive malaria transmission. Alternatively, it can guide the provision of prophylactic measures if transmission is predominantly influenced by mobility patterns.</w:t>
        </w:r>
      </w:ins>
      <w:ins w:id="1036" w:author="Ozodiegwu, Ifeoma" w:date="2023-12-07T12:54:00Z">
        <w:r>
          <w:rPr>
            <w:iCs/>
          </w:rPr>
          <w:t xml:space="preserve"> </w:t>
        </w:r>
        <w:r w:rsidRPr="004A58DF">
          <w:rPr>
            <w:iCs/>
          </w:rPr>
          <w:t xml:space="preserve">Furthermore, geospatial data, such as the enhanced vegetation index generated from high-resolution satellite imagery, can be employed to </w:t>
        </w:r>
      </w:ins>
      <w:ins w:id="1037" w:author="Ozodiegwu, Ifeoma" w:date="2023-12-07T12:57:00Z">
        <w:r w:rsidRPr="004A58DF">
          <w:rPr>
            <w:iCs/>
          </w:rPr>
          <w:t>identify,</w:t>
        </w:r>
      </w:ins>
      <w:ins w:id="1038" w:author="Ozodiegwu, Ifeoma" w:date="2023-12-07T12:54:00Z">
        <w:r w:rsidRPr="004A58DF">
          <w:rPr>
            <w:iCs/>
          </w:rPr>
          <w:t xml:space="preserve"> and prioritize high-risk areas</w:t>
        </w:r>
        <w:r>
          <w:rPr>
            <w:iCs/>
          </w:rPr>
          <w:t xml:space="preserve">. </w:t>
        </w:r>
        <w:r w:rsidRPr="004A58DF">
          <w:rPr>
            <w:iCs/>
          </w:rPr>
          <w:t xml:space="preserve">Nevertheless, it is crucial to emphasize that the meaningful application of these study methodologies for informing intervention prioritization and </w:t>
        </w:r>
        <w:proofErr w:type="spellStart"/>
        <w:r w:rsidRPr="004A58DF">
          <w:rPr>
            <w:iCs/>
          </w:rPr>
          <w:t>deprioritization</w:t>
        </w:r>
        <w:proofErr w:type="spellEnd"/>
        <w:r w:rsidRPr="004A58DF">
          <w:rPr>
            <w:iCs/>
          </w:rPr>
          <w:t xml:space="preserve"> decisions requires improved data that effectively captures malaria burden, associated socio-demographic and environmental factors</w:t>
        </w:r>
      </w:ins>
      <w:ins w:id="1039" w:author="Ozodiegwu, Ifeoma" w:date="2023-12-07T12:55:00Z">
        <w:r>
          <w:rPr>
            <w:iCs/>
          </w:rPr>
          <w:t>, and the geographic extent of urban areas</w:t>
        </w:r>
      </w:ins>
      <w:ins w:id="1040" w:author="Ozodiegwu, Ifeoma" w:date="2023-12-07T15:06:00Z">
        <w:r w:rsidR="006F53A3">
          <w:rPr>
            <w:iCs/>
          </w:rPr>
          <w:t xml:space="preserve">, as well local knowledge </w:t>
        </w:r>
      </w:ins>
      <w:ins w:id="1041" w:author="Ozodiegwu, Ifeoma" w:date="2023-12-07T15:07:00Z">
        <w:r w:rsidR="006F53A3">
          <w:rPr>
            <w:iCs/>
          </w:rPr>
          <w:t>of major risk factors</w:t>
        </w:r>
      </w:ins>
      <w:ins w:id="1042" w:author="Ozodiegwu, Ifeoma" w:date="2023-12-07T12:54:00Z">
        <w:r w:rsidRPr="004A58DF">
          <w:rPr>
            <w:iCs/>
          </w:rPr>
          <w:t>.</w:t>
        </w:r>
      </w:ins>
      <w:ins w:id="1043" w:author="Ozodiegwu, Ifeoma" w:date="2023-12-07T15:07:00Z">
        <w:r w:rsidR="006F53A3">
          <w:rPr>
            <w:iCs/>
          </w:rPr>
          <w:t xml:space="preserve"> </w:t>
        </w:r>
      </w:ins>
      <w:ins w:id="1044" w:author="Ozodiegwu, Ifeoma" w:date="2023-12-07T15:12:00Z">
        <w:r w:rsidR="006F53A3" w:rsidRPr="006F53A3">
          <w:rPr>
            <w:iCs/>
          </w:rPr>
          <w:t>Previous attempts to prioritize administrative units in Nigeria for ITN distribution, with the aim of addressing malaria risk, highlighted the challenges of distinguishing between high and low priority areas in the absence of high-quality data and a comprehensive understanding of the local context</w:t>
        </w:r>
      </w:ins>
      <w:ins w:id="1045" w:author="Ozodiegwu, Ifeoma" w:date="2023-12-07T15:56:00Z">
        <w:r w:rsidR="00BE0030">
          <w:rPr>
            <w:iCs/>
          </w:rPr>
          <w:t xml:space="preserve"> </w:t>
        </w:r>
      </w:ins>
      <w:customXmlInsRangeStart w:id="1046" w:author="Ozodiegwu, Ifeoma" w:date="2023-12-07T15:56:00Z"/>
      <w:sdt>
        <w:sdtPr>
          <w:rPr>
            <w:iCs/>
          </w:rPr>
          <w:tag w:val="MENDELEY_CITATION_v3_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"/>
          <w:id w:val="-2126387444"/>
          <w:placeholder>
            <w:docPart w:val="DefaultPlaceholder_-1854013440"/>
          </w:placeholder>
        </w:sdtPr>
        <w:sdtContent>
          <w:customXmlInsRangeEnd w:id="1046"/>
          <w:ins w:id="1047" w:author="Ozodiegwu, Ifeoma" w:date="2023-12-07T16:36:00Z">
            <w:r w:rsidR="00FE62C3" w:rsidRPr="00FE62C3">
              <w:rPr>
                <w:iCs/>
              </w:rPr>
              <w:t>[58]</w:t>
            </w:r>
          </w:ins>
          <w:customXmlInsRangeStart w:id="1048" w:author="Ozodiegwu, Ifeoma" w:date="2023-12-07T15:56:00Z"/>
        </w:sdtContent>
      </w:sdt>
      <w:customXmlInsRangeEnd w:id="1048"/>
      <w:ins w:id="1049" w:author="Ozodiegwu, Ifeoma" w:date="2023-12-07T15:12:00Z">
        <w:r w:rsidR="006F53A3" w:rsidRPr="006F53A3">
          <w:rPr>
            <w:iCs/>
          </w:rPr>
          <w:t>.</w:t>
        </w:r>
      </w:ins>
      <w:ins w:id="1050" w:author="Ozodiegwu, Ifeoma" w:date="2023-12-07T16:31:00Z">
        <w:r w:rsidR="00FE62C3">
          <w:rPr>
            <w:iCs/>
          </w:rPr>
          <w:t xml:space="preserve"> In addition, it is important to consider t</w:t>
        </w:r>
      </w:ins>
      <w:ins w:id="1051" w:author="Ozodiegwu, Ifeoma" w:date="2023-12-07T16:32:00Z">
        <w:r w:rsidR="00FE62C3">
          <w:rPr>
            <w:iCs/>
          </w:rPr>
          <w:t xml:space="preserve">hat </w:t>
        </w:r>
      </w:ins>
      <w:ins w:id="1052" w:author="Ozodiegwu, Ifeoma" w:date="2023-12-07T16:33:00Z">
        <w:r w:rsidR="00FE62C3">
          <w:rPr>
            <w:iCs/>
          </w:rPr>
          <w:t>predictive factors for malaria could vary based on</w:t>
        </w:r>
      </w:ins>
      <w:ins w:id="1053" w:author="Ozodiegwu, Ifeoma" w:date="2023-12-07T16:32:00Z">
        <w:r w:rsidR="00FE62C3">
          <w:rPr>
            <w:iCs/>
          </w:rPr>
          <w:t xml:space="preserve"> geographic scale of analysis</w:t>
        </w:r>
      </w:ins>
      <w:ins w:id="1054" w:author="Ozodiegwu, Ifeoma" w:date="2023-12-07T16:37:00Z">
        <w:r w:rsidR="00FE62C3">
          <w:rPr>
            <w:iCs/>
          </w:rPr>
          <w:t xml:space="preserve"> </w:t>
        </w:r>
      </w:ins>
      <w:customXmlInsRangeStart w:id="1055" w:author="Ozodiegwu, Ifeoma" w:date="2023-12-07T16:36:00Z"/>
      <w:sdt>
        <w:sdtPr>
          <w:rPr>
            <w:iCs/>
          </w:rPr>
          <w:tag w:val="MENDELEY_CITATION_v3_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"/>
          <w:id w:val="-13921540"/>
          <w:placeholder>
            <w:docPart w:val="DefaultPlaceholder_-1854013440"/>
          </w:placeholder>
        </w:sdtPr>
        <w:sdtContent>
          <w:customXmlInsRangeEnd w:id="1055"/>
          <w:ins w:id="1056" w:author="Ozodiegwu, Ifeoma" w:date="2023-12-07T16:37:00Z">
            <w:r w:rsidR="00FE62C3" w:rsidRPr="00FE62C3">
              <w:rPr>
                <w:iCs/>
              </w:rPr>
              <w:t>[59]</w:t>
            </w:r>
          </w:ins>
          <w:customXmlInsRangeStart w:id="1057" w:author="Ozodiegwu, Ifeoma" w:date="2023-12-07T16:36:00Z"/>
        </w:sdtContent>
      </w:sdt>
      <w:customXmlInsRangeEnd w:id="1057"/>
      <w:ins w:id="1058" w:author="Ozodiegwu, Ifeoma" w:date="2023-12-07T16:34:00Z">
        <w:r w:rsidR="00FE62C3">
          <w:rPr>
            <w:iCs/>
          </w:rPr>
          <w:t>.</w:t>
        </w:r>
      </w:ins>
      <w:ins w:id="1059" w:author="Ifeoma Doreen Ozodiegwu" w:date="2023-12-06T18:27:00Z">
        <w:del w:id="1060" w:author="Ozodiegwu, Ifeoma" w:date="2023-12-07T12:53:00Z">
          <w:r w:rsidR="00AC3256" w:rsidDel="004A58DF">
            <w:rPr>
              <w:iCs/>
            </w:rPr>
            <w:delText>The study findings</w:delText>
          </w:r>
        </w:del>
      </w:ins>
      <w:ins w:id="1061" w:author="Ifeoma Doreen Ozodiegwu" w:date="2023-12-06T18:28:00Z">
        <w:del w:id="1062" w:author="Ozodiegwu, Ifeoma" w:date="2023-12-07T12:53:00Z">
          <w:r w:rsidR="00AC3256" w:rsidDel="004A58DF">
            <w:rPr>
              <w:iCs/>
            </w:rPr>
            <w:delText xml:space="preserve"> provide direction on how to identify at-risk </w:delText>
          </w:r>
          <w:r w:rsidR="00A96CA6" w:rsidDel="004A58DF">
            <w:rPr>
              <w:iCs/>
            </w:rPr>
            <w:delText xml:space="preserve">communities and prioritize them during resource allocation. </w:delText>
          </w:r>
        </w:del>
      </w:ins>
      <w:ins w:id="1063" w:author="Ifeoma Doreen Ozodiegwu" w:date="2023-12-06T18:30:00Z">
        <w:del w:id="1064" w:author="Ozodiegwu, Ifeoma" w:date="2023-12-07T12:53:00Z">
          <w:r w:rsidR="00A96CA6" w:rsidDel="004A58DF">
            <w:rPr>
              <w:iCs/>
            </w:rPr>
            <w:delText xml:space="preserve">At </w:delText>
          </w:r>
        </w:del>
      </w:ins>
      <w:ins w:id="1065" w:author="Ifeoma Doreen Ozodiegwu" w:date="2023-12-06T18:44:00Z">
        <w:del w:id="1066" w:author="Ozodiegwu, Ifeoma" w:date="2023-12-07T12:53:00Z">
          <w:r w:rsidR="00A841B8" w:rsidDel="004A58DF">
            <w:rPr>
              <w:iCs/>
            </w:rPr>
            <w:delText xml:space="preserve">a </w:delText>
          </w:r>
        </w:del>
      </w:ins>
      <w:ins w:id="1067" w:author="Ifeoma Doreen Ozodiegwu" w:date="2023-12-06T18:30:00Z">
        <w:del w:id="1068" w:author="Ozodiegwu, Ifeoma" w:date="2023-12-07T12:53:00Z">
          <w:r w:rsidR="00A96CA6" w:rsidDel="004A58DF">
            <w:rPr>
              <w:iCs/>
            </w:rPr>
            <w:delText xml:space="preserve">regional scale, resources for urban malaria control </w:delText>
          </w:r>
        </w:del>
      </w:ins>
      <w:ins w:id="1069" w:author="Ifeoma Doreen Ozodiegwu" w:date="2023-12-06T18:31:00Z">
        <w:del w:id="1070" w:author="Ozodiegwu, Ifeoma" w:date="2023-12-07T12:53:00Z">
          <w:r w:rsidR="00A96CA6" w:rsidDel="004A58DF">
            <w:rPr>
              <w:iCs/>
            </w:rPr>
            <w:delText xml:space="preserve">could follow the order </w:delText>
          </w:r>
        </w:del>
      </w:ins>
      <w:ins w:id="1071" w:author="Ifeoma Doreen Ozodiegwu" w:date="2023-12-06T18:32:00Z">
        <w:del w:id="1072" w:author="Ozodiegwu, Ifeoma" w:date="2023-12-07T12:53:00Z">
          <w:r w:rsidR="00A96CA6" w:rsidDel="004A58DF">
            <w:rPr>
              <w:iCs/>
            </w:rPr>
            <w:delText xml:space="preserve">shown in Figure 2D by prioritizing the North </w:delText>
          </w:r>
        </w:del>
      </w:ins>
      <w:ins w:id="1073" w:author="Ifeoma Doreen Ozodiegwu" w:date="2023-12-06T18:33:00Z">
        <w:del w:id="1074" w:author="Ozodiegwu, Ifeoma" w:date="2023-12-07T12:53:00Z">
          <w:r w:rsidR="00A96CA6" w:rsidDel="004A58DF">
            <w:rPr>
              <w:iCs/>
            </w:rPr>
            <w:delText>West and South West region</w:delText>
          </w:r>
        </w:del>
      </w:ins>
      <w:ins w:id="1075" w:author="Ifeoma Doreen Ozodiegwu" w:date="2023-12-06T18:35:00Z">
        <w:del w:id="1076" w:author="Ozodiegwu, Ifeoma" w:date="2023-12-07T12:53:00Z">
          <w:r w:rsidR="00A96CA6" w:rsidDel="004A58DF">
            <w:rPr>
              <w:iCs/>
            </w:rPr>
            <w:delText xml:space="preserve"> and also the</w:delText>
          </w:r>
        </w:del>
      </w:ins>
      <w:ins w:id="1077" w:author="Ifeoma Doreen Ozodiegwu" w:date="2023-12-06T18:37:00Z">
        <w:del w:id="1078" w:author="Ozodiegwu, Ifeoma" w:date="2023-12-07T12:53:00Z">
          <w:r w:rsidR="00A96CA6" w:rsidDel="004A58DF">
            <w:rPr>
              <w:iCs/>
            </w:rPr>
            <w:delText xml:space="preserve"> </w:delText>
          </w:r>
        </w:del>
      </w:ins>
      <w:ins w:id="1079" w:author="Ifeoma Doreen Ozodiegwu" w:date="2023-12-06T18:35:00Z">
        <w:del w:id="1080" w:author="Ozodiegwu, Ifeoma" w:date="2023-12-07T12:53:00Z">
          <w:r w:rsidR="00A96CA6" w:rsidDel="004A58DF">
            <w:rPr>
              <w:iCs/>
            </w:rPr>
            <w:delText xml:space="preserve">information provided by supplementary Figure 11, which shows </w:delText>
          </w:r>
        </w:del>
      </w:ins>
      <w:ins w:id="1081" w:author="Ifeoma Doreen Ozodiegwu" w:date="2023-12-06T18:36:00Z">
        <w:del w:id="1082" w:author="Ozodiegwu, Ifeoma" w:date="2023-12-07T12:53:00Z">
          <w:r w:rsidR="00A96CA6" w:rsidDel="004A58DF">
            <w:rPr>
              <w:iCs/>
            </w:rPr>
            <w:delText xml:space="preserve">states at risk of malaria, such as Kebbi </w:delText>
          </w:r>
        </w:del>
      </w:ins>
      <w:ins w:id="1083" w:author="Ifeoma Doreen Ozodiegwu" w:date="2023-12-06T18:37:00Z">
        <w:del w:id="1084" w:author="Ozodiegwu, Ifeoma" w:date="2023-12-07T12:53:00Z">
          <w:r w:rsidR="00A96CA6" w:rsidDel="004A58DF">
            <w:rPr>
              <w:iCs/>
            </w:rPr>
            <w:delText>in the North West and Ondo in the South West</w:delText>
          </w:r>
        </w:del>
      </w:ins>
      <w:ins w:id="1085" w:author="Ifeoma Doreen Ozodiegwu" w:date="2023-12-06T18:35:00Z">
        <w:del w:id="1086" w:author="Ozodiegwu, Ifeoma" w:date="2023-12-07T12:53:00Z">
          <w:r w:rsidR="00A96CA6" w:rsidDel="004A58DF">
            <w:rPr>
              <w:iCs/>
            </w:rPr>
            <w:delText>.</w:delText>
          </w:r>
        </w:del>
      </w:ins>
      <w:ins w:id="1087" w:author="Ifeoma Doreen Ozodiegwu" w:date="2023-12-06T18:33:00Z">
        <w:del w:id="1088" w:author="Ozodiegwu, Ifeoma" w:date="2023-12-07T12:53:00Z">
          <w:r w:rsidR="00A96CA6" w:rsidDel="004A58DF">
            <w:rPr>
              <w:iCs/>
            </w:rPr>
            <w:delText xml:space="preserve"> </w:delText>
          </w:r>
        </w:del>
      </w:ins>
      <w:ins w:id="1089" w:author="Ifeoma Doreen Ozodiegwu" w:date="2023-12-06T18:44:00Z">
        <w:del w:id="1090" w:author="Ozodiegwu, Ifeoma" w:date="2023-12-07T12:53:00Z">
          <w:r w:rsidR="00A841B8" w:rsidDel="004A58DF">
            <w:rPr>
              <w:iCs/>
            </w:rPr>
            <w:delText xml:space="preserve">However, </w:delText>
          </w:r>
        </w:del>
      </w:ins>
      <w:ins w:id="1091" w:author="Ifeoma Doreen Ozodiegwu" w:date="2023-12-06T18:45:00Z">
        <w:del w:id="1092" w:author="Ozodiegwu, Ifeoma" w:date="2023-12-07T12:53:00Z">
          <w:r w:rsidR="00A841B8" w:rsidDel="004A58DF">
            <w:rPr>
              <w:iCs/>
            </w:rPr>
            <w:delText xml:space="preserve">intervention prioritization also needs to account for population sizes in these regions and states as </w:delText>
          </w:r>
        </w:del>
      </w:ins>
      <w:ins w:id="1093" w:author="Ifeoma Doreen Ozodiegwu" w:date="2023-12-06T18:46:00Z">
        <w:del w:id="1094" w:author="Ozodiegwu, Ifeoma" w:date="2023-12-07T12:53:00Z">
          <w:r w:rsidR="00A841B8" w:rsidDel="004A58DF">
            <w:rPr>
              <w:iCs/>
            </w:rPr>
            <w:delText xml:space="preserve">even </w:delText>
          </w:r>
        </w:del>
      </w:ins>
      <w:ins w:id="1095" w:author="Ifeoma Doreen Ozodiegwu" w:date="2023-12-06T18:45:00Z">
        <w:del w:id="1096" w:author="Ozodiegwu, Ifeoma" w:date="2023-12-07T12:53:00Z">
          <w:r w:rsidR="00A841B8" w:rsidDel="004A58DF">
            <w:rPr>
              <w:iCs/>
            </w:rPr>
            <w:delText xml:space="preserve">areas with lower burden </w:delText>
          </w:r>
        </w:del>
      </w:ins>
      <w:ins w:id="1097" w:author="Ifeoma Doreen Ozodiegwu" w:date="2023-12-06T18:46:00Z">
        <w:del w:id="1098" w:author="Ozodiegwu, Ifeoma" w:date="2023-12-07T12:53:00Z">
          <w:r w:rsidR="00A841B8" w:rsidDel="004A58DF">
            <w:rPr>
              <w:iCs/>
            </w:rPr>
            <w:delText xml:space="preserve">may have greater population at risk. To apply the findings from the multivariable models, </w:delText>
          </w:r>
        </w:del>
      </w:ins>
      <w:ins w:id="1099" w:author="Ifeoma Doreen Ozodiegwu" w:date="2023-12-06T18:47:00Z">
        <w:del w:id="1100" w:author="Ozodiegwu, Ifeoma" w:date="2023-12-07T12:53:00Z">
          <w:r w:rsidR="00A841B8" w:rsidDel="004A58DF">
            <w:rPr>
              <w:iCs/>
            </w:rPr>
            <w:delText>e</w:delText>
          </w:r>
        </w:del>
      </w:ins>
      <w:ins w:id="1101" w:author="Ifeoma Doreen Ozodiegwu" w:date="2023-12-06T18:41:00Z">
        <w:del w:id="1102" w:author="Ozodiegwu, Ifeoma" w:date="2023-12-07T12:53:00Z">
          <w:r w:rsidR="00A96CA6" w:rsidDel="004A58DF">
            <w:rPr>
              <w:iCs/>
            </w:rPr>
            <w:delText>mployee</w:delText>
          </w:r>
        </w:del>
      </w:ins>
      <w:ins w:id="1103" w:author="Ifeoma Doreen Ozodiegwu" w:date="2023-12-06T18:39:00Z">
        <w:del w:id="1104" w:author="Ozodiegwu, Ifeoma" w:date="2023-12-07T12:53:00Z">
          <w:r w:rsidR="00A96CA6" w:rsidDel="004A58DF">
            <w:rPr>
              <w:iCs/>
            </w:rPr>
            <w:delText xml:space="preserve"> data obtained </w:delText>
          </w:r>
        </w:del>
      </w:ins>
      <w:ins w:id="1105" w:author="Ifeoma Doreen Ozodiegwu" w:date="2023-12-06T18:40:00Z">
        <w:del w:id="1106" w:author="Ozodiegwu, Ifeoma" w:date="2023-12-07T12:53:00Z">
          <w:r w:rsidR="00A96CA6" w:rsidDel="004A58DF">
            <w:rPr>
              <w:iCs/>
            </w:rPr>
            <w:delText>from major</w:delText>
          </w:r>
        </w:del>
      </w:ins>
      <w:ins w:id="1107" w:author="Ifeoma Doreen Ozodiegwu" w:date="2023-12-06T18:41:00Z">
        <w:del w:id="1108" w:author="Ozodiegwu, Ifeoma" w:date="2023-12-07T12:53:00Z">
          <w:r w:rsidR="00A96CA6" w:rsidDel="004A58DF">
            <w:rPr>
              <w:iCs/>
            </w:rPr>
            <w:delText xml:space="preserve"> city</w:delText>
          </w:r>
        </w:del>
      </w:ins>
      <w:ins w:id="1109" w:author="Ifeoma Doreen Ozodiegwu" w:date="2023-12-06T18:40:00Z">
        <w:del w:id="1110" w:author="Ozodiegwu, Ifeoma" w:date="2023-12-07T12:53:00Z">
          <w:r w:rsidR="00A96CA6" w:rsidDel="004A58DF">
            <w:rPr>
              <w:iCs/>
            </w:rPr>
            <w:delText xml:space="preserve"> employers can be used to </w:delText>
          </w:r>
        </w:del>
      </w:ins>
      <w:ins w:id="1111" w:author="Ifeoma Doreen Ozodiegwu" w:date="2023-12-06T18:41:00Z">
        <w:del w:id="1112" w:author="Ozodiegwu, Ifeoma" w:date="2023-12-07T12:53:00Z">
          <w:r w:rsidR="00A96CA6" w:rsidDel="004A58DF">
            <w:rPr>
              <w:iCs/>
            </w:rPr>
            <w:delText>identify areas where</w:delText>
          </w:r>
        </w:del>
      </w:ins>
      <w:ins w:id="1113" w:author="Ifeoma Doreen Ozodiegwu" w:date="2023-12-06T18:28:00Z">
        <w:del w:id="1114" w:author="Ozodiegwu, Ifeoma" w:date="2023-12-07T12:53:00Z">
          <w:r w:rsidR="00A96CA6" w:rsidRPr="00643862" w:rsidDel="004A58DF">
            <w:rPr>
              <w:iCs/>
            </w:rPr>
            <w:delText xml:space="preserve"> residents hav</w:delText>
          </w:r>
        </w:del>
      </w:ins>
      <w:ins w:id="1115" w:author="Ifeoma Doreen Ozodiegwu" w:date="2023-12-06T18:41:00Z">
        <w:del w:id="1116" w:author="Ozodiegwu, Ifeoma" w:date="2023-12-07T12:53:00Z">
          <w:r w:rsidR="00A96CA6" w:rsidDel="004A58DF">
            <w:rPr>
              <w:iCs/>
            </w:rPr>
            <w:delText>e lower levels of</w:delText>
          </w:r>
        </w:del>
      </w:ins>
      <w:ins w:id="1117" w:author="Ifeoma Doreen Ozodiegwu" w:date="2023-12-06T18:28:00Z">
        <w:del w:id="1118" w:author="Ozodiegwu, Ifeoma" w:date="2023-12-07T12:53:00Z">
          <w:r w:rsidR="00A96CA6" w:rsidRPr="00643862" w:rsidDel="004A58DF">
            <w:rPr>
              <w:iCs/>
            </w:rPr>
            <w:delText xml:space="preserve"> post-primary education </w:delText>
          </w:r>
        </w:del>
      </w:ins>
      <w:ins w:id="1119" w:author="Ifeoma Doreen Ozodiegwu" w:date="2023-12-06T18:42:00Z">
        <w:del w:id="1120" w:author="Ozodiegwu, Ifeoma" w:date="2023-12-07T12:53:00Z">
          <w:r w:rsidR="00A96CA6" w:rsidDel="004A58DF">
            <w:rPr>
              <w:iCs/>
            </w:rPr>
            <w:delText xml:space="preserve">and this could be used to </w:delText>
          </w:r>
        </w:del>
      </w:ins>
      <w:ins w:id="1121" w:author="Ifeoma Doreen Ozodiegwu" w:date="2023-12-06T18:28:00Z">
        <w:del w:id="1122" w:author="Ozodiegwu, Ifeoma" w:date="2023-12-07T12:53:00Z">
          <w:r w:rsidR="00A96CA6" w:rsidRPr="00643862" w:rsidDel="004A58DF">
            <w:rPr>
              <w:iCs/>
            </w:rPr>
            <w:delText>shap</w:delText>
          </w:r>
        </w:del>
      </w:ins>
      <w:ins w:id="1123" w:author="Ifeoma Doreen Ozodiegwu" w:date="2023-12-06T18:42:00Z">
        <w:del w:id="1124" w:author="Ozodiegwu, Ifeoma" w:date="2023-12-07T12:53:00Z">
          <w:r w:rsidR="00A841B8" w:rsidDel="004A58DF">
            <w:rPr>
              <w:iCs/>
            </w:rPr>
            <w:delText>e</w:delText>
          </w:r>
        </w:del>
      </w:ins>
      <w:ins w:id="1125" w:author="Ifeoma Doreen Ozodiegwu" w:date="2023-12-06T18:28:00Z">
        <w:del w:id="1126" w:author="Ozodiegwu, Ifeoma" w:date="2023-12-07T12:53:00Z">
          <w:r w:rsidR="00A96CA6" w:rsidRPr="00643862" w:rsidDel="004A58DF">
            <w:rPr>
              <w:iCs/>
            </w:rPr>
            <w:delText xml:space="preserve"> </w:delText>
          </w:r>
        </w:del>
      </w:ins>
      <w:ins w:id="1127" w:author="Ifeoma Doreen Ozodiegwu" w:date="2023-12-06T18:42:00Z">
        <w:del w:id="1128" w:author="Ozodiegwu, Ifeoma" w:date="2023-12-07T12:53:00Z">
          <w:r w:rsidR="00A96CA6" w:rsidDel="004A58DF">
            <w:rPr>
              <w:iCs/>
            </w:rPr>
            <w:delText>resource allocation</w:delText>
          </w:r>
        </w:del>
      </w:ins>
      <w:ins w:id="1129" w:author="Ifeoma Doreen Ozodiegwu" w:date="2023-12-06T18:28:00Z">
        <w:del w:id="1130" w:author="Ozodiegwu, Ifeoma" w:date="2023-12-07T12:53:00Z">
          <w:r w:rsidR="00A96CA6" w:rsidRPr="00643862" w:rsidDel="004A58DF">
            <w:rPr>
              <w:iCs/>
            </w:rPr>
            <w:delText>, especially if local factors are believed to drive transmission. Alternatively, it could inform the provision of prophylactic measures if transmission is predominantly influenced by mobility patterns.</w:delText>
          </w:r>
          <w:r w:rsidR="00A96CA6" w:rsidDel="004A58DF">
            <w:rPr>
              <w:iCs/>
            </w:rPr>
            <w:delText xml:space="preserve"> </w:delText>
          </w:r>
        </w:del>
      </w:ins>
      <w:ins w:id="1131" w:author="Ifeoma Doreen Ozodiegwu" w:date="2023-12-06T18:47:00Z">
        <w:del w:id="1132" w:author="Ozodiegwu, Ifeoma" w:date="2023-12-07T12:53:00Z">
          <w:r w:rsidR="00A841B8" w:rsidDel="004A58DF">
            <w:rPr>
              <w:iCs/>
            </w:rPr>
            <w:delText>In addit</w:delText>
          </w:r>
        </w:del>
      </w:ins>
      <w:ins w:id="1133" w:author="Ifeoma Doreen Ozodiegwu" w:date="2023-12-06T18:48:00Z">
        <w:del w:id="1134" w:author="Ozodiegwu, Ifeoma" w:date="2023-12-07T12:53:00Z">
          <w:r w:rsidR="00A841B8" w:rsidDel="004A58DF">
            <w:rPr>
              <w:iCs/>
            </w:rPr>
            <w:delText>ion, geospatial data such as enhanced vegetation index can be generated with high resolution</w:delText>
          </w:r>
        </w:del>
      </w:ins>
      <w:ins w:id="1135" w:author="Ifeoma Doreen Ozodiegwu" w:date="2023-12-06T18:49:00Z">
        <w:del w:id="1136" w:author="Ozodiegwu, Ifeoma" w:date="2023-12-07T12:53:00Z">
          <w:r w:rsidR="00A841B8" w:rsidDel="004A58DF">
            <w:rPr>
              <w:iCs/>
            </w:rPr>
            <w:delText xml:space="preserve"> satellite imagery and can be used to identify and prioritize high risk areas.</w:delText>
          </w:r>
        </w:del>
      </w:ins>
      <w:ins w:id="1137" w:author="Ifeoma Doreen Ozodiegwu" w:date="2023-12-06T18:48:00Z">
        <w:del w:id="1138" w:author="Ozodiegwu, Ifeoma" w:date="2023-12-07T12:53:00Z">
          <w:r w:rsidR="00A841B8" w:rsidDel="004A58DF">
            <w:rPr>
              <w:iCs/>
            </w:rPr>
            <w:delText xml:space="preserve"> </w:delText>
          </w:r>
        </w:del>
        <w:del w:id="1139" w:author="Ozodiegwu, Ifeoma" w:date="2023-12-07T12:51:00Z">
          <w:r w:rsidR="00A841B8" w:rsidDel="004A58DF">
            <w:rPr>
              <w:iCs/>
            </w:rPr>
            <w:delText xml:space="preserve"> </w:delText>
          </w:r>
        </w:del>
      </w:ins>
      <w:ins w:id="1140" w:author="Ifeoma Doreen Ozodiegwu" w:date="2023-12-06T18:49:00Z">
        <w:del w:id="1141" w:author="Ozodiegwu, Ifeoma" w:date="2023-12-07T12:53:00Z">
          <w:r w:rsidR="00A841B8" w:rsidDel="004A58DF">
            <w:rPr>
              <w:iCs/>
            </w:rPr>
            <w:delText xml:space="preserve">As </w:delText>
          </w:r>
        </w:del>
      </w:ins>
      <w:ins w:id="1142" w:author="Ifeoma Doreen Ozodiegwu" w:date="2023-12-06T18:28:00Z">
        <w:del w:id="1143" w:author="Ozodiegwu, Ifeoma" w:date="2023-12-07T12:53:00Z">
          <w:r w:rsidR="00A96CA6" w:rsidRPr="00643862" w:rsidDel="004A58DF">
            <w:rPr>
              <w:iCs/>
            </w:rPr>
            <w:delText xml:space="preserve">demonstrated in this study, </w:delText>
          </w:r>
        </w:del>
      </w:ins>
      <w:ins w:id="1144" w:author="Ifeoma Doreen Ozodiegwu" w:date="2023-12-06T18:49:00Z">
        <w:del w:id="1145" w:author="Ozodiegwu, Ifeoma" w:date="2023-12-07T12:53:00Z">
          <w:r w:rsidR="00A841B8" w:rsidDel="004A58DF">
            <w:rPr>
              <w:iCs/>
            </w:rPr>
            <w:delText>m</w:delText>
          </w:r>
          <w:r w:rsidR="00A841B8" w:rsidRPr="00643862" w:rsidDel="004A58DF">
            <w:rPr>
              <w:iCs/>
            </w:rPr>
            <w:delText>ultivariable models</w:delText>
          </w:r>
          <w:r w:rsidR="00A841B8" w:rsidDel="004A58DF">
            <w:rPr>
              <w:iCs/>
            </w:rPr>
            <w:delText xml:space="preserve"> </w:delText>
          </w:r>
        </w:del>
      </w:ins>
      <w:ins w:id="1146" w:author="Ifeoma Doreen Ozodiegwu" w:date="2023-12-06T18:28:00Z">
        <w:del w:id="1147" w:author="Ozodiegwu, Ifeoma" w:date="2023-12-07T12:53:00Z">
          <w:r w:rsidR="00A96CA6" w:rsidRPr="00643862" w:rsidDel="004A58DF">
            <w:rPr>
              <w:iCs/>
            </w:rPr>
            <w:delText xml:space="preserve">can aid in predicting </w:delText>
          </w:r>
        </w:del>
      </w:ins>
      <w:ins w:id="1148" w:author="Ifeoma Doreen Ozodiegwu" w:date="2023-12-06T18:43:00Z">
        <w:del w:id="1149" w:author="Ozodiegwu, Ifeoma" w:date="2023-12-07T12:53:00Z">
          <w:r w:rsidR="00A841B8" w:rsidDel="004A58DF">
            <w:rPr>
              <w:iCs/>
            </w:rPr>
            <w:delText>ar</w:delText>
          </w:r>
        </w:del>
      </w:ins>
      <w:ins w:id="1150" w:author="Ifeoma Doreen Ozodiegwu" w:date="2023-12-06T18:44:00Z">
        <w:del w:id="1151" w:author="Ozodiegwu, Ifeoma" w:date="2023-12-07T12:53:00Z">
          <w:r w:rsidR="00A841B8" w:rsidDel="004A58DF">
            <w:rPr>
              <w:iCs/>
            </w:rPr>
            <w:delText>eas</w:delText>
          </w:r>
        </w:del>
      </w:ins>
      <w:ins w:id="1152" w:author="Ifeoma Doreen Ozodiegwu" w:date="2023-12-06T18:28:00Z">
        <w:del w:id="1153" w:author="Ozodiegwu, Ifeoma" w:date="2023-12-07T12:53:00Z">
          <w:r w:rsidR="00A96CA6" w:rsidRPr="00643862" w:rsidDel="004A58DF">
            <w:rPr>
              <w:iCs/>
            </w:rPr>
            <w:delText xml:space="preserve"> with a high burden of malaria among children under the age of five, thereby allowing exploration of the potential public health impact of various factors. Nevertheless, it is crucial to underscore that the meaningful application of these study methodologies for informing intervention prioritization and deprioritization decisions necessitates improved data that effectively captures malaria burden and the associated socio-demographic and environmental factors.</w:delText>
          </w:r>
        </w:del>
      </w:ins>
    </w:p>
    <w:p w14:paraId="1E565D17" w14:textId="77777777" w:rsidR="004A58DF" w:rsidRDefault="004A58DF" w:rsidP="00A96CA6">
      <w:pPr>
        <w:pStyle w:val="MDPI35textbeforelist"/>
        <w:spacing w:before="240"/>
        <w:rPr>
          <w:ins w:id="1154" w:author="Ozodiegwu, Ifeoma" w:date="2023-12-07T12:55:00Z"/>
          <w:iCs/>
        </w:rPr>
      </w:pPr>
    </w:p>
    <w:p w14:paraId="76F340A7" w14:textId="0E9793B2" w:rsidR="001D0664" w:rsidRDefault="004A58DF" w:rsidP="001D0664">
      <w:pPr>
        <w:pStyle w:val="MDPI35textbeforelist"/>
        <w:spacing w:before="240"/>
        <w:rPr>
          <w:ins w:id="1155" w:author="Ozodiegwu, Ifeoma" w:date="2023-12-07T16:00:00Z"/>
          <w:iCs/>
        </w:rPr>
      </w:pPr>
      <w:ins w:id="1156" w:author="Ozodiegwu, Ifeoma" w:date="2023-12-07T12:59:00Z">
        <w:r w:rsidRPr="004A58DF">
          <w:rPr>
            <w:iCs/>
          </w:rPr>
          <w:t>This study faces certain limitations associated with data quality and availability. One notable limitation is the potentially low malaria test positivity rate observed in Nigeria's Northeast region, which may be attributed to under-sampling due to security concerns in that area. Additionally, it's important to recognize that DHS/MIS surveys typically provide data that may not fully represent urban settings at the state and zonal levels. Moreover, the timing of the surveys aligns with malaria transmission months in the Southern geopolitical zones. As a result, drawing definitive conclusions regarding low malaria burden across urban settings or making comparisons across geopolitical zones becomes challenging.</w:t>
        </w:r>
        <w:r w:rsidRPr="004A58DF">
          <w:rPr>
            <w:rFonts w:ascii="Segoe UI" w:eastAsia="SimSun" w:hAnsi="Segoe UI" w:cs="Segoe UI"/>
            <w:snapToGrid/>
            <w:color w:val="374151"/>
            <w:szCs w:val="20"/>
            <w:lang w:eastAsia="zh-CN" w:bidi="ar-SA"/>
          </w:rPr>
          <w:t xml:space="preserve"> </w:t>
        </w:r>
        <w:r w:rsidRPr="004A58DF">
          <w:rPr>
            <w:iCs/>
          </w:rPr>
          <w:t>To address potential biases related to temporal and regional variations when comparing malaria test positivity across survey years, we made efforts to mitigate this issue by comparing clusters sampled during the same months and in the same region. Fortunately, our findings from these analyses remained consistent, indicating a decline in malaria burden over time. However, it is worth noting that these findings may be influenced by differences in the sampling strategy employed across the survey years.</w:t>
        </w:r>
      </w:ins>
      <w:ins w:id="1157" w:author="Ozodiegwu, Ifeoma" w:date="2023-12-07T13:31:00Z">
        <w:r w:rsidR="00A85C61">
          <w:rPr>
            <w:iCs/>
          </w:rPr>
          <w:t xml:space="preserve"> In addition, </w:t>
        </w:r>
      </w:ins>
      <w:ins w:id="1158" w:author="Ozodiegwu, Ifeoma" w:date="2023-12-07T13:33:00Z">
        <w:r w:rsidR="00A85C61">
          <w:rPr>
            <w:iCs/>
          </w:rPr>
          <w:t>it is likely that the</w:t>
        </w:r>
      </w:ins>
      <w:ins w:id="1159" w:author="Ozodiegwu, Ifeoma" w:date="2023-12-07T13:36:00Z">
        <w:r w:rsidR="00A85C61">
          <w:rPr>
            <w:iCs/>
          </w:rPr>
          <w:t xml:space="preserve"> </w:t>
        </w:r>
      </w:ins>
      <w:ins w:id="1160" w:author="Ozodiegwu, Ifeoma" w:date="2023-12-07T13:37:00Z">
        <w:r w:rsidR="00A85C61">
          <w:rPr>
            <w:iCs/>
          </w:rPr>
          <w:t xml:space="preserve">results of the </w:t>
        </w:r>
      </w:ins>
      <w:ins w:id="1161" w:author="Ozodiegwu, Ifeoma" w:date="2023-12-07T13:36:00Z">
        <w:r w:rsidR="00A85C61">
          <w:rPr>
            <w:iCs/>
          </w:rPr>
          <w:t>2021 survey may have been impacted by</w:t>
        </w:r>
      </w:ins>
      <w:ins w:id="1162" w:author="Ozodiegwu, Ifeoma" w:date="2023-12-07T13:33:00Z">
        <w:r w:rsidR="00A85C61">
          <w:rPr>
            <w:iCs/>
          </w:rPr>
          <w:t xml:space="preserve"> SARS-CoV-2 pandemic </w:t>
        </w:r>
      </w:ins>
      <w:ins w:id="1163" w:author="Ozodiegwu, Ifeoma" w:date="2023-12-07T13:36:00Z">
        <w:r w:rsidR="00A85C61">
          <w:rPr>
            <w:iCs/>
          </w:rPr>
          <w:t xml:space="preserve">as it could have </w:t>
        </w:r>
      </w:ins>
      <w:ins w:id="1164" w:author="Ozodiegwu, Ifeoma" w:date="2023-12-07T13:37:00Z">
        <w:r w:rsidR="00A85C61">
          <w:rPr>
            <w:iCs/>
          </w:rPr>
          <w:t xml:space="preserve">led to lower </w:t>
        </w:r>
      </w:ins>
      <w:ins w:id="1165" w:author="Ozodiegwu, Ifeoma" w:date="2023-12-07T13:33:00Z">
        <w:r w:rsidR="00A85C61">
          <w:rPr>
            <w:iCs/>
          </w:rPr>
          <w:t xml:space="preserve">participation rates in the </w:t>
        </w:r>
      </w:ins>
      <w:ins w:id="1166" w:author="Ozodiegwu, Ifeoma" w:date="2023-12-07T13:37:00Z">
        <w:r w:rsidR="00A85C61">
          <w:rPr>
            <w:iCs/>
          </w:rPr>
          <w:t>s</w:t>
        </w:r>
      </w:ins>
      <w:ins w:id="1167" w:author="Ozodiegwu, Ifeoma" w:date="2023-12-07T13:33:00Z">
        <w:r w:rsidR="00A85C61">
          <w:rPr>
            <w:iCs/>
          </w:rPr>
          <w:t>urvey</w:t>
        </w:r>
      </w:ins>
      <w:ins w:id="1168" w:author="Ozodiegwu, Ifeoma" w:date="2023-12-07T13:35:00Z">
        <w:r w:rsidR="00A85C61">
          <w:rPr>
            <w:iCs/>
          </w:rPr>
          <w:t xml:space="preserve">, </w:t>
        </w:r>
      </w:ins>
      <w:ins w:id="1169" w:author="Ozodiegwu, Ifeoma" w:date="2023-12-07T13:33:00Z">
        <w:r w:rsidR="00A85C61">
          <w:rPr>
            <w:iCs/>
          </w:rPr>
          <w:t>care</w:t>
        </w:r>
      </w:ins>
      <w:ins w:id="1170" w:author="Ozodiegwu, Ifeoma" w:date="2023-12-07T13:34:00Z">
        <w:r w:rsidR="00A85C61">
          <w:rPr>
            <w:iCs/>
          </w:rPr>
          <w:t xml:space="preserve">-seeking </w:t>
        </w:r>
      </w:ins>
      <w:ins w:id="1171" w:author="Ozodiegwu, Ifeoma" w:date="2023-12-07T13:38:00Z">
        <w:r w:rsidR="00A85C61">
          <w:rPr>
            <w:iCs/>
          </w:rPr>
          <w:lastRenderedPageBreak/>
          <w:t>behavior,</w:t>
        </w:r>
      </w:ins>
      <w:ins w:id="1172" w:author="Ozodiegwu, Ifeoma" w:date="2023-12-07T13:35:00Z">
        <w:r w:rsidR="00A85C61">
          <w:rPr>
            <w:iCs/>
          </w:rPr>
          <w:t xml:space="preserve"> and </w:t>
        </w:r>
      </w:ins>
      <w:ins w:id="1173" w:author="Ozodiegwu, Ifeoma" w:date="2023-12-07T13:36:00Z">
        <w:r w:rsidR="00A85C61">
          <w:rPr>
            <w:iCs/>
          </w:rPr>
          <w:t xml:space="preserve">interventions </w:t>
        </w:r>
      </w:ins>
      <w:ins w:id="1174" w:author="Ozodiegwu, Ifeoma" w:date="2023-12-07T13:37:00Z">
        <w:r w:rsidR="00A85C61">
          <w:rPr>
            <w:iCs/>
          </w:rPr>
          <w:t xml:space="preserve">access. </w:t>
        </w:r>
      </w:ins>
      <w:ins w:id="1175" w:author="Ozodiegwu, Ifeoma" w:date="2023-12-07T16:00:00Z">
        <w:r w:rsidR="00BE0030" w:rsidRPr="00BE0030">
          <w:rPr>
            <w:iCs/>
          </w:rPr>
          <w:t xml:space="preserve">In addition, it is likely that the results of the 2021 survey may have been impacted by the SARS-CoV-2 pandemic, as it could have led to lower participation rates in the survey, decreased care-seeking behavior, and reduced access to interventions. The 2022 World Malaria Report lends support to the occurrence of disruptions in malaria services, such as </w:t>
        </w:r>
        <w:proofErr w:type="spellStart"/>
        <w:r w:rsidR="00BE0030" w:rsidRPr="00BE0030">
          <w:rPr>
            <w:iCs/>
          </w:rPr>
          <w:t>bednet</w:t>
        </w:r>
        <w:proofErr w:type="spellEnd"/>
        <w:r w:rsidR="00BE0030" w:rsidRPr="00BE0030">
          <w:rPr>
            <w:iCs/>
          </w:rPr>
          <w:t xml:space="preserve"> distribution through mass campaigns, and access to malaria diagnosis and treatment in 2021</w:t>
        </w:r>
      </w:ins>
      <w:ins w:id="1176" w:author="Ozodiegwu, Ifeoma" w:date="2023-12-07T16:01:00Z">
        <w:r w:rsidR="00BE0030">
          <w:rPr>
            <w:iCs/>
          </w:rPr>
          <w:t xml:space="preserve"> </w:t>
        </w:r>
      </w:ins>
      <w:customXmlInsRangeStart w:id="1177" w:author="Ozodiegwu, Ifeoma" w:date="2023-12-07T16:01:00Z"/>
      <w:sdt>
        <w:sdtPr>
          <w:rPr>
            <w:iCs/>
          </w:rPr>
          <w:tag w:val="MENDELEY_CITATION_v3_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"/>
          <w:id w:val="-1983383560"/>
          <w:placeholder>
            <w:docPart w:val="DefaultPlaceholder_-1854013440"/>
          </w:placeholder>
        </w:sdtPr>
        <w:sdtContent>
          <w:customXmlInsRangeEnd w:id="1177"/>
          <w:ins w:id="1178" w:author="Ozodiegwu, Ifeoma" w:date="2023-12-07T16:37:00Z">
            <w:r w:rsidR="00FE62C3" w:rsidRPr="00FE62C3">
              <w:rPr>
                <w:iCs/>
              </w:rPr>
              <w:t>[60]</w:t>
            </w:r>
          </w:ins>
          <w:customXmlInsRangeStart w:id="1179" w:author="Ozodiegwu, Ifeoma" w:date="2023-12-07T16:01:00Z"/>
        </w:sdtContent>
      </w:sdt>
      <w:customXmlInsRangeEnd w:id="1179"/>
      <w:ins w:id="1180" w:author="Ozodiegwu, Ifeoma" w:date="2023-12-07T16:00:00Z">
        <w:r w:rsidR="00BE0030" w:rsidRPr="00BE0030">
          <w:rPr>
            <w:iCs/>
          </w:rPr>
          <w:t>.</w:t>
        </w:r>
      </w:ins>
    </w:p>
    <w:p w14:paraId="58754B60" w14:textId="77777777" w:rsidR="00BE0030" w:rsidRDefault="00BE0030" w:rsidP="001D0664">
      <w:pPr>
        <w:pStyle w:val="MDPI35textbeforelist"/>
        <w:spacing w:before="240"/>
        <w:rPr>
          <w:ins w:id="1181" w:author="Ozodiegwu, Ifeoma" w:date="2023-12-07T12:56:00Z"/>
          <w:iCs/>
        </w:rPr>
      </w:pPr>
    </w:p>
    <w:p w14:paraId="71779414" w14:textId="4D057329" w:rsidR="0093534F" w:rsidRDefault="004A58DF" w:rsidP="004A58DF">
      <w:pPr>
        <w:pStyle w:val="MDPI35textbeforelist"/>
        <w:rPr>
          <w:ins w:id="1182" w:author="Ozodiegwu, Ifeoma" w:date="2023-12-07T13:01:00Z"/>
          <w:iCs/>
        </w:rPr>
      </w:pPr>
      <w:ins w:id="1183" w:author="Ozodiegwu, Ifeoma" w:date="2023-12-07T12:57:00Z">
        <w:r w:rsidRPr="004A58DF">
          <w:rPr>
            <w:iCs/>
          </w:rPr>
          <w:tab/>
        </w:r>
      </w:ins>
      <w:ins w:id="1184" w:author="Ozodiegwu, Ifeoma" w:date="2023-12-07T13:07:00Z">
        <w:r w:rsidR="0093534F" w:rsidRPr="0093534F">
          <w:rPr>
            <w:iCs/>
          </w:rPr>
          <w:t xml:space="preserve">Furthermore, it's essential to note that the reported test positivity rates do not account for potential changes in transmission that may occur over a 12-month period. Shifts in test-positivity rates outside the months covered by the DHS/MIS surveys could lead to different conclusions regarding the burden and trends in malaria prevalence within urban areas. </w:t>
        </w:r>
      </w:ins>
      <w:ins w:id="1185" w:author="Ozodiegwu, Ifeoma" w:date="2023-12-07T13:08:00Z">
        <w:r w:rsidR="0093534F" w:rsidRPr="0093534F">
          <w:rPr>
            <w:iCs/>
          </w:rPr>
          <w:t>Additionally, the distribution of covariates derived from the DHS/MIS data is likely to be unrepresentative of urban settings. For instance, the measurement of educational attainment, as indicated by the percentage of individuals with post-primary education (secondary or college education), showed low values in most of the sampled clusters. In contrast, a greater proportion of clusters fell within the higher wealth quintiles or had improved housing infrastructure.</w:t>
        </w:r>
      </w:ins>
      <w:ins w:id="1186" w:author="Ozodiegwu, Ifeoma" w:date="2023-12-07T12:57:00Z">
        <w:r w:rsidRPr="004A58DF">
          <w:rPr>
            <w:iCs/>
          </w:rPr>
          <w:t xml:space="preserve"> </w:t>
        </w:r>
      </w:ins>
      <w:ins w:id="1187" w:author="Ozodiegwu, Ifeoma" w:date="2023-12-07T13:09:00Z">
        <w:r w:rsidR="0093534F" w:rsidRPr="0093534F">
          <w:rPr>
            <w:iCs/>
          </w:rPr>
          <w:t xml:space="preserve">If individuals accurately reported their educational attainment, it seems improbable that most clusters would fall within the higher wealth quintiles or have improved housing infrastructure, given the well-established positive correlation between educational attainment and these socioeconomic factors. </w:t>
        </w:r>
      </w:ins>
      <w:customXmlInsRangeStart w:id="1188" w:author="Ozodiegwu, Ifeoma" w:date="2023-12-07T12:57:00Z"/>
      <w:sdt>
        <w:sdtPr>
          <w:rPr>
            <w:iCs/>
          </w:rPr>
          <w:tag w:val="MENDELEY_CITATION_v3_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"/>
          <w:id w:val="-787123792"/>
          <w:placeholder>
            <w:docPart w:val="ED7FD22A59CD8049ADB6F8103533E1A7"/>
          </w:placeholder>
        </w:sdtPr>
        <w:sdtContent>
          <w:customXmlInsRangeEnd w:id="1188"/>
          <w:ins w:id="1189" w:author="Ozodiegwu, Ifeoma" w:date="2023-12-07T16:37:00Z">
            <w:r w:rsidR="00FE62C3" w:rsidRPr="00FE62C3">
              <w:rPr>
                <w:iCs/>
              </w:rPr>
              <w:t>[61,62]</w:t>
            </w:r>
          </w:ins>
          <w:customXmlInsRangeStart w:id="1190" w:author="Ozodiegwu, Ifeoma" w:date="2023-12-07T12:57:00Z"/>
        </w:sdtContent>
      </w:sdt>
      <w:customXmlInsRangeEnd w:id="1190"/>
      <w:ins w:id="1191" w:author="Ozodiegwu, Ifeoma" w:date="2023-12-07T12:57:00Z">
        <w:r w:rsidRPr="004A58DF">
          <w:rPr>
            <w:iCs/>
          </w:rPr>
          <w:t xml:space="preserve">. We have made efforts to address these limitations by utilizing modeled covariates where possible. However, to provide a comprehensive understanding of the data and to guide future study or data collection efforts, we have included visualizations of these study covariates in the supplementary materials. </w:t>
        </w:r>
      </w:ins>
      <w:ins w:id="1192" w:author="Ozodiegwu, Ifeoma" w:date="2023-12-07T13:01:00Z">
        <w:r w:rsidR="0093534F">
          <w:rPr>
            <w:iCs/>
          </w:rPr>
          <w:br/>
        </w:r>
      </w:ins>
    </w:p>
    <w:p w14:paraId="5024D01C" w14:textId="2ADABDD5" w:rsidR="004A58DF" w:rsidRDefault="0093534F">
      <w:pPr>
        <w:pStyle w:val="MDPI35textbeforelist"/>
        <w:rPr>
          <w:ins w:id="1193" w:author="Ozodiegwu, Ifeoma" w:date="2023-12-07T12:56:00Z"/>
          <w:iCs/>
        </w:rPr>
        <w:pPrChange w:id="1194" w:author="Ozodiegwu, Ifeoma" w:date="2023-12-07T13:01:00Z">
          <w:pPr>
            <w:pStyle w:val="MDPI35textbeforelist"/>
            <w:spacing w:before="240"/>
          </w:pPr>
        </w:pPrChange>
      </w:pPr>
      <w:ins w:id="1195" w:author="Ozodiegwu, Ifeoma" w:date="2023-12-07T13:05:00Z">
        <w:r>
          <w:rPr>
            <w:iCs/>
          </w:rPr>
          <w:t>The distance displacement of clusters</w:t>
        </w:r>
      </w:ins>
      <w:ins w:id="1196" w:author="Ozodiegwu, Ifeoma" w:date="2023-12-07T13:10:00Z">
        <w:r>
          <w:rPr>
            <w:iCs/>
          </w:rPr>
          <w:t xml:space="preserve"> </w:t>
        </w:r>
      </w:ins>
      <w:ins w:id="1197" w:author="Ozodiegwu, Ifeoma" w:date="2023-12-07T13:12:00Z">
        <w:r w:rsidR="009D27A7">
          <w:rPr>
            <w:iCs/>
          </w:rPr>
          <w:t xml:space="preserve">designed </w:t>
        </w:r>
      </w:ins>
      <w:ins w:id="1198" w:author="Ozodiegwu, Ifeoma" w:date="2023-12-07T13:10:00Z">
        <w:r>
          <w:rPr>
            <w:iCs/>
          </w:rPr>
          <w:t>to protect the confidentia</w:t>
        </w:r>
      </w:ins>
      <w:ins w:id="1199" w:author="Ozodiegwu, Ifeoma" w:date="2023-12-07T13:12:00Z">
        <w:r w:rsidR="009D27A7">
          <w:rPr>
            <w:iCs/>
          </w:rPr>
          <w:t xml:space="preserve">lity of respondents meant that we could not examine the impact of the proximity of clusters on disease </w:t>
        </w:r>
      </w:ins>
      <w:ins w:id="1200" w:author="Ozodiegwu, Ifeoma" w:date="2023-12-07T13:13:00Z">
        <w:r w:rsidR="009D27A7">
          <w:rPr>
            <w:iCs/>
          </w:rPr>
          <w:t>risk.</w:t>
        </w:r>
      </w:ins>
      <w:ins w:id="1201" w:author="Ozodiegwu, Ifeoma" w:date="2023-12-07T13:05:00Z">
        <w:r>
          <w:rPr>
            <w:iCs/>
          </w:rPr>
          <w:t xml:space="preserve"> </w:t>
        </w:r>
      </w:ins>
      <w:ins w:id="1202" w:author="Ozodiegwu, Ifeoma" w:date="2023-12-07T12:57:00Z">
        <w:r w:rsidR="004A58DF" w:rsidRPr="004A58DF">
          <w:rPr>
            <w:iCs/>
          </w:rPr>
          <w:t xml:space="preserve">Additionally, </w:t>
        </w:r>
      </w:ins>
      <w:ins w:id="1203" w:author="Ozodiegwu, Ifeoma" w:date="2023-12-07T13:13:00Z">
        <w:r w:rsidR="009D27A7">
          <w:rPr>
            <w:iCs/>
          </w:rPr>
          <w:t xml:space="preserve">the lack of </w:t>
        </w:r>
      </w:ins>
      <w:ins w:id="1204" w:author="Ozodiegwu, Ifeoma" w:date="2023-12-07T13:15:00Z">
        <w:r w:rsidR="009D27A7">
          <w:rPr>
            <w:iCs/>
          </w:rPr>
          <w:t xml:space="preserve">data on </w:t>
        </w:r>
      </w:ins>
      <w:ins w:id="1205" w:author="Ozodiegwu, Ifeoma" w:date="2023-12-07T12:57:00Z">
        <w:r w:rsidR="004A58DF" w:rsidRPr="004A58DF">
          <w:rPr>
            <w:iCs/>
          </w:rPr>
          <w:t>co-morbidities</w:t>
        </w:r>
      </w:ins>
      <w:ins w:id="1206" w:author="Ozodiegwu, Ifeoma" w:date="2023-12-07T13:15:00Z">
        <w:r w:rsidR="009D27A7">
          <w:rPr>
            <w:iCs/>
          </w:rPr>
          <w:t xml:space="preserve"> such as HIV/AIDS and sickle cell, which increases the risk of develo</w:t>
        </w:r>
      </w:ins>
      <w:ins w:id="1207" w:author="Ozodiegwu, Ifeoma" w:date="2023-12-07T13:16:00Z">
        <w:r w:rsidR="009D27A7">
          <w:rPr>
            <w:iCs/>
          </w:rPr>
          <w:t>ping severe malaria, meant that we could not adjust for them in the modeling analysis</w:t>
        </w:r>
      </w:ins>
      <w:ins w:id="1208" w:author="Ozodiegwu, Ifeoma" w:date="2023-12-07T12:57:00Z">
        <w:r w:rsidR="004A58DF" w:rsidRPr="004A58DF">
          <w:rPr>
            <w:iCs/>
          </w:rPr>
          <w:t xml:space="preserve">. </w:t>
        </w:r>
      </w:ins>
      <w:ins w:id="1209" w:author="Ozodiegwu, Ifeoma" w:date="2023-12-07T13:21:00Z">
        <w:r w:rsidR="001D0664">
          <w:rPr>
            <w:iCs/>
          </w:rPr>
          <w:t xml:space="preserve">In addition, </w:t>
        </w:r>
      </w:ins>
      <w:ins w:id="1210" w:author="Ozodiegwu, Ifeoma" w:date="2023-12-07T13:22:00Z">
        <w:r w:rsidR="001D0664">
          <w:rPr>
            <w:iCs/>
          </w:rPr>
          <w:t xml:space="preserve">due to data availability, our analysis </w:t>
        </w:r>
      </w:ins>
      <w:ins w:id="1211" w:author="Ozodiegwu, Ifeoma" w:date="2023-12-07T13:23:00Z">
        <w:r w:rsidR="001D0664">
          <w:rPr>
            <w:iCs/>
          </w:rPr>
          <w:t xml:space="preserve">is confined to children under the age, whose malaria burden </w:t>
        </w:r>
      </w:ins>
      <w:ins w:id="1212" w:author="Ozodiegwu, Ifeoma" w:date="2023-12-07T13:24:00Z">
        <w:r w:rsidR="001D0664">
          <w:rPr>
            <w:iCs/>
          </w:rPr>
          <w:t xml:space="preserve">likely </w:t>
        </w:r>
      </w:ins>
      <w:ins w:id="1213" w:author="Ozodiegwu, Ifeoma" w:date="2023-12-07T13:23:00Z">
        <w:r w:rsidR="001D0664">
          <w:rPr>
            <w:iCs/>
          </w:rPr>
          <w:t xml:space="preserve">exhibit a different </w:t>
        </w:r>
      </w:ins>
      <w:ins w:id="1214" w:author="Ozodiegwu, Ifeoma" w:date="2023-12-07T13:24:00Z">
        <w:r w:rsidR="001D0664">
          <w:rPr>
            <w:iCs/>
          </w:rPr>
          <w:t xml:space="preserve">spatial and temporal transmission dynamics and determinant from older children and adults. </w:t>
        </w:r>
      </w:ins>
    </w:p>
    <w:p w14:paraId="20D62B00" w14:textId="189770DB" w:rsidR="001C59A5" w:rsidDel="004A58DF" w:rsidRDefault="001C59A5">
      <w:pPr>
        <w:pStyle w:val="MDPI35textbeforelist"/>
        <w:spacing w:before="240"/>
        <w:ind w:left="0" w:firstLine="0"/>
        <w:rPr>
          <w:del w:id="1215" w:author="Ozodiegwu, Ifeoma" w:date="2023-12-07T12:55:00Z"/>
          <w:iCs/>
        </w:rPr>
      </w:pPr>
    </w:p>
    <w:p w14:paraId="03420C9D" w14:textId="351013F6" w:rsidR="001C59A5" w:rsidDel="004A58DF" w:rsidRDefault="001C59A5">
      <w:pPr>
        <w:pStyle w:val="MDPI35textbeforelist"/>
        <w:spacing w:before="240"/>
        <w:ind w:left="0" w:firstLine="0"/>
        <w:rPr>
          <w:del w:id="1216" w:author="Ozodiegwu, Ifeoma" w:date="2023-12-07T12:56:00Z"/>
          <w:iCs/>
        </w:rPr>
        <w:pPrChange w:id="1217" w:author="Ozodiegwu, Ifeoma" w:date="2023-12-07T12:56:00Z">
          <w:pPr>
            <w:pStyle w:val="MDPI35textbeforelist"/>
            <w:spacing w:before="240"/>
          </w:pPr>
        </w:pPrChange>
      </w:pPr>
    </w:p>
    <w:p w14:paraId="24662851" w14:textId="183D8A7E" w:rsidR="001C59A5" w:rsidDel="004A58DF" w:rsidRDefault="001C59A5">
      <w:pPr>
        <w:pStyle w:val="MDPI35textbeforelist"/>
        <w:spacing w:before="240"/>
        <w:ind w:left="0" w:firstLine="0"/>
        <w:rPr>
          <w:del w:id="1218" w:author="Ozodiegwu, Ifeoma" w:date="2023-12-07T12:56:00Z"/>
          <w:iCs/>
        </w:rPr>
        <w:pPrChange w:id="1219" w:author="Ozodiegwu, Ifeoma" w:date="2023-12-07T12:56:00Z">
          <w:pPr>
            <w:pStyle w:val="MDPI35textbeforelist"/>
            <w:spacing w:before="240"/>
          </w:pPr>
        </w:pPrChange>
      </w:pPr>
    </w:p>
    <w:p w14:paraId="5D598F2A" w14:textId="0BF6B53B" w:rsidR="00B64227" w:rsidRPr="00B64227" w:rsidDel="004A58DF" w:rsidRDefault="00B64227">
      <w:pPr>
        <w:pStyle w:val="MDPI35textbeforelist"/>
        <w:spacing w:before="240"/>
        <w:ind w:left="0" w:firstLine="0"/>
        <w:rPr>
          <w:ins w:id="1220" w:author="chilochibi chiziba" w:date="2023-11-16T18:22:00Z"/>
          <w:del w:id="1221" w:author="Ozodiegwu, Ifeoma" w:date="2023-12-07T12:56:00Z"/>
          <w:iCs/>
        </w:rPr>
        <w:pPrChange w:id="1222" w:author="Ozodiegwu, Ifeoma" w:date="2023-12-07T12:56:00Z">
          <w:pPr>
            <w:pStyle w:val="MDPI35textbeforelist"/>
            <w:spacing w:before="240"/>
          </w:pPr>
        </w:pPrChange>
      </w:pPr>
    </w:p>
    <w:p w14:paraId="6C1BC713" w14:textId="39F6EC43" w:rsidR="00010445" w:rsidDel="004A58DF" w:rsidRDefault="00B64227">
      <w:pPr>
        <w:pStyle w:val="MDPI35textbeforelist"/>
        <w:spacing w:before="240"/>
        <w:ind w:left="0" w:firstLine="0"/>
        <w:rPr>
          <w:del w:id="1223" w:author="Ozodiegwu, Ifeoma" w:date="2023-12-07T12:56:00Z"/>
          <w:iCs/>
        </w:rPr>
        <w:pPrChange w:id="1224" w:author="Ozodiegwu, Ifeoma" w:date="2023-12-07T12:56:00Z">
          <w:pPr>
            <w:pStyle w:val="MDPI35textbeforelist"/>
            <w:spacing w:before="240"/>
          </w:pPr>
        </w:pPrChange>
      </w:pPr>
      <w:ins w:id="1225" w:author="chilochibi chiziba" w:date="2023-11-16T18:22:00Z">
        <w:del w:id="1226" w:author="Ozodiegwu, Ifeoma" w:date="2023-12-07T12:55:00Z">
          <w:r w:rsidRPr="00B64227" w:rsidDel="004A58DF">
            <w:rPr>
              <w:iCs/>
            </w:rPr>
            <w:delText>However, t</w:delText>
          </w:r>
        </w:del>
        <w:del w:id="1227" w:author="Ozodiegwu, Ifeoma" w:date="2023-12-07T12:56:00Z">
          <w:r w:rsidRPr="00B64227" w:rsidDel="004A58DF">
            <w:rPr>
              <w:iCs/>
            </w:rPr>
            <w:delText>his study faces limitations related to data quality and availability. The observed low malaria test positivity rate in Nigeria's Northeast region may be attributed to under-sampling caused by security concerns in that area. Additionally, the DHS/MIS surveys typically offer data that might not entirely represent urban settings at the state and zonal levels. Furthermore, the survey timing aligns with malaria transmission months in Southern geopolitical zones</w:delText>
          </w:r>
        </w:del>
      </w:ins>
      <w:del w:id="1228" w:author="Ozodiegwu, Ifeoma" w:date="2023-12-07T12:56:00Z">
        <w:r w:rsidR="00486E5A" w:rsidRPr="00486E5A" w:rsidDel="004A58DF">
          <w:rPr>
            <w:iCs/>
          </w:rPr>
          <w:delText>However, this study faces limitations related to data quality and availability. The observed low malaria test positivity rate in Nigeria's Northeast region may be attributed to under-sampling caused by security concerns in that area. Moreover, because the DHS/MIS surveys typically provide data that may not be entirely representative of urban settings at the state and zonal levels, and the survey timing aligns with malaria transmission months in Southern geopolitical zones</w:delText>
        </w:r>
        <w:r w:rsidR="00486E5A" w:rsidDel="004A58DF">
          <w:rPr>
            <w:iCs/>
          </w:rPr>
          <w:delText xml:space="preserve"> </w:delText>
        </w:r>
      </w:del>
      <w:customXmlDelRangeStart w:id="1229" w:author="Ozodiegwu, Ifeoma" w:date="2023-12-07T12:56:00Z"/>
      <w:sdt>
        <w:sdtPr>
          <w:rPr>
            <w:iCs/>
          </w:rPr>
          <w:tag w:val="MENDELEY_CITATION_v3_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"/>
          <w:id w:val="1139545108"/>
          <w:placeholder>
            <w:docPart w:val="DefaultPlaceholder_-1854013440"/>
          </w:placeholder>
        </w:sdtPr>
        <w:sdtEndPr>
          <w:rPr>
            <w:iCs w:val="0"/>
          </w:rPr>
        </w:sdtEndPr>
        <w:sdtContent>
          <w:customXmlDelRangeEnd w:id="1229"/>
          <w:ins w:id="1230" w:author="Ozodiegwu, Ifeoma" w:date="2023-12-07T16:36:00Z">
            <w:r w:rsidR="00FE62C3" w:rsidRPr="00FE62C3">
              <w:t>[3]</w:t>
            </w:r>
          </w:ins>
          <w:ins w:id="1231" w:author="chilochibi chiziba" w:date="2023-11-17T14:55:00Z">
            <w:del w:id="1232" w:author="Ozodiegwu, Ifeoma" w:date="2023-12-07T12:56:00Z">
              <w:r w:rsidR="00577EDE" w:rsidRPr="00FE62C3" w:rsidDel="004A58DF">
                <w:delText>[3]</w:delText>
              </w:r>
            </w:del>
          </w:ins>
          <w:del w:id="1233" w:author="Ozodiegwu, Ifeoma" w:date="2023-12-07T12:56:00Z">
            <w:r w:rsidR="00E76BF6" w:rsidRPr="00FE62C3" w:rsidDel="004A58DF">
              <w:delText>[3]</w:delText>
            </w:r>
          </w:del>
          <w:customXmlDelRangeStart w:id="1234" w:author="Ozodiegwu, Ifeoma" w:date="2023-12-07T12:56:00Z"/>
        </w:sdtContent>
      </w:sdt>
      <w:customXmlDelRangeEnd w:id="1234"/>
      <w:del w:id="1235" w:author="Ozodiegwu, Ifeoma" w:date="2023-12-07T12:56:00Z">
        <w:r w:rsidR="00F610A7" w:rsidRPr="004A7ECB" w:rsidDel="004A58DF">
          <w:rPr>
            <w:iCs/>
          </w:rPr>
          <w:delText xml:space="preserve">, </w:delText>
        </w:r>
      </w:del>
      <w:ins w:id="1236" w:author="Ifeoma Doreen Ozodiegwu" w:date="2023-12-06T18:51:00Z">
        <w:del w:id="1237" w:author="Ozodiegwu, Ifeoma" w:date="2023-12-07T12:56:00Z">
          <w:r w:rsidR="00A841B8" w:rsidDel="004A58DF">
            <w:rPr>
              <w:iCs/>
            </w:rPr>
            <w:delText xml:space="preserve">therefore, </w:delText>
          </w:r>
        </w:del>
      </w:ins>
      <w:del w:id="1238" w:author="Ozodiegwu, Ifeoma" w:date="2023-12-07T12:56:00Z">
        <w:r w:rsidR="00D744C7" w:rsidRPr="00D744C7" w:rsidDel="004A58DF">
          <w:rPr>
            <w:iCs/>
          </w:rPr>
          <w:delText>drawing definitive conclusions regarding low malaria burden across urban settings or making comparisons across geopolitical zones becomes challenging</w:delText>
        </w:r>
        <w:r w:rsidR="00F610A7" w:rsidRPr="004A7ECB" w:rsidDel="004A58DF">
          <w:rPr>
            <w:iCs/>
          </w:rPr>
          <w:delText xml:space="preserve">. </w:delText>
        </w:r>
        <w:r w:rsidR="00D744C7" w:rsidRPr="00D744C7" w:rsidDel="004A58DF">
          <w:rPr>
            <w:iCs/>
          </w:rPr>
          <w:delText>To address temporal-</w:delText>
        </w:r>
      </w:del>
      <w:ins w:id="1239" w:author="Ifeoma Doreen Ozodiegwu" w:date="2023-12-06T18:51:00Z">
        <w:del w:id="1240" w:author="Ozodiegwu, Ifeoma" w:date="2023-12-07T12:56:00Z">
          <w:r w:rsidR="00A841B8" w:rsidDel="004A58DF">
            <w:rPr>
              <w:iCs/>
            </w:rPr>
            <w:delText xml:space="preserve"> and regional </w:delText>
          </w:r>
        </w:del>
      </w:ins>
      <w:del w:id="1241" w:author="Ozodiegwu, Ifeoma" w:date="2023-12-07T12:56:00Z">
        <w:r w:rsidR="00D744C7" w:rsidRPr="00D744C7" w:rsidDel="004A58DF">
          <w:rPr>
            <w:iCs/>
          </w:rPr>
          <w:delText>related biases when comparing malaria test positivity across survey years, we attempted to mitigate this issue by comparing clusters sampled during the same months</w:delText>
        </w:r>
      </w:del>
      <w:ins w:id="1242" w:author="Ifeoma Doreen Ozodiegwu" w:date="2023-12-06T18:52:00Z">
        <w:del w:id="1243" w:author="Ozodiegwu, Ifeoma" w:date="2023-12-07T12:56:00Z">
          <w:r w:rsidR="00A841B8" w:rsidDel="004A58DF">
            <w:rPr>
              <w:iCs/>
            </w:rPr>
            <w:delText xml:space="preserve"> and in the same region</w:delText>
          </w:r>
        </w:del>
      </w:ins>
      <w:del w:id="1244" w:author="Ozodiegwu, Ifeoma" w:date="2023-12-07T12:56:00Z">
        <w:r w:rsidR="00D744C7" w:rsidRPr="00D744C7" w:rsidDel="004A58DF">
          <w:rPr>
            <w:iCs/>
          </w:rPr>
          <w:delText>.</w:delText>
        </w:r>
      </w:del>
      <w:ins w:id="1245" w:author="Ifeoma Doreen Ozodiegwu" w:date="2023-12-06T18:52:00Z">
        <w:del w:id="1246" w:author="Ozodiegwu, Ifeoma" w:date="2023-12-07T12:56:00Z">
          <w:r w:rsidR="00A841B8" w:rsidDel="004A58DF">
            <w:rPr>
              <w:iCs/>
            </w:rPr>
            <w:delText xml:space="preserve"> The find</w:delText>
          </w:r>
        </w:del>
      </w:ins>
      <w:ins w:id="1247" w:author="Ifeoma Doreen Ozodiegwu" w:date="2023-12-06T18:53:00Z">
        <w:del w:id="1248" w:author="Ozodiegwu, Ifeoma" w:date="2023-12-07T12:56:00Z">
          <w:r w:rsidR="00A841B8" w:rsidDel="004A58DF">
            <w:rPr>
              <w:iCs/>
            </w:rPr>
            <w:delText>ings from analyses were consistent</w:delText>
          </w:r>
          <w:r w:rsidR="00895C0F" w:rsidDel="004A58DF">
            <w:rPr>
              <w:iCs/>
            </w:rPr>
            <w:delText xml:space="preserve"> indicating a decline in burden across time</w:delText>
          </w:r>
        </w:del>
      </w:ins>
      <w:del w:id="1249" w:author="Ozodiegwu, Ifeoma" w:date="2023-12-07T12:56:00Z">
        <w:r w:rsidR="00D744C7" w:rsidRPr="00D744C7" w:rsidDel="004A58DF">
          <w:rPr>
            <w:iCs/>
          </w:rPr>
          <w:delText xml:space="preserve"> </w:delText>
        </w:r>
      </w:del>
      <w:ins w:id="1250" w:author="Ifeoma Doreen Ozodiegwu" w:date="2023-12-06T18:53:00Z">
        <w:del w:id="1251" w:author="Ozodiegwu, Ifeoma" w:date="2023-12-07T12:56:00Z">
          <w:r w:rsidR="00895C0F" w:rsidDel="004A58DF">
            <w:rPr>
              <w:iCs/>
            </w:rPr>
            <w:delText>. However, it is possible that these fin</w:delText>
          </w:r>
        </w:del>
      </w:ins>
      <w:ins w:id="1252" w:author="Ifeoma Doreen Ozodiegwu" w:date="2023-12-06T18:54:00Z">
        <w:del w:id="1253" w:author="Ozodiegwu, Ifeoma" w:date="2023-12-07T12:56:00Z">
          <w:r w:rsidR="00895C0F" w:rsidDel="004A58DF">
            <w:rPr>
              <w:iCs/>
            </w:rPr>
            <w:delText xml:space="preserve">dings may be an artefact of the differences in the sampling strategy between the survey tears. </w:delText>
          </w:r>
        </w:del>
      </w:ins>
      <w:del w:id="1254" w:author="Ozodiegwu, Ifeoma" w:date="2023-12-07T12:56:00Z">
        <w:r w:rsidR="00D744C7" w:rsidRPr="00D744C7" w:rsidDel="004A58DF">
          <w:rPr>
            <w:iCs/>
          </w:rPr>
          <w:delText>Unfortunately, due to small sample sizes, we were unable to account for differences in malaria seasonality across geopolitical zones</w:delText>
        </w:r>
        <w:r w:rsidR="00F610A7" w:rsidRPr="004A7ECB" w:rsidDel="004A58DF">
          <w:rPr>
            <w:iCs/>
          </w:rPr>
          <w:delText>.</w:delText>
        </w:r>
      </w:del>
    </w:p>
    <w:p w14:paraId="2BE1DCD9" w14:textId="7E536233" w:rsidR="00B4755B" w:rsidDel="004A58DF" w:rsidRDefault="00B4755B">
      <w:pPr>
        <w:pStyle w:val="MDPI35textbeforelist"/>
        <w:spacing w:before="240"/>
        <w:ind w:left="0" w:firstLine="0"/>
        <w:rPr>
          <w:del w:id="1255" w:author="Ozodiegwu, Ifeoma" w:date="2023-12-07T12:56:00Z"/>
          <w:iCs/>
        </w:rPr>
        <w:pPrChange w:id="1256" w:author="Ozodiegwu, Ifeoma" w:date="2023-12-07T12:56:00Z">
          <w:pPr>
            <w:pStyle w:val="MDPI35textbeforelist"/>
            <w:spacing w:before="240"/>
          </w:pPr>
        </w:pPrChange>
      </w:pPr>
      <w:del w:id="1257" w:author="Ozodiegwu, Ifeoma" w:date="2023-12-07T12:56:00Z">
        <w:r w:rsidRPr="00B4755B" w:rsidDel="004A58DF">
          <w:rPr>
            <w:iCs/>
          </w:rPr>
          <w:delText>Furthermore, it's essential to note that the reported test positivity rates do not capture transmission changes that may occur over a 12-month period. Shifts in test-positivity rates outside the months covered by the DHS/MIS surveys could potentially lead to different conclusions regarding the burden and trends in malaria prevalence within urban areas</w:delText>
        </w:r>
      </w:del>
      <w:ins w:id="1258" w:author="Ifeoma Doreen Ozodiegwu" w:date="2023-12-06T18:55:00Z">
        <w:del w:id="1259" w:author="Ozodiegwu, Ifeoma" w:date="2023-12-07T12:56:00Z">
          <w:r w:rsidR="00895C0F" w:rsidDel="004A58DF">
            <w:rPr>
              <w:iCs/>
            </w:rPr>
            <w:delText>.</w:delText>
          </w:r>
        </w:del>
      </w:ins>
      <w:del w:id="1260" w:author="Ozodiegwu, Ifeoma" w:date="2023-12-07T12:56:00Z">
        <w:r w:rsidRPr="00B4755B" w:rsidDel="004A58DF">
          <w:rPr>
            <w:iCs/>
          </w:rPr>
          <w:delText>.</w:delText>
        </w:r>
      </w:del>
    </w:p>
    <w:p w14:paraId="7F10BA1E" w14:textId="1850E3F6" w:rsidR="00F610A7" w:rsidDel="0093534F" w:rsidRDefault="001B69FF">
      <w:pPr>
        <w:pStyle w:val="MDPI35textbeforelist"/>
        <w:spacing w:before="240"/>
        <w:ind w:left="0" w:firstLine="0"/>
        <w:rPr>
          <w:del w:id="1261" w:author="Ozodiegwu, Ifeoma" w:date="2023-12-07T13:01:00Z"/>
          <w:iCs/>
        </w:rPr>
        <w:pPrChange w:id="1262" w:author="Ozodiegwu, Ifeoma" w:date="2023-12-07T12:56:00Z">
          <w:pPr>
            <w:pStyle w:val="MDPI35textbeforelist"/>
            <w:spacing w:before="240"/>
          </w:pPr>
        </w:pPrChange>
      </w:pPr>
      <w:del w:id="1263" w:author="Ozodiegwu, Ifeoma" w:date="2023-12-07T12:56:00Z">
        <w:r w:rsidRPr="001B69FF" w:rsidDel="004A58DF">
          <w:rPr>
            <w:iCs/>
          </w:rPr>
          <w:delText>The distribution of covariates derived from the DHS/MIS data is also likely to be unrepresentative of urban settings. For instance, the measurement of educational attainment, as indicated by the percentage of individuals with post-primary education (Secondary or college education), showed low values in the majority of the sampled clusters. Conversely, a greater proportion of clusters fell within the rich wealth quintiles or had improved housing infrastructure.</w:delText>
        </w:r>
        <w:r w:rsidDel="004A58DF">
          <w:rPr>
            <w:iCs/>
          </w:rPr>
          <w:delText xml:space="preserve"> </w:delText>
        </w:r>
        <w:r w:rsidR="0086047C" w:rsidRPr="0086047C" w:rsidDel="004A58DF">
          <w:rPr>
            <w:iCs/>
          </w:rPr>
          <w:delText>If individuals accurately reported their educational attainment, it seems improbable that most clusters would fall within the rich wealth quintiles or have improved housing infrastructure, given the well-established positive correlation between educational attainment and these factors</w:delText>
        </w:r>
        <w:r w:rsidR="0086047C" w:rsidDel="004A58DF">
          <w:rPr>
            <w:iCs/>
          </w:rPr>
          <w:delText xml:space="preserve"> </w:delText>
        </w:r>
      </w:del>
      <w:customXmlDelRangeStart w:id="1264" w:author="Ozodiegwu, Ifeoma" w:date="2023-12-07T12:56:00Z"/>
      <w:sdt>
        <w:sdtPr>
          <w:rPr>
            <w:iCs/>
          </w:rPr>
          <w:tag w:val="MENDELEY_CITATION_v3_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"/>
          <w:id w:val="35702533"/>
          <w:placeholder>
            <w:docPart w:val="DefaultPlaceholder_-1854013440"/>
          </w:placeholder>
        </w:sdtPr>
        <w:sdtEndPr>
          <w:rPr>
            <w:iCs w:val="0"/>
          </w:rPr>
        </w:sdtEndPr>
        <w:sdtContent>
          <w:customXmlDelRangeEnd w:id="1264"/>
          <w:ins w:id="1265" w:author="Ozodiegwu, Ifeoma" w:date="2023-12-07T16:37:00Z">
            <w:r w:rsidR="00FE62C3" w:rsidRPr="00591996">
              <w:t>[61,62]</w:t>
            </w:r>
          </w:ins>
          <w:ins w:id="1266" w:author="Ifeoma Doreen Ozodiegwu" w:date="2023-12-06T18:39:00Z">
            <w:del w:id="1267" w:author="Ozodiegwu, Ifeoma" w:date="2023-12-07T12:56:00Z">
              <w:r w:rsidR="00A96CA6" w:rsidRPr="00591996" w:rsidDel="004A58DF">
                <w:delText>[55,56]</w:delText>
              </w:r>
            </w:del>
          </w:ins>
          <w:ins w:id="1268" w:author="chilochibi chiziba" w:date="2023-11-17T14:55:00Z">
            <w:del w:id="1269" w:author="Ozodiegwu, Ifeoma" w:date="2023-12-07T12:56:00Z">
              <w:r w:rsidR="00577EDE" w:rsidRPr="00591996" w:rsidDel="004A58DF">
                <w:delText>[54,55]</w:delText>
              </w:r>
            </w:del>
          </w:ins>
          <w:del w:id="1270" w:author="Ozodiegwu, Ifeoma" w:date="2023-12-07T12:56:00Z">
            <w:r w:rsidR="00E76BF6" w:rsidRPr="00591996" w:rsidDel="004A58DF">
              <w:delText>[53,54]</w:delText>
            </w:r>
          </w:del>
          <w:customXmlDelRangeStart w:id="1271" w:author="Ozodiegwu, Ifeoma" w:date="2023-12-07T12:56:00Z"/>
        </w:sdtContent>
      </w:sdt>
      <w:customXmlDelRangeEnd w:id="1271"/>
      <w:del w:id="1272" w:author="Ozodiegwu, Ifeoma" w:date="2023-12-07T12:56:00Z">
        <w:r w:rsidR="00F610A7" w:rsidRPr="004A7ECB" w:rsidDel="004A58DF">
          <w:rPr>
            <w:iCs/>
          </w:rPr>
          <w:delText xml:space="preserve">. </w:delText>
        </w:r>
        <w:r w:rsidR="003F6921" w:rsidRPr="003F6921" w:rsidDel="004A58DF">
          <w:rPr>
            <w:iCs/>
          </w:rPr>
          <w:delText>We have made efforts to address these limitations by utilizing modeled covariates where possible. However, to provide a comprehensive understanding of the data and to guide future study or data collection efforts, we have included visualizations of these study covariates in the supplementary materials.</w:delText>
        </w:r>
      </w:del>
      <w:ins w:id="1273" w:author="chilochibi chiziba" w:date="2023-11-16T21:18:00Z">
        <w:del w:id="1274" w:author="Ozodiegwu, Ifeoma" w:date="2023-12-07T12:56:00Z">
          <w:r w:rsidR="004E6F31" w:rsidDel="004A58DF">
            <w:rPr>
              <w:iCs/>
            </w:rPr>
            <w:delText xml:space="preserve"> Additionally,</w:delText>
          </w:r>
          <w:r w:rsidR="008B4AF5" w:rsidDel="004A58DF">
            <w:rPr>
              <w:iCs/>
            </w:rPr>
            <w:delText xml:space="preserve"> data </w:delText>
          </w:r>
        </w:del>
      </w:ins>
      <w:ins w:id="1275" w:author="chilochibi chiziba" w:date="2023-11-16T21:19:00Z">
        <w:del w:id="1276" w:author="Ozodiegwu, Ifeoma" w:date="2023-12-07T12:56:00Z">
          <w:r w:rsidR="008B4AF5" w:rsidDel="004A58DF">
            <w:rPr>
              <w:iCs/>
            </w:rPr>
            <w:delText>availability limitations</w:delText>
          </w:r>
          <w:r w:rsidR="00BE1773" w:rsidDel="004A58DF">
            <w:rPr>
              <w:iCs/>
            </w:rPr>
            <w:delText xml:space="preserve"> on co-</w:delText>
          </w:r>
        </w:del>
      </w:ins>
      <w:ins w:id="1277" w:author="chilochibi chiziba" w:date="2023-11-16T21:22:00Z">
        <w:del w:id="1278" w:author="Ozodiegwu, Ifeoma" w:date="2023-12-07T12:56:00Z">
          <w:r w:rsidR="00ED5F74" w:rsidDel="004A58DF">
            <w:rPr>
              <w:iCs/>
            </w:rPr>
            <w:delText>morbidities</w:delText>
          </w:r>
        </w:del>
      </w:ins>
      <w:ins w:id="1279" w:author="chilochibi chiziba" w:date="2023-11-16T21:19:00Z">
        <w:del w:id="1280" w:author="Ozodiegwu, Ifeoma" w:date="2023-12-07T12:56:00Z">
          <w:r w:rsidR="00BE1773" w:rsidDel="004A58DF">
            <w:rPr>
              <w:iCs/>
            </w:rPr>
            <w:delText xml:space="preserve"> </w:delText>
          </w:r>
        </w:del>
      </w:ins>
      <w:ins w:id="1281" w:author="chilochibi chiziba" w:date="2023-11-16T21:39:00Z">
        <w:del w:id="1282" w:author="Ozodiegwu, Ifeoma" w:date="2023-12-07T12:56:00Z">
          <w:r w:rsidR="00E5687C" w:rsidDel="004A58DF">
            <w:rPr>
              <w:iCs/>
            </w:rPr>
            <w:delText xml:space="preserve">and </w:delText>
          </w:r>
        </w:del>
      </w:ins>
      <w:ins w:id="1283" w:author="chilochibi chiziba" w:date="2023-11-16T21:43:00Z">
        <w:del w:id="1284" w:author="Ozodiegwu, Ifeoma" w:date="2023-12-07T12:56:00Z">
          <w:r w:rsidR="00D05957" w:rsidDel="004A58DF">
            <w:rPr>
              <w:iCs/>
            </w:rPr>
            <w:delText xml:space="preserve">the </w:delText>
          </w:r>
        </w:del>
      </w:ins>
      <w:ins w:id="1285" w:author="chilochibi chiziba" w:date="2023-11-16T21:39:00Z">
        <w:del w:id="1286" w:author="Ozodiegwu, Ifeoma" w:date="2023-12-07T12:56:00Z">
          <w:r w:rsidR="00634907" w:rsidDel="004A58DF">
            <w:rPr>
              <w:iCs/>
            </w:rPr>
            <w:delText xml:space="preserve">impact of </w:delText>
          </w:r>
        </w:del>
      </w:ins>
      <w:ins w:id="1287" w:author="chilochibi chiziba" w:date="2023-11-16T21:40:00Z">
        <w:del w:id="1288" w:author="Ozodiegwu, Ifeoma" w:date="2023-12-07T12:56:00Z">
          <w:r w:rsidR="0025138C" w:rsidRPr="0025138C" w:rsidDel="004A58DF">
            <w:rPr>
              <w:iCs/>
            </w:rPr>
            <w:delText xml:space="preserve">SARS-CoV-2 pandemic </w:delText>
          </w:r>
        </w:del>
      </w:ins>
      <w:ins w:id="1289" w:author="chilochibi chiziba" w:date="2023-11-16T21:41:00Z">
        <w:del w:id="1290" w:author="Ozodiegwu, Ifeoma" w:date="2023-12-07T12:56:00Z">
          <w:r w:rsidR="00986F40" w:rsidDel="004A58DF">
            <w:rPr>
              <w:iCs/>
            </w:rPr>
            <w:delText>o</w:delText>
          </w:r>
        </w:del>
      </w:ins>
      <w:ins w:id="1291" w:author="chilochibi chiziba" w:date="2023-11-16T21:40:00Z">
        <w:del w:id="1292" w:author="Ozodiegwu, Ifeoma" w:date="2023-12-07T12:56:00Z">
          <w:r w:rsidR="005A440C" w:rsidDel="004A58DF">
            <w:rPr>
              <w:iCs/>
            </w:rPr>
            <w:delText>n 2021</w:delText>
          </w:r>
        </w:del>
      </w:ins>
      <w:ins w:id="1293" w:author="chilochibi chiziba" w:date="2023-11-16T21:42:00Z">
        <w:del w:id="1294" w:author="Ozodiegwu, Ifeoma" w:date="2023-12-07T12:56:00Z">
          <w:r w:rsidR="00495AF5" w:rsidDel="004A58DF">
            <w:rPr>
              <w:iCs/>
            </w:rPr>
            <w:delText xml:space="preserve"> data </w:delText>
          </w:r>
        </w:del>
      </w:ins>
      <w:ins w:id="1295" w:author="chilochibi chiziba" w:date="2023-11-16T21:19:00Z">
        <w:del w:id="1296" w:author="Ozodiegwu, Ifeoma" w:date="2023-12-07T12:56:00Z">
          <w:r w:rsidR="00BE1773" w:rsidDel="004A58DF">
            <w:rPr>
              <w:iCs/>
            </w:rPr>
            <w:delText>prohibited us to control for</w:delText>
          </w:r>
        </w:del>
      </w:ins>
      <w:ins w:id="1297" w:author="chilochibi chiziba" w:date="2023-11-16T21:20:00Z">
        <w:del w:id="1298" w:author="Ozodiegwu, Ifeoma" w:date="2023-12-07T12:56:00Z">
          <w:r w:rsidR="00743B2A" w:rsidDel="004A58DF">
            <w:rPr>
              <w:iCs/>
            </w:rPr>
            <w:delText xml:space="preserve"> their effect on malaria positiv</w:delText>
          </w:r>
        </w:del>
      </w:ins>
      <w:ins w:id="1299" w:author="chilochibi chiziba" w:date="2023-11-16T21:21:00Z">
        <w:del w:id="1300" w:author="Ozodiegwu, Ifeoma" w:date="2023-12-07T12:56:00Z">
          <w:r w:rsidR="00F425F5" w:rsidDel="004A58DF">
            <w:rPr>
              <w:iCs/>
            </w:rPr>
            <w:delText>ity in our model</w:delText>
          </w:r>
        </w:del>
      </w:ins>
      <w:ins w:id="1301" w:author="chilochibi chiziba" w:date="2023-11-16T21:38:00Z">
        <w:del w:id="1302" w:author="Ozodiegwu, Ifeoma" w:date="2023-12-07T12:56:00Z">
          <w:r w:rsidR="00A11BDF" w:rsidDel="004A58DF">
            <w:rPr>
              <w:iCs/>
            </w:rPr>
            <w:delText>s</w:delText>
          </w:r>
        </w:del>
      </w:ins>
      <w:ins w:id="1303" w:author="chilochibi chiziba" w:date="2023-11-16T21:21:00Z">
        <w:del w:id="1304" w:author="Ozodiegwu, Ifeoma" w:date="2023-12-07T12:56:00Z">
          <w:r w:rsidR="00F425F5" w:rsidDel="004A58DF">
            <w:rPr>
              <w:iCs/>
            </w:rPr>
            <w:delText>.</w:delText>
          </w:r>
        </w:del>
      </w:ins>
      <w:ins w:id="1305" w:author="chilochibi chiziba" w:date="2023-11-16T21:20:00Z">
        <w:del w:id="1306" w:author="Ozodiegwu, Ifeoma" w:date="2023-12-07T12:56:00Z">
          <w:r w:rsidR="00743B2A" w:rsidDel="004A58DF">
            <w:rPr>
              <w:iCs/>
            </w:rPr>
            <w:delText xml:space="preserve"> </w:delText>
          </w:r>
        </w:del>
      </w:ins>
      <w:ins w:id="1307" w:author="chilochibi chiziba" w:date="2023-11-17T08:56:00Z">
        <w:del w:id="1308" w:author="Ozodiegwu, Ifeoma" w:date="2023-12-07T12:56:00Z">
          <w:r w:rsidR="00D0456A" w:rsidDel="004A58DF">
            <w:rPr>
              <w:iCs/>
            </w:rPr>
            <w:delText>Moreover</w:delText>
          </w:r>
        </w:del>
      </w:ins>
      <w:ins w:id="1309" w:author="chilochibi chiziba" w:date="2023-11-17T08:41:00Z">
        <w:del w:id="1310" w:author="Ozodiegwu, Ifeoma" w:date="2023-12-07T12:56:00Z">
          <w:r w:rsidR="00826716" w:rsidDel="004A58DF">
            <w:rPr>
              <w:iCs/>
            </w:rPr>
            <w:delText xml:space="preserve">, </w:delText>
          </w:r>
        </w:del>
      </w:ins>
      <w:ins w:id="1311" w:author="chilochibi chiziba" w:date="2023-11-17T08:56:00Z">
        <w:del w:id="1312" w:author="Ozodiegwu, Ifeoma" w:date="2023-12-07T12:56:00Z">
          <w:r w:rsidR="00D0456A" w:rsidDel="004A58DF">
            <w:rPr>
              <w:iCs/>
            </w:rPr>
            <w:delText>t</w:delText>
          </w:r>
          <w:r w:rsidR="00D0456A" w:rsidRPr="00D0456A" w:rsidDel="004A58DF">
            <w:rPr>
              <w:iCs/>
            </w:rPr>
            <w:delText>he analysis was constrained in its selection of geographical scale, restricted solely to the cluster level, as opposed to exploring multiple scales as recommended by Gracie et al., 2014</w:delText>
          </w:r>
        </w:del>
      </w:ins>
      <w:ins w:id="1313" w:author="chilochibi chiziba" w:date="2023-11-17T08:59:00Z">
        <w:del w:id="1314" w:author="Ozodiegwu, Ifeoma" w:date="2023-12-07T12:56:00Z">
          <w:r w:rsidR="00F57D06" w:rsidDel="004A58DF">
            <w:rPr>
              <w:iCs/>
            </w:rPr>
            <w:delText xml:space="preserve"> </w:delText>
          </w:r>
        </w:del>
      </w:ins>
      <w:customXmlInsRangeStart w:id="1315" w:author="chilochibi chiziba" w:date="2023-11-17T11:19:00Z"/>
      <w:customXmlDelRangeStart w:id="1316" w:author="Ozodiegwu, Ifeoma" w:date="2023-12-07T12:56:00Z"/>
      <w:sdt>
        <w:sdtPr>
          <w:rPr>
            <w:iCs/>
          </w:rPr>
          <w:tag w:val="MENDELEY_CITATION_v3_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"/>
          <w:id w:val="1803037051"/>
          <w:placeholder>
            <w:docPart w:val="DefaultPlaceholder_-1854013440"/>
          </w:placeholder>
        </w:sdtPr>
        <w:sdtContent>
          <w:customXmlInsRangeEnd w:id="1315"/>
          <w:customXmlDelRangeEnd w:id="1316"/>
          <w:ins w:id="1317" w:author="Ozodiegwu, Ifeoma" w:date="2023-12-07T16:37:00Z">
            <w:r w:rsidR="00591996" w:rsidRPr="00591996">
              <w:rPr>
                <w:iCs/>
              </w:rPr>
              <w:t>[63]</w:t>
            </w:r>
          </w:ins>
          <w:ins w:id="1318" w:author="Ifeoma Doreen Ozodiegwu" w:date="2023-12-06T18:39:00Z">
            <w:del w:id="1319" w:author="Ozodiegwu, Ifeoma" w:date="2023-12-07T12:56:00Z">
              <w:r w:rsidR="00A96CA6" w:rsidRPr="00591996" w:rsidDel="004A58DF">
                <w:rPr>
                  <w:iCs/>
                </w:rPr>
                <w:delText>[57]</w:delText>
              </w:r>
            </w:del>
          </w:ins>
          <w:ins w:id="1320" w:author="chilochibi chiziba" w:date="2023-11-17T14:55:00Z">
            <w:del w:id="1321" w:author="Ozodiegwu, Ifeoma" w:date="2023-12-07T12:56:00Z">
              <w:r w:rsidR="00577EDE" w:rsidRPr="00591996" w:rsidDel="004A58DF">
                <w:rPr>
                  <w:iCs/>
                </w:rPr>
                <w:delText>[56]</w:delText>
              </w:r>
            </w:del>
          </w:ins>
          <w:customXmlInsRangeStart w:id="1322" w:author="chilochibi chiziba" w:date="2023-11-17T11:19:00Z"/>
          <w:customXmlDelRangeStart w:id="1323" w:author="Ozodiegwu, Ifeoma" w:date="2023-12-07T12:56:00Z"/>
        </w:sdtContent>
      </w:sdt>
      <w:customXmlInsRangeEnd w:id="1322"/>
      <w:customXmlDelRangeEnd w:id="1323"/>
      <w:ins w:id="1324" w:author="chilochibi chiziba" w:date="2023-11-17T08:56:00Z">
        <w:del w:id="1325" w:author="Ozodiegwu, Ifeoma" w:date="2023-12-07T12:56:00Z">
          <w:r w:rsidR="00D0456A" w:rsidRPr="00D0456A" w:rsidDel="004A58DF">
            <w:rPr>
              <w:iCs/>
            </w:rPr>
            <w:delText>. This limitation arises from the DHS urban disaggregation, which is confined to that specific level.</w:delText>
          </w:r>
        </w:del>
      </w:ins>
      <w:ins w:id="1326" w:author="chilochibi chiziba" w:date="2023-11-17T08:44:00Z">
        <w:del w:id="1327" w:author="Ozodiegwu, Ifeoma" w:date="2023-12-07T13:01:00Z">
          <w:r w:rsidR="00B83C20" w:rsidDel="0093534F">
            <w:rPr>
              <w:iCs/>
            </w:rPr>
            <w:delText xml:space="preserve"> </w:delText>
          </w:r>
        </w:del>
      </w:ins>
    </w:p>
    <w:p w14:paraId="2AE89D6B" w14:textId="20096777" w:rsidR="00DF7D20" w:rsidDel="00BE0030" w:rsidRDefault="00643862" w:rsidP="004A7ECB">
      <w:pPr>
        <w:pStyle w:val="MDPI35textbeforelist"/>
        <w:spacing w:before="240"/>
        <w:rPr>
          <w:del w:id="1328" w:author="Ozodiegwu, Ifeoma" w:date="2023-12-07T16:01:00Z"/>
          <w:iCs/>
        </w:rPr>
      </w:pPr>
      <w:del w:id="1329" w:author="Ozodiegwu, Ifeoma" w:date="2023-12-07T16:01:00Z">
        <w:r w:rsidRPr="00643862" w:rsidDel="00BE0030">
          <w:rPr>
            <w:iCs/>
          </w:rPr>
          <w:delText xml:space="preserve">Despite the aforementioned data gaps, the methodologies employed in this study can serve as a valuable foundation for utilizing local data to guide stratified interventions within urban areas. The analysis of cluster data derived from multistage surveys offers valuable insights into the spatial disparities in malaria risk within urban settlements. Additionally, the methods used to establish the functional relationships between predictors and malaria risk can assist in determining thresholds for </w:delText>
        </w:r>
      </w:del>
      <w:ins w:id="1330" w:author="chilochibi chiziba" w:date="2023-11-17T14:39:00Z">
        <w:del w:id="1331" w:author="Ozodiegwu, Ifeoma" w:date="2023-12-07T16:01:00Z">
          <w:r w:rsidR="004B158B" w:rsidDel="00BE0030">
            <w:rPr>
              <w:iCs/>
            </w:rPr>
            <w:delText xml:space="preserve">malaria </w:delText>
          </w:r>
        </w:del>
      </w:ins>
      <w:del w:id="1332" w:author="Ozodiegwu, Ifeoma" w:date="2023-12-07T16:01:00Z">
        <w:r w:rsidRPr="00643862" w:rsidDel="00BE0030">
          <w:rPr>
            <w:iCs/>
          </w:rPr>
          <w:delText>intervention prioritization and deprioritization</w:delText>
        </w:r>
      </w:del>
      <w:ins w:id="1333" w:author="chilochibi chiziba" w:date="2023-11-17T14:40:00Z">
        <w:del w:id="1334" w:author="Ozodiegwu, Ifeoma" w:date="2023-12-07T16:01:00Z">
          <w:r w:rsidR="004B158B" w:rsidDel="00BE0030">
            <w:rPr>
              <w:iCs/>
            </w:rPr>
            <w:delText xml:space="preserve"> </w:delText>
          </w:r>
        </w:del>
      </w:ins>
      <w:customXmlInsRangeStart w:id="1335" w:author="chilochibi chiziba" w:date="2023-11-17T14:55:00Z"/>
      <w:customXmlDelRangeStart w:id="1336" w:author="Ozodiegwu, Ifeoma" w:date="2023-12-07T16:01:00Z"/>
      <w:sdt>
        <w:sdtPr>
          <w:rPr>
            <w:iCs/>
          </w:rPr>
          <w:tag w:val="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"/>
          <w:id w:val="329955266"/>
          <w:placeholder>
            <w:docPart w:val="DefaultPlaceholder_-1854013440"/>
          </w:placeholder>
        </w:sdtPr>
        <w:sdtContent>
          <w:customXmlInsRangeEnd w:id="1335"/>
          <w:customXmlDelRangeEnd w:id="1336"/>
          <w:ins w:id="1337" w:author="Ozodiegwu, Ifeoma" w:date="2023-12-07T16:37:00Z">
            <w:r w:rsidR="00591996" w:rsidRPr="00591996">
              <w:rPr>
                <w:iCs/>
              </w:rPr>
              <w:t>[64,65]</w:t>
            </w:r>
          </w:ins>
          <w:ins w:id="1338" w:author="chilochibi chiziba" w:date="2023-11-17T14:55:00Z">
            <w:del w:id="1339" w:author="Ozodiegwu, Ifeoma" w:date="2023-12-07T15:53:00Z">
              <w:r w:rsidR="006A6F7B" w:rsidRPr="00591996" w:rsidDel="00BE0030">
                <w:rPr>
                  <w:iCs/>
                </w:rPr>
                <w:delText>[57,58]</w:delText>
              </w:r>
            </w:del>
          </w:ins>
          <w:customXmlInsRangeStart w:id="1340" w:author="chilochibi chiziba" w:date="2023-11-17T14:55:00Z"/>
          <w:customXmlDelRangeStart w:id="1341" w:author="Ozodiegwu, Ifeoma" w:date="2023-12-07T16:01:00Z"/>
        </w:sdtContent>
      </w:sdt>
      <w:customXmlInsRangeEnd w:id="1340"/>
      <w:customXmlDelRangeEnd w:id="1341"/>
      <w:del w:id="1342" w:author="Ozodiegwu, Ifeoma" w:date="2023-12-07T16:01:00Z">
        <w:r w:rsidRPr="00643862" w:rsidDel="00BE0030">
          <w:rPr>
            <w:iCs/>
          </w:rPr>
          <w:delText>.</w:delText>
        </w:r>
        <w:r w:rsidDel="00BE0030">
          <w:rPr>
            <w:iCs/>
          </w:rPr>
          <w:delText xml:space="preserve"> </w:delText>
        </w:r>
        <w:r w:rsidRPr="00643862" w:rsidDel="00BE0030">
          <w:rPr>
            <w:iCs/>
          </w:rPr>
          <w:delText>For instance, an effect plot revealing that urban localities with less than 50% of residents having post-primary education are at a high risk of malaria could be instrumental in shaping the prioritization of vector control measures in these areas, especially if local factors are believed to drive transmission. Alternatively, it could inform the provision of prophylactic measures if transmission is predominantly influenced by mobility patterns.</w:delText>
        </w:r>
        <w:r w:rsidDel="00BE0030">
          <w:rPr>
            <w:iCs/>
          </w:rPr>
          <w:delText xml:space="preserve"> </w:delText>
        </w:r>
        <w:r w:rsidRPr="00643862" w:rsidDel="00BE0030">
          <w:rPr>
            <w:iCs/>
          </w:rPr>
          <w:delText>Multivariable models, as demonstrated in this study, can aid in predicting regions with a high burden of malaria among children under the age of five, thereby allowing exploration of the potential public health impact of various factors. Nevertheless, it is crucial to underscore that the meaningful application of these study methodologies for informing intervention prioritization and deprioritization decisions necessitates improved data that effectively captures malaria burden and the associated socio-demographic and environmental factors.</w:delText>
        </w:r>
      </w:del>
    </w:p>
    <w:p w14:paraId="22FEBD4F" w14:textId="77777777" w:rsidR="00643862" w:rsidDel="0093534F" w:rsidRDefault="00643862">
      <w:pPr>
        <w:pStyle w:val="MDPI35textbeforelist"/>
        <w:spacing w:before="240"/>
        <w:ind w:left="0" w:firstLine="0"/>
        <w:rPr>
          <w:del w:id="1343" w:author="Ozodiegwu, Ifeoma" w:date="2023-12-07T13:01:00Z"/>
          <w:iCs/>
        </w:rPr>
        <w:pPrChange w:id="1344" w:author="Ozodiegwu, Ifeoma" w:date="2023-12-07T13:01:00Z">
          <w:pPr>
            <w:pStyle w:val="MDPI35textbeforelist"/>
            <w:spacing w:before="240"/>
          </w:pPr>
        </w:pPrChange>
      </w:pPr>
    </w:p>
    <w:p w14:paraId="6B842CC3" w14:textId="77777777" w:rsidR="00643862" w:rsidRPr="004A7ECB" w:rsidRDefault="00643862">
      <w:pPr>
        <w:pStyle w:val="MDPI35textbeforelist"/>
        <w:spacing w:before="240"/>
        <w:ind w:left="0" w:firstLine="0"/>
        <w:rPr>
          <w:iCs/>
        </w:rPr>
        <w:pPrChange w:id="1345" w:author="Ozodiegwu, Ifeoma" w:date="2023-12-07T13:01:00Z">
          <w:pPr>
            <w:pStyle w:val="MDPI35textbeforelist"/>
            <w:spacing w:before="240"/>
          </w:pPr>
        </w:pPrChange>
      </w:pPr>
    </w:p>
    <w:p w14:paraId="01E0DC85" w14:textId="127423BC" w:rsidR="00BE0030" w:rsidRDefault="00F610A7" w:rsidP="00BE0030">
      <w:pPr>
        <w:pStyle w:val="MDPI21heading1"/>
        <w:numPr>
          <w:ilvl w:val="0"/>
          <w:numId w:val="30"/>
        </w:numPr>
        <w:rPr>
          <w:ins w:id="1346" w:author="Ozodiegwu, Ifeoma" w:date="2023-12-07T16:09:00Z"/>
        </w:rPr>
      </w:pPr>
      <w:r>
        <w:t>Conclusi</w:t>
      </w:r>
      <w:ins w:id="1347" w:author="Ozodiegwu, Ifeoma" w:date="2023-12-07T16:09:00Z">
        <w:r w:rsidR="00BE0030">
          <w:t>on</w:t>
        </w:r>
      </w:ins>
      <w:del w:id="1348" w:author="Ozodiegwu, Ifeoma" w:date="2023-12-07T16:09:00Z">
        <w:r w:rsidDel="00BE0030">
          <w:delText xml:space="preserve">on </w:delText>
        </w:r>
      </w:del>
    </w:p>
    <w:p w14:paraId="0E3B1A62" w14:textId="417A7DE2" w:rsidR="00BE0030" w:rsidRPr="00BE0030" w:rsidRDefault="00BE0030">
      <w:pPr>
        <w:pStyle w:val="MDPI21heading1"/>
        <w:ind w:left="2551" w:firstLine="360"/>
        <w:rPr>
          <w:b w:val="0"/>
          <w:bCs/>
          <w:rPrChange w:id="1349" w:author="Ozodiegwu, Ifeoma" w:date="2023-12-07T16:10:00Z">
            <w:rPr/>
          </w:rPrChange>
        </w:rPr>
        <w:pPrChange w:id="1350" w:author="Ozodiegwu, Ifeoma" w:date="2023-12-07T16:09:00Z">
          <w:pPr>
            <w:pStyle w:val="MDPI21heading1"/>
            <w:numPr>
              <w:numId w:val="30"/>
            </w:numPr>
            <w:ind w:left="2911" w:hanging="360"/>
          </w:pPr>
        </w:pPrChange>
      </w:pPr>
      <w:ins w:id="1351" w:author="Ozodiegwu, Ifeoma" w:date="2023-12-07T16:09:00Z">
        <w:r w:rsidRPr="00BE0030">
          <w:rPr>
            <w:b w:val="0"/>
            <w:bCs/>
            <w:rPrChange w:id="1352" w:author="Ozodiegwu, Ifeoma" w:date="2023-12-07T16:10:00Z">
              <w:rPr/>
            </w:rPrChange>
          </w:rPr>
          <w:t>This study contributes to the existing research literature by examining spatial-temporal variations in the malaria test positivity rate among children under five (U5) in urban Nigeria and investigating associated risk factors. Improving the efficiency of intervention distribution has the potential to significantly reduce the malaria burden.</w:t>
        </w:r>
      </w:ins>
      <w:ins w:id="1353" w:author="Ozodiegwu, Ifeoma" w:date="2023-12-07T16:10:00Z">
        <w:r>
          <w:rPr>
            <w:b w:val="0"/>
            <w:bCs/>
          </w:rPr>
          <w:t xml:space="preserve"> </w:t>
        </w:r>
        <w:r w:rsidRPr="00BE0030">
          <w:rPr>
            <w:b w:val="0"/>
            <w:bCs/>
          </w:rPr>
          <w:t xml:space="preserve">As locally representative data becomes available for individual cities, the methodologies employed in this study can be easily adapted to inform intervention stratification strategies. Specifically, the identified predictive factors can help determine thresholds for prioritizing or de-prioritizing interventions, such as the distribution of </w:t>
        </w:r>
        <w:proofErr w:type="spellStart"/>
        <w:r w:rsidRPr="00BE0030">
          <w:rPr>
            <w:b w:val="0"/>
            <w:bCs/>
          </w:rPr>
          <w:t>bednets</w:t>
        </w:r>
        <w:proofErr w:type="spellEnd"/>
        <w:r w:rsidRPr="00BE0030">
          <w:rPr>
            <w:b w:val="0"/>
            <w:bCs/>
          </w:rPr>
          <w:t>, in states and geopolitical regions with a high urban malaria burden.</w:t>
        </w:r>
        <w:r>
          <w:rPr>
            <w:b w:val="0"/>
            <w:bCs/>
          </w:rPr>
          <w:t xml:space="preserve"> </w:t>
        </w:r>
        <w:r w:rsidRPr="00BE0030">
          <w:rPr>
            <w:b w:val="0"/>
            <w:bCs/>
          </w:rPr>
          <w:t>Our study underscores the importance of addressing environmental risk factors through housing improvements. With the ongoing trend of urbanization, there is a growing interest in tackling malaria within urban settings, as highlighted by the recent release of a framework by the WHO for responding to malaria in urban areas.</w:t>
        </w:r>
        <w:r>
          <w:rPr>
            <w:b w:val="0"/>
            <w:bCs/>
          </w:rPr>
          <w:t xml:space="preserve"> </w:t>
        </w:r>
      </w:ins>
      <w:ins w:id="1354" w:author="Ozodiegwu, Ifeoma" w:date="2023-12-07T16:11:00Z">
        <w:r w:rsidRPr="00BE0030">
          <w:rPr>
            <w:b w:val="0"/>
            <w:bCs/>
          </w:rPr>
          <w:t>By shedding light on the existing data gaps within the Nigerian DHS/MIS, we aim to encourage increased investments aimed at enhancing both its design and usefulness. Additionally, we advocate for improvements in routine surveillance systems to further support malaria research and intervention efforts.</w:t>
        </w:r>
      </w:ins>
    </w:p>
    <w:p w14:paraId="336D85D2" w14:textId="4B8F5B0D" w:rsidR="00F610A7" w:rsidRPr="004A7ECB" w:rsidDel="00BE0030" w:rsidRDefault="00F610A7" w:rsidP="00C05A59">
      <w:pPr>
        <w:pStyle w:val="MDPI35textbeforelist"/>
        <w:spacing w:before="240"/>
        <w:rPr>
          <w:del w:id="1355" w:author="Ozodiegwu, Ifeoma" w:date="2023-12-07T16:11:00Z"/>
          <w:iCs/>
        </w:rPr>
      </w:pPr>
      <w:del w:id="1356" w:author="Ozodiegwu, Ifeoma" w:date="2023-12-07T16:11:00Z">
        <w:r w:rsidRPr="001377FA" w:rsidDel="00BE0030">
          <w:rPr>
            <w:iCs/>
          </w:rPr>
          <w:lastRenderedPageBreak/>
          <w:delText>This study complements the existing research literature by describing spatial-temporal variations in U5 malaria test positivity and associated risk factor relationships</w:delText>
        </w:r>
      </w:del>
      <w:del w:id="1357" w:author="Ozodiegwu, Ifeoma" w:date="2023-12-07T16:04:00Z">
        <w:r w:rsidRPr="001377FA" w:rsidDel="00BE0030">
          <w:rPr>
            <w:iCs/>
          </w:rPr>
          <w:delText xml:space="preserve"> in urban areas within Nigeria</w:delText>
        </w:r>
      </w:del>
      <w:ins w:id="1358" w:author="chilochibi chiziba" w:date="2023-11-16T19:05:00Z">
        <w:del w:id="1359" w:author="Ozodiegwu, Ifeoma" w:date="2023-12-07T16:01:00Z">
          <w:r w:rsidR="002D4DF2" w:rsidDel="00BE0030">
            <w:rPr>
              <w:iCs/>
            </w:rPr>
            <w:delText xml:space="preserve"> at cluster level</w:delText>
          </w:r>
        </w:del>
      </w:ins>
      <w:del w:id="1360" w:author="Ozodiegwu, Ifeoma" w:date="2023-12-07T16:11:00Z">
        <w:r w:rsidRPr="001377FA" w:rsidDel="00BE0030">
          <w:rPr>
            <w:iCs/>
          </w:rPr>
          <w:delText>. Efficiency in intervention distribution could potentially lead to reductions in malaria burden</w:delText>
        </w:r>
        <w:r w:rsidR="00461A0A" w:rsidDel="00BE0030">
          <w:rPr>
            <w:iCs/>
          </w:rPr>
          <w:delText>.</w:delText>
        </w:r>
      </w:del>
      <w:del w:id="1361" w:author="Ozodiegwu, Ifeoma" w:date="2023-12-07T16:04:00Z">
        <w:r w:rsidR="00461A0A" w:rsidDel="00BE0030">
          <w:rPr>
            <w:iCs/>
          </w:rPr>
          <w:delText xml:space="preserve"> </w:delText>
        </w:r>
        <w:r w:rsidR="002B1D3D" w:rsidDel="00BE0030">
          <w:rPr>
            <w:iCs/>
          </w:rPr>
          <w:delText>W</w:delText>
        </w:r>
        <w:r w:rsidR="00461A0A" w:rsidRPr="00461A0A" w:rsidDel="00BE0030">
          <w:rPr>
            <w:iCs/>
          </w:rPr>
          <w:delText>hen</w:delText>
        </w:r>
      </w:del>
      <w:del w:id="1362" w:author="Ozodiegwu, Ifeoma" w:date="2023-12-07T16:11:00Z">
        <w:r w:rsidR="00461A0A" w:rsidRPr="00461A0A" w:rsidDel="00BE0030">
          <w:rPr>
            <w:iCs/>
          </w:rPr>
          <w:delText xml:space="preserve"> locally representative data becomes available for individual cities, the methodologies employed in this study can be readily applied to inform intervention stratification strategies</w:delText>
        </w:r>
        <w:r w:rsidRPr="001377FA" w:rsidDel="00BE0030">
          <w:rPr>
            <w:iCs/>
          </w:rPr>
          <w:delText xml:space="preserve">. </w:delText>
        </w:r>
      </w:del>
      <w:ins w:id="1363" w:author="chilochibi chiziba" w:date="2023-11-16T19:32:00Z">
        <w:del w:id="1364" w:author="Ozodiegwu, Ifeoma" w:date="2023-12-07T16:11:00Z">
          <w:r w:rsidR="00321A99" w:rsidDel="00BE0030">
            <w:rPr>
              <w:iCs/>
            </w:rPr>
            <w:delText>Specificall</w:delText>
          </w:r>
          <w:r w:rsidR="0037182C" w:rsidDel="00BE0030">
            <w:rPr>
              <w:iCs/>
            </w:rPr>
            <w:delText xml:space="preserve">y, </w:delText>
          </w:r>
        </w:del>
      </w:ins>
      <w:ins w:id="1365" w:author="chilochibi chiziba" w:date="2023-11-16T19:34:00Z">
        <w:del w:id="1366" w:author="Ozodiegwu, Ifeoma" w:date="2023-12-07T16:02:00Z">
          <w:r w:rsidR="00A37ED7" w:rsidDel="00BE0030">
            <w:rPr>
              <w:iCs/>
            </w:rPr>
            <w:delText xml:space="preserve">the </w:delText>
          </w:r>
          <w:r w:rsidR="00A37ED7" w:rsidRPr="00A37ED7" w:rsidDel="00BE0030">
            <w:rPr>
              <w:iCs/>
            </w:rPr>
            <w:delText>malaria risk</w:delText>
          </w:r>
        </w:del>
      </w:ins>
      <w:ins w:id="1367" w:author="chilochibi chiziba" w:date="2023-11-16T19:33:00Z">
        <w:del w:id="1368" w:author="Ozodiegwu, Ifeoma" w:date="2023-12-07T16:02:00Z">
          <w:r w:rsidR="003612E0" w:rsidRPr="003612E0" w:rsidDel="00BE0030">
            <w:rPr>
              <w:iCs/>
            </w:rPr>
            <w:delText xml:space="preserve"> </w:delText>
          </w:r>
        </w:del>
      </w:ins>
      <w:ins w:id="1369" w:author="chilochibi chiziba" w:date="2023-11-16T19:35:00Z">
        <w:del w:id="1370" w:author="Ozodiegwu, Ifeoma" w:date="2023-12-07T16:02:00Z">
          <w:r w:rsidR="007608F5" w:rsidDel="00BE0030">
            <w:rPr>
              <w:iCs/>
            </w:rPr>
            <w:delText xml:space="preserve">predictions </w:delText>
          </w:r>
          <w:r w:rsidR="00C65AA1" w:rsidDel="00BE0030">
            <w:rPr>
              <w:iCs/>
            </w:rPr>
            <w:delText>in relation to the established</w:delText>
          </w:r>
        </w:del>
        <w:del w:id="1371" w:author="Ozodiegwu, Ifeoma" w:date="2023-12-07T16:11:00Z">
          <w:r w:rsidR="00C65AA1" w:rsidDel="00BE0030">
            <w:rPr>
              <w:iCs/>
            </w:rPr>
            <w:delText xml:space="preserve"> factors can be used </w:delText>
          </w:r>
        </w:del>
      </w:ins>
      <w:ins w:id="1372" w:author="chilochibi chiziba" w:date="2023-11-16T19:36:00Z">
        <w:del w:id="1373" w:author="Ozodiegwu, Ifeoma" w:date="2023-12-07T16:11:00Z">
          <w:r w:rsidR="00BA1CEE" w:rsidDel="00BE0030">
            <w:rPr>
              <w:iCs/>
            </w:rPr>
            <w:delText xml:space="preserve">to </w:delText>
          </w:r>
        </w:del>
      </w:ins>
      <w:ins w:id="1374" w:author="chilochibi chiziba" w:date="2023-11-16T19:45:00Z">
        <w:del w:id="1375" w:author="Ozodiegwu, Ifeoma" w:date="2023-12-07T16:11:00Z">
          <w:r w:rsidR="002A5D30" w:rsidDel="00BE0030">
            <w:rPr>
              <w:iCs/>
            </w:rPr>
            <w:delText>determine</w:delText>
          </w:r>
        </w:del>
      </w:ins>
      <w:ins w:id="1376" w:author="chilochibi chiziba" w:date="2023-11-16T19:36:00Z">
        <w:del w:id="1377" w:author="Ozodiegwu, Ifeoma" w:date="2023-12-07T16:11:00Z">
          <w:r w:rsidR="00BA1CEE" w:rsidRPr="00BA1CEE" w:rsidDel="00BE0030">
            <w:rPr>
              <w:iCs/>
            </w:rPr>
            <w:delText xml:space="preserve"> thresholds to prioritize or de-prioritize interventions</w:delText>
          </w:r>
          <w:r w:rsidR="00BA1CEE" w:rsidDel="00BE0030">
            <w:rPr>
              <w:iCs/>
            </w:rPr>
            <w:delText xml:space="preserve"> such as </w:delText>
          </w:r>
          <w:r w:rsidR="00342B9B" w:rsidDel="00BE0030">
            <w:rPr>
              <w:iCs/>
            </w:rPr>
            <w:delText xml:space="preserve">the </w:delText>
          </w:r>
          <w:r w:rsidR="00BA1CEE" w:rsidDel="00BE0030">
            <w:rPr>
              <w:iCs/>
            </w:rPr>
            <w:delText>distribution of bednets</w:delText>
          </w:r>
          <w:r w:rsidR="00BA1CEE" w:rsidRPr="00BA1CEE" w:rsidDel="00BE0030">
            <w:rPr>
              <w:iCs/>
            </w:rPr>
            <w:delText xml:space="preserve">. </w:delText>
          </w:r>
        </w:del>
      </w:ins>
      <w:del w:id="1378" w:author="Ozodiegwu, Ifeoma" w:date="2023-12-07T16:11:00Z">
        <w:r w:rsidR="00156FBF" w:rsidRPr="00156FBF" w:rsidDel="00BE0030">
          <w:rPr>
            <w:iCs/>
          </w:rPr>
          <w:delText>Given the ongoing trend of urbanization, there is a growing interest in addressing malaria within urban settings, as underscored by the recent release of a framework by the WHO for responding to malaria in urban areas. By shedding light on the inherent data gaps within the Nigerian DHS/MIS, we hope to stimulate increased investments aimed at improving both its design and utility. Additionally, we advocate for enhancements in routine surveillance systems to further bolster malaria research and intervention efforts.</w:delText>
        </w:r>
      </w:del>
    </w:p>
    <w:p w14:paraId="0BB3A47B" w14:textId="77777777" w:rsidR="00F610A7" w:rsidRPr="00613B31" w:rsidRDefault="00F610A7" w:rsidP="00522304">
      <w:pPr>
        <w:adjustRightInd w:val="0"/>
        <w:snapToGrid w:val="0"/>
        <w:spacing w:before="240" w:after="60" w:line="228" w:lineRule="auto"/>
        <w:ind w:left="2608"/>
        <w:rPr>
          <w:b/>
          <w:bCs/>
          <w:szCs w:val="18"/>
          <w:lang w:bidi="en-US"/>
        </w:rPr>
      </w:pPr>
      <w:r w:rsidRPr="00613B31">
        <w:rPr>
          <w:b/>
          <w:bCs/>
          <w:szCs w:val="18"/>
          <w:lang w:bidi="en-US"/>
        </w:rPr>
        <w:t xml:space="preserve">Appendix </w:t>
      </w:r>
    </w:p>
    <w:p w14:paraId="05B9B856" w14:textId="77777777" w:rsidR="00F610A7" w:rsidRPr="00613B31" w:rsidRDefault="00F610A7" w:rsidP="00D81521">
      <w:pPr>
        <w:pStyle w:val="MDPI31text"/>
      </w:pPr>
      <w:r w:rsidRPr="00613B31">
        <w:t xml:space="preserve">Supplementary </w:t>
      </w:r>
      <w:r>
        <w:t>material.</w:t>
      </w:r>
    </w:p>
    <w:p w14:paraId="40E170D1" w14:textId="77777777" w:rsidR="00F610A7" w:rsidRDefault="00F610A7" w:rsidP="00183AB8">
      <w:pPr>
        <w:pStyle w:val="MDPI21heading1"/>
        <w:ind w:left="0"/>
      </w:pPr>
      <w:r w:rsidRPr="00FA04F1">
        <w:t>References</w:t>
      </w:r>
    </w:p>
    <w:sdt>
      <w:sdtPr>
        <w:tag w:val="MENDELEY_BIBLIOGRAPHY"/>
        <w:id w:val="-1530716130"/>
        <w:placeholder>
          <w:docPart w:val="DefaultPlaceholder_-1854013440"/>
        </w:placeholder>
      </w:sdtPr>
      <w:sdtContent>
        <w:p w14:paraId="64DFD96B" w14:textId="77777777" w:rsidR="00591996" w:rsidRDefault="00591996">
          <w:pPr>
            <w:autoSpaceDE w:val="0"/>
            <w:autoSpaceDN w:val="0"/>
            <w:ind w:hanging="640"/>
            <w:divId w:val="983586952"/>
            <w:rPr>
              <w:ins w:id="1379" w:author="Ozodiegwu, Ifeoma" w:date="2023-12-07T16:37:00Z"/>
              <w:rFonts w:eastAsia="Times New Roman"/>
              <w:sz w:val="24"/>
              <w:szCs w:val="24"/>
            </w:rPr>
          </w:pPr>
          <w:ins w:id="1380" w:author="Ozodiegwu, Ifeoma" w:date="2023-12-07T16:37:00Z">
            <w:r>
              <w:rPr>
                <w:rFonts w:eastAsia="Times New Roman"/>
              </w:rPr>
              <w:t xml:space="preserve">1. </w:t>
            </w:r>
            <w:r>
              <w:rPr>
                <w:rFonts w:eastAsia="Times New Roman"/>
              </w:rPr>
              <w:tab/>
              <w:t xml:space="preserve">World Health Organization. World Malaria Report 2021. Geneva; 2021. </w:t>
            </w:r>
          </w:ins>
        </w:p>
        <w:p w14:paraId="7AA4D6F4" w14:textId="77777777" w:rsidR="00591996" w:rsidRDefault="00591996">
          <w:pPr>
            <w:autoSpaceDE w:val="0"/>
            <w:autoSpaceDN w:val="0"/>
            <w:ind w:hanging="640"/>
            <w:divId w:val="32076610"/>
            <w:rPr>
              <w:ins w:id="1381" w:author="Ozodiegwu, Ifeoma" w:date="2023-12-07T16:37:00Z"/>
              <w:rFonts w:eastAsia="Times New Roman"/>
            </w:rPr>
          </w:pPr>
          <w:ins w:id="1382" w:author="Ozodiegwu, Ifeoma" w:date="2023-12-07T16:37:00Z">
            <w:r>
              <w:rPr>
                <w:rFonts w:eastAsia="Times New Roman"/>
              </w:rPr>
              <w:t xml:space="preserve">2. </w:t>
            </w:r>
            <w:r>
              <w:rPr>
                <w:rFonts w:eastAsia="Times New Roman"/>
              </w:rPr>
              <w:tab/>
            </w:r>
            <w:proofErr w:type="spellStart"/>
            <w:r>
              <w:rPr>
                <w:rFonts w:eastAsia="Times New Roman"/>
              </w:rPr>
              <w:t>Okunlola</w:t>
            </w:r>
            <w:proofErr w:type="spellEnd"/>
            <w:r>
              <w:rPr>
                <w:rFonts w:eastAsia="Times New Roman"/>
              </w:rPr>
              <w:t xml:space="preserve"> OA, Oyeyemi OT. </w:t>
            </w:r>
            <w:proofErr w:type="spellStart"/>
            <w:r>
              <w:rPr>
                <w:rFonts w:eastAsia="Times New Roman"/>
              </w:rPr>
              <w:t>Spatio</w:t>
            </w:r>
            <w:proofErr w:type="spellEnd"/>
            <w:r>
              <w:rPr>
                <w:rFonts w:eastAsia="Times New Roman"/>
              </w:rPr>
              <w:t>-temporal analysis of association between incidence of malaria and environmental predictors of malaria transmission in Nigeria. Sci Rep. 2019;9: 1–11. doi:10.1038/s41598-019-53814-x</w:t>
            </w:r>
          </w:ins>
        </w:p>
        <w:p w14:paraId="20D73CDD" w14:textId="77777777" w:rsidR="00591996" w:rsidRDefault="00591996">
          <w:pPr>
            <w:autoSpaceDE w:val="0"/>
            <w:autoSpaceDN w:val="0"/>
            <w:ind w:hanging="640"/>
            <w:divId w:val="1200439004"/>
            <w:rPr>
              <w:ins w:id="1383" w:author="Ozodiegwu, Ifeoma" w:date="2023-12-07T16:37:00Z"/>
              <w:rFonts w:eastAsia="Times New Roman"/>
            </w:rPr>
          </w:pPr>
          <w:ins w:id="1384" w:author="Ozodiegwu, Ifeoma" w:date="2023-12-07T16:37:00Z">
            <w:r>
              <w:rPr>
                <w:rFonts w:eastAsia="Times New Roman"/>
              </w:rPr>
              <w:t xml:space="preserve">3. </w:t>
            </w:r>
            <w:r>
              <w:rPr>
                <w:rFonts w:eastAsia="Times New Roman"/>
              </w:rPr>
              <w:tab/>
              <w:t xml:space="preserve">National Malaria Control </w:t>
            </w:r>
            <w:proofErr w:type="spellStart"/>
            <w:r>
              <w:rPr>
                <w:rFonts w:eastAsia="Times New Roman"/>
              </w:rPr>
              <w:t>Programme</w:t>
            </w:r>
            <w:proofErr w:type="spellEnd"/>
            <w:r>
              <w:rPr>
                <w:rFonts w:eastAsia="Times New Roman"/>
              </w:rPr>
              <w:t xml:space="preserve">, </w:t>
            </w:r>
            <w:proofErr w:type="spellStart"/>
            <w:r>
              <w:rPr>
                <w:rFonts w:eastAsia="Times New Roman"/>
              </w:rPr>
              <w:t>suMAP</w:t>
            </w:r>
            <w:proofErr w:type="spellEnd"/>
            <w:r>
              <w:rPr>
                <w:rFonts w:eastAsia="Times New Roman"/>
              </w:rPr>
              <w:t xml:space="preserve">, World Health Organization, INFORM project. A description of the epidemiology of malaria to guide the planning of control in Nigeria. A report prepared for the Federal Ministry of Health, Nigeria, the Roll Back Malaria Partnership and the Department for International Development, UK. 2013. </w:t>
            </w:r>
          </w:ins>
        </w:p>
        <w:p w14:paraId="7C46A540" w14:textId="77777777" w:rsidR="00591996" w:rsidRDefault="00591996">
          <w:pPr>
            <w:autoSpaceDE w:val="0"/>
            <w:autoSpaceDN w:val="0"/>
            <w:ind w:hanging="640"/>
            <w:divId w:val="620841897"/>
            <w:rPr>
              <w:ins w:id="1385" w:author="Ozodiegwu, Ifeoma" w:date="2023-12-07T16:37:00Z"/>
              <w:rFonts w:eastAsia="Times New Roman"/>
            </w:rPr>
          </w:pPr>
          <w:ins w:id="1386" w:author="Ozodiegwu, Ifeoma" w:date="2023-12-07T16:37:00Z">
            <w:r>
              <w:rPr>
                <w:rFonts w:eastAsia="Times New Roman"/>
              </w:rPr>
              <w:t xml:space="preserve">4. </w:t>
            </w:r>
            <w:r>
              <w:rPr>
                <w:rFonts w:eastAsia="Times New Roman"/>
              </w:rPr>
              <w:tab/>
              <w:t xml:space="preserve">Jane </w:t>
            </w:r>
            <w:proofErr w:type="spellStart"/>
            <w:r>
              <w:rPr>
                <w:rFonts w:eastAsia="Times New Roman"/>
              </w:rPr>
              <w:t>Ugwu</w:t>
            </w:r>
            <w:proofErr w:type="spellEnd"/>
            <w:r>
              <w:rPr>
                <w:rFonts w:eastAsia="Times New Roman"/>
              </w:rPr>
              <w:t xml:space="preserve"> CL, </w:t>
            </w:r>
            <w:proofErr w:type="spellStart"/>
            <w:r>
              <w:rPr>
                <w:rFonts w:eastAsia="Times New Roman"/>
              </w:rPr>
              <w:t>Zewotir</w:t>
            </w:r>
            <w:proofErr w:type="spellEnd"/>
            <w:r>
              <w:rPr>
                <w:rFonts w:eastAsia="Times New Roman"/>
              </w:rPr>
              <w:t xml:space="preserve"> T. Evaluating the effects of climate and environmental factors on under-5 children malaria spatial distribution using generalized additive models (GAMs). J Epidemiol Glob Health. 2020;10: 304–314. doi:10.2991/jegh.k.200814.001</w:t>
            </w:r>
          </w:ins>
        </w:p>
        <w:p w14:paraId="3D3E8694" w14:textId="77777777" w:rsidR="00591996" w:rsidRDefault="00591996">
          <w:pPr>
            <w:autoSpaceDE w:val="0"/>
            <w:autoSpaceDN w:val="0"/>
            <w:ind w:hanging="640"/>
            <w:divId w:val="1107653807"/>
            <w:rPr>
              <w:ins w:id="1387" w:author="Ozodiegwu, Ifeoma" w:date="2023-12-07T16:37:00Z"/>
              <w:rFonts w:eastAsia="Times New Roman"/>
            </w:rPr>
          </w:pPr>
          <w:ins w:id="1388" w:author="Ozodiegwu, Ifeoma" w:date="2023-12-07T16:37:00Z">
            <w:r>
              <w:rPr>
                <w:rFonts w:eastAsia="Times New Roman"/>
              </w:rPr>
              <w:t xml:space="preserve">5. </w:t>
            </w:r>
            <w:r>
              <w:rPr>
                <w:rFonts w:eastAsia="Times New Roman"/>
              </w:rPr>
              <w:tab/>
              <w:t>United Nations Department of Economic and Social Affairs. World Urbanization Prospects: The 2018 Revision. 2019. doi:10.18356/b9e995fe-en</w:t>
            </w:r>
          </w:ins>
        </w:p>
        <w:p w14:paraId="22BDBF33" w14:textId="77777777" w:rsidR="00591996" w:rsidRDefault="00591996">
          <w:pPr>
            <w:autoSpaceDE w:val="0"/>
            <w:autoSpaceDN w:val="0"/>
            <w:ind w:hanging="640"/>
            <w:divId w:val="30083315"/>
            <w:rPr>
              <w:ins w:id="1389" w:author="Ozodiegwu, Ifeoma" w:date="2023-12-07T16:37:00Z"/>
              <w:rFonts w:eastAsia="Times New Roman"/>
            </w:rPr>
          </w:pPr>
          <w:ins w:id="1390" w:author="Ozodiegwu, Ifeoma" w:date="2023-12-07T16:37:00Z">
            <w:r>
              <w:rPr>
                <w:rFonts w:eastAsia="Times New Roman"/>
              </w:rPr>
              <w:t xml:space="preserve">6. </w:t>
            </w:r>
            <w:r>
              <w:rPr>
                <w:rFonts w:eastAsia="Times New Roman"/>
              </w:rPr>
              <w:tab/>
              <w:t xml:space="preserve">Byrne N. Urban malaria risk in sub-Saharan Africa: Where is the evidence? Travel Med Infect Dis. 2007;5: 135–137. </w:t>
            </w:r>
            <w:proofErr w:type="gramStart"/>
            <w:r>
              <w:rPr>
                <w:rFonts w:eastAsia="Times New Roman"/>
              </w:rPr>
              <w:t>doi:10.1016/J.TMAID</w:t>
            </w:r>
            <w:proofErr w:type="gramEnd"/>
            <w:r>
              <w:rPr>
                <w:rFonts w:eastAsia="Times New Roman"/>
              </w:rPr>
              <w:t>.2006.04.003</w:t>
            </w:r>
          </w:ins>
        </w:p>
        <w:p w14:paraId="645CBC6D" w14:textId="77777777" w:rsidR="00591996" w:rsidRDefault="00591996">
          <w:pPr>
            <w:autoSpaceDE w:val="0"/>
            <w:autoSpaceDN w:val="0"/>
            <w:ind w:hanging="640"/>
            <w:divId w:val="1612778085"/>
            <w:rPr>
              <w:ins w:id="1391" w:author="Ozodiegwu, Ifeoma" w:date="2023-12-07T16:37:00Z"/>
              <w:rFonts w:eastAsia="Times New Roman"/>
            </w:rPr>
          </w:pPr>
          <w:ins w:id="1392" w:author="Ozodiegwu, Ifeoma" w:date="2023-12-07T16:37:00Z">
            <w:r>
              <w:rPr>
                <w:rFonts w:eastAsia="Times New Roman"/>
              </w:rPr>
              <w:t xml:space="preserve">7. </w:t>
            </w:r>
            <w:r>
              <w:rPr>
                <w:rFonts w:eastAsia="Times New Roman"/>
              </w:rPr>
              <w:tab/>
            </w:r>
            <w:proofErr w:type="spellStart"/>
            <w:r>
              <w:rPr>
                <w:rFonts w:eastAsia="Times New Roman"/>
              </w:rPr>
              <w:t>Trape</w:t>
            </w:r>
            <w:proofErr w:type="spellEnd"/>
            <w:r>
              <w:rPr>
                <w:rFonts w:eastAsia="Times New Roman"/>
              </w:rPr>
              <w:t xml:space="preserve"> JF, </w:t>
            </w:r>
            <w:proofErr w:type="spellStart"/>
            <w:r>
              <w:rPr>
                <w:rFonts w:eastAsia="Times New Roman"/>
              </w:rPr>
              <w:t>Zoulani</w:t>
            </w:r>
            <w:proofErr w:type="spellEnd"/>
            <w:r>
              <w:rPr>
                <w:rFonts w:eastAsia="Times New Roman"/>
              </w:rPr>
              <w:t xml:space="preserve"> A. Malaria and urbanization in Central Africa: the example of Brazzaville. Part III: Relationships between urbanization and the intensity of malaria transmission. Trans R Soc Trop Med </w:t>
            </w:r>
            <w:proofErr w:type="spellStart"/>
            <w:r>
              <w:rPr>
                <w:rFonts w:eastAsia="Times New Roman"/>
              </w:rPr>
              <w:t>Hyg</w:t>
            </w:r>
            <w:proofErr w:type="spellEnd"/>
            <w:r>
              <w:rPr>
                <w:rFonts w:eastAsia="Times New Roman"/>
              </w:rPr>
              <w:t>. 1987;81: 19–25. doi:10.1016/0035-9203(87)90473-1</w:t>
            </w:r>
          </w:ins>
        </w:p>
        <w:p w14:paraId="54B58494" w14:textId="77777777" w:rsidR="00591996" w:rsidRDefault="00591996">
          <w:pPr>
            <w:autoSpaceDE w:val="0"/>
            <w:autoSpaceDN w:val="0"/>
            <w:ind w:hanging="640"/>
            <w:divId w:val="1377925382"/>
            <w:rPr>
              <w:ins w:id="1393" w:author="Ozodiegwu, Ifeoma" w:date="2023-12-07T16:37:00Z"/>
              <w:rFonts w:eastAsia="Times New Roman"/>
            </w:rPr>
          </w:pPr>
          <w:ins w:id="1394" w:author="Ozodiegwu, Ifeoma" w:date="2023-12-07T16:37:00Z">
            <w:r>
              <w:rPr>
                <w:rFonts w:eastAsia="Times New Roman"/>
              </w:rPr>
              <w:t xml:space="preserve">8. </w:t>
            </w:r>
            <w:r>
              <w:rPr>
                <w:rFonts w:eastAsia="Times New Roman"/>
              </w:rPr>
              <w:tab/>
              <w:t xml:space="preserve">Hay SI, Guerra CA, </w:t>
            </w:r>
            <w:proofErr w:type="spellStart"/>
            <w:r>
              <w:rPr>
                <w:rFonts w:eastAsia="Times New Roman"/>
              </w:rPr>
              <w:t>Tatem</w:t>
            </w:r>
            <w:proofErr w:type="spellEnd"/>
            <w:r>
              <w:rPr>
                <w:rFonts w:eastAsia="Times New Roman"/>
              </w:rPr>
              <w:t xml:space="preserve"> AJ, Atkinson PM, Snow RW. Urbanization, malaria transmission and disease burden in Africa. Nat Rev </w:t>
            </w:r>
            <w:proofErr w:type="spellStart"/>
            <w:r>
              <w:rPr>
                <w:rFonts w:eastAsia="Times New Roman"/>
              </w:rPr>
              <w:t>Microbiol</w:t>
            </w:r>
            <w:proofErr w:type="spellEnd"/>
            <w:r>
              <w:rPr>
                <w:rFonts w:eastAsia="Times New Roman"/>
              </w:rPr>
              <w:t>. 2005;3: 81. doi:10.1038/NRMICRO1069</w:t>
            </w:r>
          </w:ins>
        </w:p>
        <w:p w14:paraId="52ABF995" w14:textId="77777777" w:rsidR="00591996" w:rsidRDefault="00591996">
          <w:pPr>
            <w:autoSpaceDE w:val="0"/>
            <w:autoSpaceDN w:val="0"/>
            <w:ind w:hanging="640"/>
            <w:divId w:val="272129817"/>
            <w:rPr>
              <w:ins w:id="1395" w:author="Ozodiegwu, Ifeoma" w:date="2023-12-07T16:37:00Z"/>
              <w:rFonts w:eastAsia="Times New Roman"/>
            </w:rPr>
          </w:pPr>
          <w:ins w:id="1396" w:author="Ozodiegwu, Ifeoma" w:date="2023-12-07T16:37:00Z">
            <w:r>
              <w:rPr>
                <w:rFonts w:eastAsia="Times New Roman"/>
              </w:rPr>
              <w:t xml:space="preserve">9. </w:t>
            </w:r>
            <w:r>
              <w:rPr>
                <w:rFonts w:eastAsia="Times New Roman"/>
              </w:rPr>
              <w:tab/>
              <w:t xml:space="preserve">Wang S-J, </w:t>
            </w:r>
            <w:proofErr w:type="spellStart"/>
            <w:r>
              <w:rPr>
                <w:rFonts w:eastAsia="Times New Roman"/>
              </w:rPr>
              <w:t>Lengeler</w:t>
            </w:r>
            <w:proofErr w:type="spellEnd"/>
            <w:r>
              <w:rPr>
                <w:rFonts w:eastAsia="Times New Roman"/>
              </w:rPr>
              <w:t xml:space="preserve"> C, Smith TA, </w:t>
            </w:r>
            <w:proofErr w:type="spellStart"/>
            <w:r>
              <w:rPr>
                <w:rFonts w:eastAsia="Times New Roman"/>
              </w:rPr>
              <w:t>Vounatsou</w:t>
            </w:r>
            <w:proofErr w:type="spellEnd"/>
            <w:r>
              <w:rPr>
                <w:rFonts w:eastAsia="Times New Roman"/>
              </w:rPr>
              <w:t xml:space="preserve"> P, </w:t>
            </w:r>
            <w:proofErr w:type="spellStart"/>
            <w:r>
              <w:rPr>
                <w:rFonts w:eastAsia="Times New Roman"/>
              </w:rPr>
              <w:t>Akogbeto</w:t>
            </w:r>
            <w:proofErr w:type="spellEnd"/>
            <w:r>
              <w:rPr>
                <w:rFonts w:eastAsia="Times New Roman"/>
              </w:rPr>
              <w:t xml:space="preserve"> M, Tanner M. Rapid Urban Malaria Appraisal (RUMA) IV: Epidemiology of urban malaria in Cotonou (Benin). Malar J. 2006;5: 45. doi:10.1186/1475-2875-5-45</w:t>
            </w:r>
          </w:ins>
        </w:p>
        <w:p w14:paraId="2A929E79" w14:textId="77777777" w:rsidR="00591996" w:rsidRDefault="00591996">
          <w:pPr>
            <w:autoSpaceDE w:val="0"/>
            <w:autoSpaceDN w:val="0"/>
            <w:ind w:hanging="640"/>
            <w:divId w:val="1633100238"/>
            <w:rPr>
              <w:ins w:id="1397" w:author="Ozodiegwu, Ifeoma" w:date="2023-12-07T16:37:00Z"/>
              <w:rFonts w:eastAsia="Times New Roman"/>
            </w:rPr>
          </w:pPr>
          <w:ins w:id="1398" w:author="Ozodiegwu, Ifeoma" w:date="2023-12-07T16:37:00Z">
            <w:r>
              <w:rPr>
                <w:rFonts w:eastAsia="Times New Roman"/>
              </w:rPr>
              <w:t xml:space="preserve">10. </w:t>
            </w:r>
            <w:r>
              <w:rPr>
                <w:rFonts w:eastAsia="Times New Roman"/>
              </w:rPr>
              <w:tab/>
            </w:r>
            <w:proofErr w:type="spellStart"/>
            <w:r>
              <w:rPr>
                <w:rFonts w:eastAsia="Times New Roman"/>
              </w:rPr>
              <w:t>Kabula</w:t>
            </w:r>
            <w:proofErr w:type="spellEnd"/>
            <w:r>
              <w:rPr>
                <w:rFonts w:eastAsia="Times New Roman"/>
              </w:rPr>
              <w:t xml:space="preserve"> BI, Attah PK, Wilson MD, Boakye DA. Characterization of Anopheles gambiae </w:t>
            </w:r>
            <w:proofErr w:type="spellStart"/>
            <w:r>
              <w:rPr>
                <w:rFonts w:eastAsia="Times New Roman"/>
              </w:rPr>
              <w:t>s.l.</w:t>
            </w:r>
            <w:proofErr w:type="spellEnd"/>
            <w:r>
              <w:rPr>
                <w:rFonts w:eastAsia="Times New Roman"/>
              </w:rPr>
              <w:t xml:space="preserve"> and insecticide resistance profile relative to physicochemical properties of breeding habitats within Accra Metropolis, Ghana. </w:t>
            </w:r>
            <w:proofErr w:type="spellStart"/>
            <w:r>
              <w:rPr>
                <w:rFonts w:eastAsia="Times New Roman"/>
              </w:rPr>
              <w:t>Tanzan</w:t>
            </w:r>
            <w:proofErr w:type="spellEnd"/>
            <w:r>
              <w:rPr>
                <w:rFonts w:eastAsia="Times New Roman"/>
              </w:rPr>
              <w:t xml:space="preserve"> J Health Res. 2011;13: 163–187. doi:10.4314/</w:t>
            </w:r>
            <w:proofErr w:type="gramStart"/>
            <w:r>
              <w:rPr>
                <w:rFonts w:eastAsia="Times New Roman"/>
              </w:rPr>
              <w:t>thrb.v</w:t>
            </w:r>
            <w:proofErr w:type="gramEnd"/>
            <w:r>
              <w:rPr>
                <w:rFonts w:eastAsia="Times New Roman"/>
              </w:rPr>
              <w:t>13i3.66915</w:t>
            </w:r>
          </w:ins>
        </w:p>
        <w:p w14:paraId="55D65D86" w14:textId="77777777" w:rsidR="00591996" w:rsidRDefault="00591996">
          <w:pPr>
            <w:autoSpaceDE w:val="0"/>
            <w:autoSpaceDN w:val="0"/>
            <w:ind w:hanging="640"/>
            <w:divId w:val="2126343139"/>
            <w:rPr>
              <w:ins w:id="1399" w:author="Ozodiegwu, Ifeoma" w:date="2023-12-07T16:37:00Z"/>
              <w:rFonts w:eastAsia="Times New Roman"/>
            </w:rPr>
          </w:pPr>
          <w:ins w:id="1400" w:author="Ozodiegwu, Ifeoma" w:date="2023-12-07T16:37:00Z">
            <w:r>
              <w:rPr>
                <w:rFonts w:eastAsia="Times New Roman"/>
              </w:rPr>
              <w:t xml:space="preserve">11. </w:t>
            </w:r>
            <w:r>
              <w:rPr>
                <w:rFonts w:eastAsia="Times New Roman"/>
              </w:rPr>
              <w:tab/>
              <w:t>Antonio-</w:t>
            </w:r>
            <w:proofErr w:type="spellStart"/>
            <w:r>
              <w:rPr>
                <w:rFonts w:eastAsia="Times New Roman"/>
              </w:rPr>
              <w:t>Nkondjio</w:t>
            </w:r>
            <w:proofErr w:type="spellEnd"/>
            <w:r>
              <w:rPr>
                <w:rFonts w:eastAsia="Times New Roman"/>
              </w:rPr>
              <w:t xml:space="preserve"> C, </w:t>
            </w:r>
            <w:proofErr w:type="spellStart"/>
            <w:r>
              <w:rPr>
                <w:rFonts w:eastAsia="Times New Roman"/>
              </w:rPr>
              <w:t>Fossog</w:t>
            </w:r>
            <w:proofErr w:type="spellEnd"/>
            <w:r>
              <w:rPr>
                <w:rFonts w:eastAsia="Times New Roman"/>
              </w:rPr>
              <w:t xml:space="preserve"> BT, </w:t>
            </w:r>
            <w:proofErr w:type="spellStart"/>
            <w:r>
              <w:rPr>
                <w:rFonts w:eastAsia="Times New Roman"/>
              </w:rPr>
              <w:t>Ndo</w:t>
            </w:r>
            <w:proofErr w:type="spellEnd"/>
            <w:r>
              <w:rPr>
                <w:rFonts w:eastAsia="Times New Roman"/>
              </w:rPr>
              <w:t xml:space="preserve"> C, </w:t>
            </w:r>
            <w:proofErr w:type="spellStart"/>
            <w:r>
              <w:rPr>
                <w:rFonts w:eastAsia="Times New Roman"/>
              </w:rPr>
              <w:t>Djantio</w:t>
            </w:r>
            <w:proofErr w:type="spellEnd"/>
            <w:r>
              <w:rPr>
                <w:rFonts w:eastAsia="Times New Roman"/>
              </w:rPr>
              <w:t xml:space="preserve"> BM, </w:t>
            </w:r>
            <w:proofErr w:type="spellStart"/>
            <w:r>
              <w:rPr>
                <w:rFonts w:eastAsia="Times New Roman"/>
              </w:rPr>
              <w:t>Togouet</w:t>
            </w:r>
            <w:proofErr w:type="spellEnd"/>
            <w:r>
              <w:rPr>
                <w:rFonts w:eastAsia="Times New Roman"/>
              </w:rPr>
              <w:t xml:space="preserve"> SZ, </w:t>
            </w:r>
            <w:proofErr w:type="spellStart"/>
            <w:r>
              <w:rPr>
                <w:rFonts w:eastAsia="Times New Roman"/>
              </w:rPr>
              <w:t>Awono-Ambene</w:t>
            </w:r>
            <w:proofErr w:type="spellEnd"/>
            <w:r>
              <w:rPr>
                <w:rFonts w:eastAsia="Times New Roman"/>
              </w:rPr>
              <w:t xml:space="preserve"> P, et al. Anopheles gambiae distribution and insecticide resistance in the cities of Douala and Yaoundé (Cameroon): Influence of urban agriculture and pollution. Malar J. 2011;10: 1–13. doi:10.1186/1475-2875-10-154/TABLES/6</w:t>
            </w:r>
          </w:ins>
        </w:p>
        <w:p w14:paraId="1BCEC828" w14:textId="77777777" w:rsidR="00591996" w:rsidRDefault="00591996">
          <w:pPr>
            <w:autoSpaceDE w:val="0"/>
            <w:autoSpaceDN w:val="0"/>
            <w:ind w:hanging="640"/>
            <w:divId w:val="2096704762"/>
            <w:rPr>
              <w:ins w:id="1401" w:author="Ozodiegwu, Ifeoma" w:date="2023-12-07T16:37:00Z"/>
              <w:rFonts w:eastAsia="Times New Roman"/>
            </w:rPr>
          </w:pPr>
          <w:ins w:id="1402" w:author="Ozodiegwu, Ifeoma" w:date="2023-12-07T16:37:00Z">
            <w:r>
              <w:rPr>
                <w:rFonts w:eastAsia="Times New Roman"/>
              </w:rPr>
              <w:t xml:space="preserve">12. </w:t>
            </w:r>
            <w:r>
              <w:rPr>
                <w:rFonts w:eastAsia="Times New Roman"/>
              </w:rPr>
              <w:tab/>
            </w:r>
            <w:proofErr w:type="spellStart"/>
            <w:r>
              <w:rPr>
                <w:rFonts w:eastAsia="Times New Roman"/>
              </w:rPr>
              <w:t>Azrag</w:t>
            </w:r>
            <w:proofErr w:type="spellEnd"/>
            <w:r>
              <w:rPr>
                <w:rFonts w:eastAsia="Times New Roman"/>
              </w:rPr>
              <w:t xml:space="preserve"> RS, Mohammed BH. Anopheles </w:t>
            </w:r>
            <w:proofErr w:type="spellStart"/>
            <w:r>
              <w:rPr>
                <w:rFonts w:eastAsia="Times New Roman"/>
              </w:rPr>
              <w:t>arabiensis</w:t>
            </w:r>
            <w:proofErr w:type="spellEnd"/>
            <w:r>
              <w:rPr>
                <w:rFonts w:eastAsia="Times New Roman"/>
              </w:rPr>
              <w:t xml:space="preserve"> in Sudan: A noticeable tolerance to urban polluted larval habitats associated with resistance to </w:t>
            </w:r>
            <w:proofErr w:type="spellStart"/>
            <w:r>
              <w:rPr>
                <w:rFonts w:eastAsia="Times New Roman"/>
              </w:rPr>
              <w:t>Temephos</w:t>
            </w:r>
            <w:proofErr w:type="spellEnd"/>
            <w:r>
              <w:rPr>
                <w:rFonts w:eastAsia="Times New Roman"/>
              </w:rPr>
              <w:t>. Malar J. 2018;17: 1–11. doi:10.1186/S12936-018-2350-1/TABLES/5</w:t>
            </w:r>
          </w:ins>
        </w:p>
        <w:p w14:paraId="66E15E47" w14:textId="77777777" w:rsidR="00591996" w:rsidRDefault="00591996">
          <w:pPr>
            <w:autoSpaceDE w:val="0"/>
            <w:autoSpaceDN w:val="0"/>
            <w:ind w:hanging="640"/>
            <w:divId w:val="56175461"/>
            <w:rPr>
              <w:ins w:id="1403" w:author="Ozodiegwu, Ifeoma" w:date="2023-12-07T16:37:00Z"/>
              <w:rFonts w:eastAsia="Times New Roman"/>
            </w:rPr>
          </w:pPr>
          <w:ins w:id="1404" w:author="Ozodiegwu, Ifeoma" w:date="2023-12-07T16:37:00Z">
            <w:r>
              <w:rPr>
                <w:rFonts w:eastAsia="Times New Roman"/>
              </w:rPr>
              <w:t xml:space="preserve">13. </w:t>
            </w:r>
            <w:r>
              <w:rPr>
                <w:rFonts w:eastAsia="Times New Roman"/>
              </w:rPr>
              <w:tab/>
              <w:t xml:space="preserve">World Health Organization. World Malaria Report 2022. Geneva; 2022. </w:t>
            </w:r>
          </w:ins>
        </w:p>
        <w:p w14:paraId="6EEAA906" w14:textId="77777777" w:rsidR="00591996" w:rsidRDefault="00591996">
          <w:pPr>
            <w:autoSpaceDE w:val="0"/>
            <w:autoSpaceDN w:val="0"/>
            <w:ind w:hanging="640"/>
            <w:divId w:val="1310750748"/>
            <w:rPr>
              <w:ins w:id="1405" w:author="Ozodiegwu, Ifeoma" w:date="2023-12-07T16:37:00Z"/>
              <w:rFonts w:eastAsia="Times New Roman"/>
            </w:rPr>
          </w:pPr>
          <w:ins w:id="1406" w:author="Ozodiegwu, Ifeoma" w:date="2023-12-07T16:37:00Z">
            <w:r>
              <w:rPr>
                <w:rFonts w:eastAsia="Times New Roman"/>
              </w:rPr>
              <w:t xml:space="preserve">14. </w:t>
            </w:r>
            <w:r>
              <w:rPr>
                <w:rFonts w:eastAsia="Times New Roman"/>
              </w:rPr>
              <w:tab/>
            </w:r>
            <w:proofErr w:type="spellStart"/>
            <w:r>
              <w:rPr>
                <w:rFonts w:eastAsia="Times New Roman"/>
              </w:rPr>
              <w:t>Arinaitwe</w:t>
            </w:r>
            <w:proofErr w:type="spellEnd"/>
            <w:r>
              <w:rPr>
                <w:rFonts w:eastAsia="Times New Roman"/>
              </w:rPr>
              <w:t xml:space="preserve"> E, </w:t>
            </w:r>
            <w:proofErr w:type="spellStart"/>
            <w:r>
              <w:rPr>
                <w:rFonts w:eastAsia="Times New Roman"/>
              </w:rPr>
              <w:t>Mpimbaza</w:t>
            </w:r>
            <w:proofErr w:type="spellEnd"/>
            <w:r>
              <w:rPr>
                <w:rFonts w:eastAsia="Times New Roman"/>
              </w:rPr>
              <w:t xml:space="preserve"> A, </w:t>
            </w:r>
            <w:proofErr w:type="spellStart"/>
            <w:r>
              <w:rPr>
                <w:rFonts w:eastAsia="Times New Roman"/>
              </w:rPr>
              <w:t>Nankabirwa</w:t>
            </w:r>
            <w:proofErr w:type="spellEnd"/>
            <w:r>
              <w:rPr>
                <w:rFonts w:eastAsia="Times New Roman"/>
              </w:rPr>
              <w:t xml:space="preserve"> JI, </w:t>
            </w:r>
            <w:proofErr w:type="spellStart"/>
            <w:r>
              <w:rPr>
                <w:rFonts w:eastAsia="Times New Roman"/>
              </w:rPr>
              <w:t>Kamya</w:t>
            </w:r>
            <w:proofErr w:type="spellEnd"/>
            <w:r>
              <w:rPr>
                <w:rFonts w:eastAsia="Times New Roman"/>
              </w:rPr>
              <w:t xml:space="preserve"> V, Asiimwe A, </w:t>
            </w:r>
            <w:proofErr w:type="spellStart"/>
            <w:r>
              <w:rPr>
                <w:rFonts w:eastAsia="Times New Roman"/>
              </w:rPr>
              <w:t>Kuule</w:t>
            </w:r>
            <w:proofErr w:type="spellEnd"/>
            <w:r>
              <w:rPr>
                <w:rFonts w:eastAsia="Times New Roman"/>
              </w:rPr>
              <w:t xml:space="preserve"> JK, et al. Malaria Diagnosed in an Urban Setting Strongly Associated with Recent Overnight Travel: A Case–Control Study from Kampala, Uganda. Am J Trop Med </w:t>
            </w:r>
            <w:proofErr w:type="spellStart"/>
            <w:r>
              <w:rPr>
                <w:rFonts w:eastAsia="Times New Roman"/>
              </w:rPr>
              <w:t>Hyg</w:t>
            </w:r>
            <w:proofErr w:type="spellEnd"/>
            <w:r>
              <w:rPr>
                <w:rFonts w:eastAsia="Times New Roman"/>
              </w:rPr>
              <w:t>. 2020;103: 1517–1524. doi:10.4269/AJTMH.20-0189</w:t>
            </w:r>
          </w:ins>
        </w:p>
        <w:p w14:paraId="3B634636" w14:textId="77777777" w:rsidR="00591996" w:rsidRDefault="00591996">
          <w:pPr>
            <w:autoSpaceDE w:val="0"/>
            <w:autoSpaceDN w:val="0"/>
            <w:ind w:hanging="640"/>
            <w:divId w:val="1771124012"/>
            <w:rPr>
              <w:ins w:id="1407" w:author="Ozodiegwu, Ifeoma" w:date="2023-12-07T16:37:00Z"/>
              <w:rFonts w:eastAsia="Times New Roman"/>
            </w:rPr>
          </w:pPr>
          <w:ins w:id="1408" w:author="Ozodiegwu, Ifeoma" w:date="2023-12-07T16:37:00Z">
            <w:r>
              <w:rPr>
                <w:rFonts w:eastAsia="Times New Roman"/>
              </w:rPr>
              <w:t xml:space="preserve">15. </w:t>
            </w:r>
            <w:r>
              <w:rPr>
                <w:rFonts w:eastAsia="Times New Roman"/>
              </w:rPr>
              <w:tab/>
            </w:r>
            <w:proofErr w:type="spellStart"/>
            <w:r>
              <w:rPr>
                <w:rFonts w:eastAsia="Times New Roman"/>
              </w:rPr>
              <w:t>Baragatti</w:t>
            </w:r>
            <w:proofErr w:type="spellEnd"/>
            <w:r>
              <w:rPr>
                <w:rFonts w:eastAsia="Times New Roman"/>
              </w:rPr>
              <w:t xml:space="preserve"> M, </w:t>
            </w:r>
            <w:proofErr w:type="spellStart"/>
            <w:r>
              <w:rPr>
                <w:rFonts w:eastAsia="Times New Roman"/>
              </w:rPr>
              <w:t>Fournet</w:t>
            </w:r>
            <w:proofErr w:type="spellEnd"/>
            <w:r>
              <w:rPr>
                <w:rFonts w:eastAsia="Times New Roman"/>
              </w:rPr>
              <w:t xml:space="preserve"> F, Henry M-C, </w:t>
            </w:r>
            <w:proofErr w:type="spellStart"/>
            <w:r>
              <w:rPr>
                <w:rFonts w:eastAsia="Times New Roman"/>
              </w:rPr>
              <w:t>Assi</w:t>
            </w:r>
            <w:proofErr w:type="spellEnd"/>
            <w:r>
              <w:rPr>
                <w:rFonts w:eastAsia="Times New Roman"/>
              </w:rPr>
              <w:t xml:space="preserve"> S, </w:t>
            </w:r>
            <w:proofErr w:type="spellStart"/>
            <w:r>
              <w:rPr>
                <w:rFonts w:eastAsia="Times New Roman"/>
              </w:rPr>
              <w:t>Ouedraogo</w:t>
            </w:r>
            <w:proofErr w:type="spellEnd"/>
            <w:r>
              <w:rPr>
                <w:rFonts w:eastAsia="Times New Roman"/>
              </w:rPr>
              <w:t xml:space="preserve"> H, </w:t>
            </w:r>
            <w:proofErr w:type="spellStart"/>
            <w:r>
              <w:rPr>
                <w:rFonts w:eastAsia="Times New Roman"/>
              </w:rPr>
              <w:t>Rogier</w:t>
            </w:r>
            <w:proofErr w:type="spellEnd"/>
            <w:r>
              <w:rPr>
                <w:rFonts w:eastAsia="Times New Roman"/>
              </w:rPr>
              <w:t xml:space="preserve"> C, et al. Social and environmental malaria risk factors in urban areas of Ouagadougou, Burkina Faso. Malaria Journal 2009 8:1. 2009;8: 1–14. doi:10.1186/1475-2875-8-13</w:t>
            </w:r>
          </w:ins>
        </w:p>
        <w:p w14:paraId="6A896958" w14:textId="77777777" w:rsidR="00591996" w:rsidRDefault="00591996">
          <w:pPr>
            <w:autoSpaceDE w:val="0"/>
            <w:autoSpaceDN w:val="0"/>
            <w:ind w:hanging="640"/>
            <w:divId w:val="1899627809"/>
            <w:rPr>
              <w:ins w:id="1409" w:author="Ozodiegwu, Ifeoma" w:date="2023-12-07T16:37:00Z"/>
              <w:rFonts w:eastAsia="Times New Roman"/>
            </w:rPr>
          </w:pPr>
          <w:ins w:id="1410" w:author="Ozodiegwu, Ifeoma" w:date="2023-12-07T16:37:00Z">
            <w:r>
              <w:rPr>
                <w:rFonts w:eastAsia="Times New Roman"/>
              </w:rPr>
              <w:t xml:space="preserve">16. </w:t>
            </w:r>
            <w:r>
              <w:rPr>
                <w:rFonts w:eastAsia="Times New Roman"/>
              </w:rPr>
              <w:tab/>
              <w:t xml:space="preserve">Bello FA, </w:t>
            </w:r>
            <w:proofErr w:type="spellStart"/>
            <w:r>
              <w:rPr>
                <w:rFonts w:eastAsia="Times New Roman"/>
              </w:rPr>
              <w:t>Ayede</w:t>
            </w:r>
            <w:proofErr w:type="spellEnd"/>
            <w:r>
              <w:rPr>
                <w:rFonts w:eastAsia="Times New Roman"/>
              </w:rPr>
              <w:t xml:space="preserve"> AI. Prevalence of malaria parasitemia and the use of malaria </w:t>
            </w:r>
            <w:proofErr w:type="spellStart"/>
            <w:r>
              <w:rPr>
                <w:rFonts w:eastAsia="Times New Roman"/>
              </w:rPr>
              <w:t>prevaention</w:t>
            </w:r>
            <w:proofErr w:type="spellEnd"/>
            <w:r>
              <w:rPr>
                <w:rFonts w:eastAsia="Times New Roman"/>
              </w:rPr>
              <w:t xml:space="preserve"> measures in pregnant women in Ibadan, Nigeria. Ann </w:t>
            </w:r>
            <w:proofErr w:type="spellStart"/>
            <w:r>
              <w:rPr>
                <w:rFonts w:eastAsia="Times New Roman"/>
              </w:rPr>
              <w:t>Ib</w:t>
            </w:r>
            <w:proofErr w:type="spellEnd"/>
            <w:r>
              <w:rPr>
                <w:rFonts w:eastAsia="Times New Roman"/>
              </w:rPr>
              <w:t xml:space="preserve"> Postgrad Med. 2019;17: 124–129. </w:t>
            </w:r>
          </w:ins>
        </w:p>
        <w:p w14:paraId="349B4C1B" w14:textId="77777777" w:rsidR="00591996" w:rsidRDefault="00591996">
          <w:pPr>
            <w:autoSpaceDE w:val="0"/>
            <w:autoSpaceDN w:val="0"/>
            <w:ind w:hanging="640"/>
            <w:divId w:val="1576741276"/>
            <w:rPr>
              <w:ins w:id="1411" w:author="Ozodiegwu, Ifeoma" w:date="2023-12-07T16:37:00Z"/>
              <w:rFonts w:eastAsia="Times New Roman"/>
            </w:rPr>
          </w:pPr>
          <w:ins w:id="1412" w:author="Ozodiegwu, Ifeoma" w:date="2023-12-07T16:37:00Z">
            <w:r>
              <w:rPr>
                <w:rFonts w:eastAsia="Times New Roman"/>
              </w:rPr>
              <w:lastRenderedPageBreak/>
              <w:t xml:space="preserve">17. </w:t>
            </w:r>
            <w:r>
              <w:rPr>
                <w:rFonts w:eastAsia="Times New Roman"/>
              </w:rPr>
              <w:tab/>
            </w:r>
            <w:proofErr w:type="spellStart"/>
            <w:r>
              <w:rPr>
                <w:rFonts w:eastAsia="Times New Roman"/>
              </w:rPr>
              <w:t>Olukosi</w:t>
            </w:r>
            <w:proofErr w:type="spellEnd"/>
            <w:r>
              <w:rPr>
                <w:rFonts w:eastAsia="Times New Roman"/>
              </w:rPr>
              <w:t xml:space="preserve"> AY, </w:t>
            </w:r>
            <w:proofErr w:type="spellStart"/>
            <w:r>
              <w:rPr>
                <w:rFonts w:eastAsia="Times New Roman"/>
              </w:rPr>
              <w:t>Olakiigbe</w:t>
            </w:r>
            <w:proofErr w:type="spellEnd"/>
            <w:r>
              <w:rPr>
                <w:rFonts w:eastAsia="Times New Roman"/>
              </w:rPr>
              <w:t xml:space="preserve"> A, </w:t>
            </w:r>
            <w:proofErr w:type="spellStart"/>
            <w:r>
              <w:rPr>
                <w:rFonts w:eastAsia="Times New Roman"/>
              </w:rPr>
              <w:t>Ajibaye</w:t>
            </w:r>
            <w:proofErr w:type="spellEnd"/>
            <w:r>
              <w:rPr>
                <w:rFonts w:eastAsia="Times New Roman"/>
              </w:rPr>
              <w:t xml:space="preserve"> O, Orok BA, </w:t>
            </w:r>
            <w:proofErr w:type="spellStart"/>
            <w:r>
              <w:rPr>
                <w:rFonts w:eastAsia="Times New Roman"/>
              </w:rPr>
              <w:t>Aina</w:t>
            </w:r>
            <w:proofErr w:type="spellEnd"/>
            <w:r>
              <w:rPr>
                <w:rFonts w:eastAsia="Times New Roman"/>
              </w:rPr>
              <w:t xml:space="preserve"> OO, Akindele SK, et al. Socio-economic </w:t>
            </w:r>
            <w:proofErr w:type="spellStart"/>
            <w:r>
              <w:rPr>
                <w:rFonts w:eastAsia="Times New Roman"/>
              </w:rPr>
              <w:t>behavioural</w:t>
            </w:r>
            <w:proofErr w:type="spellEnd"/>
            <w:r>
              <w:rPr>
                <w:rFonts w:eastAsia="Times New Roman"/>
              </w:rPr>
              <w:t xml:space="preserve"> indicators of falciparum malaria </w:t>
            </w:r>
            <w:proofErr w:type="spellStart"/>
            <w:r>
              <w:rPr>
                <w:rFonts w:eastAsia="Times New Roman"/>
              </w:rPr>
              <w:t>parasitaemia</w:t>
            </w:r>
            <w:proofErr w:type="spellEnd"/>
            <w:r>
              <w:rPr>
                <w:rFonts w:eastAsia="Times New Roman"/>
              </w:rPr>
              <w:t xml:space="preserve"> and moderate to severe </w:t>
            </w:r>
            <w:proofErr w:type="spellStart"/>
            <w:r>
              <w:rPr>
                <w:rFonts w:eastAsia="Times New Roman"/>
              </w:rPr>
              <w:t>anaemia</w:t>
            </w:r>
            <w:proofErr w:type="spellEnd"/>
            <w:r>
              <w:rPr>
                <w:rFonts w:eastAsia="Times New Roman"/>
              </w:rPr>
              <w:t xml:space="preserve"> among pregnant women attending antenatal clinics in Lagos, Southwest Nigeria. Malar J. 2020;19. doi:10.1186/S12936-020-03462-8</w:t>
            </w:r>
          </w:ins>
        </w:p>
        <w:p w14:paraId="44C37A4E" w14:textId="77777777" w:rsidR="00591996" w:rsidRDefault="00591996">
          <w:pPr>
            <w:autoSpaceDE w:val="0"/>
            <w:autoSpaceDN w:val="0"/>
            <w:ind w:hanging="640"/>
            <w:divId w:val="1420828978"/>
            <w:rPr>
              <w:ins w:id="1413" w:author="Ozodiegwu, Ifeoma" w:date="2023-12-07T16:37:00Z"/>
              <w:rFonts w:eastAsia="Times New Roman"/>
            </w:rPr>
          </w:pPr>
          <w:ins w:id="1414" w:author="Ozodiegwu, Ifeoma" w:date="2023-12-07T16:37:00Z">
            <w:r>
              <w:rPr>
                <w:rFonts w:eastAsia="Times New Roman"/>
              </w:rPr>
              <w:t xml:space="preserve">18. </w:t>
            </w:r>
            <w:r>
              <w:rPr>
                <w:rFonts w:eastAsia="Times New Roman"/>
              </w:rPr>
              <w:tab/>
            </w:r>
            <w:proofErr w:type="spellStart"/>
            <w:r>
              <w:rPr>
                <w:rFonts w:eastAsia="Times New Roman"/>
              </w:rPr>
              <w:t>Adedotun</w:t>
            </w:r>
            <w:proofErr w:type="spellEnd"/>
            <w:r>
              <w:rPr>
                <w:rFonts w:eastAsia="Times New Roman"/>
              </w:rPr>
              <w:t xml:space="preserve"> AA, </w:t>
            </w:r>
            <w:proofErr w:type="spellStart"/>
            <w:r>
              <w:rPr>
                <w:rFonts w:eastAsia="Times New Roman"/>
              </w:rPr>
              <w:t>Morenikeji</w:t>
            </w:r>
            <w:proofErr w:type="spellEnd"/>
            <w:r>
              <w:rPr>
                <w:rFonts w:eastAsia="Times New Roman"/>
              </w:rPr>
              <w:t xml:space="preserve"> OA, </w:t>
            </w:r>
            <w:proofErr w:type="spellStart"/>
            <w:r>
              <w:rPr>
                <w:rFonts w:eastAsia="Times New Roman"/>
              </w:rPr>
              <w:t>Odaibo</w:t>
            </w:r>
            <w:proofErr w:type="spellEnd"/>
            <w:r>
              <w:rPr>
                <w:rFonts w:eastAsia="Times New Roman"/>
              </w:rPr>
              <w:t xml:space="preserve"> AB. Knowledge, attitudes and practices about malaria in an urban community in south-western Nigeria. J Vector Borne Dis. 2010;47: 155–159. </w:t>
            </w:r>
          </w:ins>
        </w:p>
        <w:p w14:paraId="1A37DBA7" w14:textId="77777777" w:rsidR="00591996" w:rsidRDefault="00591996">
          <w:pPr>
            <w:autoSpaceDE w:val="0"/>
            <w:autoSpaceDN w:val="0"/>
            <w:ind w:hanging="640"/>
            <w:divId w:val="125271941"/>
            <w:rPr>
              <w:ins w:id="1415" w:author="Ozodiegwu, Ifeoma" w:date="2023-12-07T16:37:00Z"/>
              <w:rFonts w:eastAsia="Times New Roman"/>
            </w:rPr>
          </w:pPr>
          <w:ins w:id="1416" w:author="Ozodiegwu, Ifeoma" w:date="2023-12-07T16:37:00Z">
            <w:r>
              <w:rPr>
                <w:rFonts w:eastAsia="Times New Roman"/>
              </w:rPr>
              <w:t xml:space="preserve">19. </w:t>
            </w:r>
            <w:r>
              <w:rPr>
                <w:rFonts w:eastAsia="Times New Roman"/>
              </w:rPr>
              <w:tab/>
            </w:r>
            <w:proofErr w:type="spellStart"/>
            <w:r>
              <w:rPr>
                <w:rFonts w:eastAsia="Times New Roman"/>
              </w:rPr>
              <w:t>Fana</w:t>
            </w:r>
            <w:proofErr w:type="spellEnd"/>
            <w:r>
              <w:rPr>
                <w:rFonts w:eastAsia="Times New Roman"/>
              </w:rPr>
              <w:t xml:space="preserve"> SA, </w:t>
            </w:r>
            <w:proofErr w:type="spellStart"/>
            <w:r>
              <w:rPr>
                <w:rFonts w:eastAsia="Times New Roman"/>
              </w:rPr>
              <w:t>Bunza</w:t>
            </w:r>
            <w:proofErr w:type="spellEnd"/>
            <w:r>
              <w:rPr>
                <w:rFonts w:eastAsia="Times New Roman"/>
              </w:rPr>
              <w:t xml:space="preserve"> MDA, </w:t>
            </w:r>
            <w:proofErr w:type="spellStart"/>
            <w:r>
              <w:rPr>
                <w:rFonts w:eastAsia="Times New Roman"/>
              </w:rPr>
              <w:t>Anka</w:t>
            </w:r>
            <w:proofErr w:type="spellEnd"/>
            <w:r>
              <w:rPr>
                <w:rFonts w:eastAsia="Times New Roman"/>
              </w:rPr>
              <w:t xml:space="preserve"> SA, Imam AU, </w:t>
            </w:r>
            <w:proofErr w:type="spellStart"/>
            <w:r>
              <w:rPr>
                <w:rFonts w:eastAsia="Times New Roman"/>
              </w:rPr>
              <w:t>Nataala</w:t>
            </w:r>
            <w:proofErr w:type="spellEnd"/>
            <w:r>
              <w:rPr>
                <w:rFonts w:eastAsia="Times New Roman"/>
              </w:rPr>
              <w:t xml:space="preserve"> SU. Prevalence and risk factors associated with malaria infection among pregnant women in a semi-urban community of north-western Nigeria. Infect Dis Poverty. 2015;4. doi:10.1186/S40249-015-0054-0</w:t>
            </w:r>
          </w:ins>
        </w:p>
        <w:p w14:paraId="6BF25CEC" w14:textId="77777777" w:rsidR="00591996" w:rsidRDefault="00591996">
          <w:pPr>
            <w:autoSpaceDE w:val="0"/>
            <w:autoSpaceDN w:val="0"/>
            <w:ind w:hanging="640"/>
            <w:divId w:val="924874427"/>
            <w:rPr>
              <w:ins w:id="1417" w:author="Ozodiegwu, Ifeoma" w:date="2023-12-07T16:37:00Z"/>
              <w:rFonts w:eastAsia="Times New Roman"/>
            </w:rPr>
          </w:pPr>
          <w:ins w:id="1418" w:author="Ozodiegwu, Ifeoma" w:date="2023-12-07T16:37:00Z">
            <w:r>
              <w:rPr>
                <w:rFonts w:eastAsia="Times New Roman"/>
              </w:rPr>
              <w:t xml:space="preserve">20. </w:t>
            </w:r>
            <w:r>
              <w:rPr>
                <w:rFonts w:eastAsia="Times New Roman"/>
              </w:rPr>
              <w:tab/>
            </w:r>
            <w:proofErr w:type="spellStart"/>
            <w:r>
              <w:rPr>
                <w:rFonts w:eastAsia="Times New Roman"/>
              </w:rPr>
              <w:t>Awosolu</w:t>
            </w:r>
            <w:proofErr w:type="spellEnd"/>
            <w:r>
              <w:rPr>
                <w:rFonts w:eastAsia="Times New Roman"/>
              </w:rPr>
              <w:t xml:space="preserve"> OB, Yahaya ZS, </w:t>
            </w:r>
            <w:proofErr w:type="spellStart"/>
            <w:r>
              <w:rPr>
                <w:rFonts w:eastAsia="Times New Roman"/>
              </w:rPr>
              <w:t>Haziqah</w:t>
            </w:r>
            <w:proofErr w:type="spellEnd"/>
            <w:r>
              <w:rPr>
                <w:rFonts w:eastAsia="Times New Roman"/>
              </w:rPr>
              <w:t xml:space="preserve"> MTF, Simon-</w:t>
            </w:r>
            <w:proofErr w:type="spellStart"/>
            <w:r>
              <w:rPr>
                <w:rFonts w:eastAsia="Times New Roman"/>
              </w:rPr>
              <w:t>Oke</w:t>
            </w:r>
            <w:proofErr w:type="spellEnd"/>
            <w:r>
              <w:rPr>
                <w:rFonts w:eastAsia="Times New Roman"/>
              </w:rPr>
              <w:t xml:space="preserve"> IA, </w:t>
            </w:r>
            <w:proofErr w:type="spellStart"/>
            <w:r>
              <w:rPr>
                <w:rFonts w:eastAsia="Times New Roman"/>
              </w:rPr>
              <w:t>Fakunle</w:t>
            </w:r>
            <w:proofErr w:type="spellEnd"/>
            <w:r>
              <w:rPr>
                <w:rFonts w:eastAsia="Times New Roman"/>
              </w:rPr>
              <w:t xml:space="preserve"> C. A cross-sectional study of the prevalence, density, and risk factors associated with malaria transmission in urban communities of Ibadan, Southwestern Nigeria. </w:t>
            </w:r>
            <w:proofErr w:type="spellStart"/>
            <w:r>
              <w:rPr>
                <w:rFonts w:eastAsia="Times New Roman"/>
              </w:rPr>
              <w:t>Heliyon</w:t>
            </w:r>
            <w:proofErr w:type="spellEnd"/>
            <w:r>
              <w:rPr>
                <w:rFonts w:eastAsia="Times New Roman"/>
              </w:rPr>
              <w:t xml:space="preserve">. 2021;7: e05975. </w:t>
            </w:r>
            <w:proofErr w:type="gramStart"/>
            <w:r>
              <w:rPr>
                <w:rFonts w:eastAsia="Times New Roman"/>
              </w:rPr>
              <w:t>doi:10.1016/J.HELIYON</w:t>
            </w:r>
            <w:proofErr w:type="gramEnd"/>
            <w:r>
              <w:rPr>
                <w:rFonts w:eastAsia="Times New Roman"/>
              </w:rPr>
              <w:t>.2021.E05975</w:t>
            </w:r>
          </w:ins>
        </w:p>
        <w:p w14:paraId="4BE3BFF9" w14:textId="77777777" w:rsidR="00591996" w:rsidRDefault="00591996">
          <w:pPr>
            <w:autoSpaceDE w:val="0"/>
            <w:autoSpaceDN w:val="0"/>
            <w:ind w:hanging="640"/>
            <w:divId w:val="320694201"/>
            <w:rPr>
              <w:ins w:id="1419" w:author="Ozodiegwu, Ifeoma" w:date="2023-12-07T16:37:00Z"/>
              <w:rFonts w:eastAsia="Times New Roman"/>
            </w:rPr>
          </w:pPr>
          <w:ins w:id="1420" w:author="Ozodiegwu, Ifeoma" w:date="2023-12-07T16:37:00Z">
            <w:r>
              <w:rPr>
                <w:rFonts w:eastAsia="Times New Roman"/>
              </w:rPr>
              <w:t xml:space="preserve">21. </w:t>
            </w:r>
            <w:r>
              <w:rPr>
                <w:rFonts w:eastAsia="Times New Roman"/>
              </w:rPr>
              <w:tab/>
            </w:r>
            <w:proofErr w:type="spellStart"/>
            <w:r>
              <w:rPr>
                <w:rFonts w:eastAsia="Times New Roman"/>
              </w:rPr>
              <w:t>Alegana</w:t>
            </w:r>
            <w:proofErr w:type="spellEnd"/>
            <w:r>
              <w:rPr>
                <w:rFonts w:eastAsia="Times New Roman"/>
              </w:rPr>
              <w:t xml:space="preserve"> VA, </w:t>
            </w:r>
            <w:proofErr w:type="spellStart"/>
            <w:r>
              <w:rPr>
                <w:rFonts w:eastAsia="Times New Roman"/>
              </w:rPr>
              <w:t>Okiro</w:t>
            </w:r>
            <w:proofErr w:type="spellEnd"/>
            <w:r>
              <w:rPr>
                <w:rFonts w:eastAsia="Times New Roman"/>
              </w:rPr>
              <w:t xml:space="preserve"> EA, Snow RW. Routine data for malaria morbidity estimation in Africa: Challenges and prospects. BMC Med. 2020;18: 1–13. doi:10.1186/s12916-020-01593-y</w:t>
            </w:r>
          </w:ins>
        </w:p>
        <w:p w14:paraId="7B487F35" w14:textId="77777777" w:rsidR="00591996" w:rsidRDefault="00591996">
          <w:pPr>
            <w:autoSpaceDE w:val="0"/>
            <w:autoSpaceDN w:val="0"/>
            <w:ind w:hanging="640"/>
            <w:divId w:val="1281956227"/>
            <w:rPr>
              <w:ins w:id="1421" w:author="Ozodiegwu, Ifeoma" w:date="2023-12-07T16:37:00Z"/>
              <w:rFonts w:eastAsia="Times New Roman"/>
            </w:rPr>
          </w:pPr>
          <w:ins w:id="1422" w:author="Ozodiegwu, Ifeoma" w:date="2023-12-07T16:37:00Z">
            <w:r>
              <w:rPr>
                <w:rFonts w:eastAsia="Times New Roman"/>
              </w:rPr>
              <w:t xml:space="preserve">22. </w:t>
            </w:r>
            <w:r>
              <w:rPr>
                <w:rFonts w:eastAsia="Times New Roman"/>
              </w:rPr>
              <w:tab/>
              <w:t xml:space="preserve">World Health Organization, Clinton Health Access Initiative. Landscape Assessment of Malaria Surveillance in Nigeria. 2018 Aug. </w:t>
            </w:r>
          </w:ins>
        </w:p>
        <w:p w14:paraId="27450699" w14:textId="77777777" w:rsidR="00591996" w:rsidRDefault="00591996">
          <w:pPr>
            <w:autoSpaceDE w:val="0"/>
            <w:autoSpaceDN w:val="0"/>
            <w:ind w:hanging="640"/>
            <w:divId w:val="1104349196"/>
            <w:rPr>
              <w:ins w:id="1423" w:author="Ozodiegwu, Ifeoma" w:date="2023-12-07T16:37:00Z"/>
              <w:rFonts w:eastAsia="Times New Roman"/>
            </w:rPr>
          </w:pPr>
          <w:ins w:id="1424" w:author="Ozodiegwu, Ifeoma" w:date="2023-12-07T16:37:00Z">
            <w:r>
              <w:rPr>
                <w:rFonts w:eastAsia="Times New Roman"/>
              </w:rPr>
              <w:t xml:space="preserve">23. </w:t>
            </w:r>
            <w:r>
              <w:rPr>
                <w:rFonts w:eastAsia="Times New Roman"/>
              </w:rPr>
              <w:tab/>
              <w:t xml:space="preserve">National Population Commission (NPC) [Nigeria] and ICF. Nigeria Demographic and Health Survey 2018. Abuja, Nigeria, and Rockville, Maryland, USA; 2019. </w:t>
            </w:r>
          </w:ins>
        </w:p>
        <w:p w14:paraId="1E1AD641" w14:textId="77777777" w:rsidR="00591996" w:rsidRDefault="00591996">
          <w:pPr>
            <w:autoSpaceDE w:val="0"/>
            <w:autoSpaceDN w:val="0"/>
            <w:ind w:hanging="640"/>
            <w:divId w:val="1218278921"/>
            <w:rPr>
              <w:ins w:id="1425" w:author="Ozodiegwu, Ifeoma" w:date="2023-12-07T16:37:00Z"/>
              <w:rFonts w:eastAsia="Times New Roman"/>
            </w:rPr>
          </w:pPr>
          <w:ins w:id="1426" w:author="Ozodiegwu, Ifeoma" w:date="2023-12-07T16:37:00Z">
            <w:r>
              <w:rPr>
                <w:rFonts w:eastAsia="Times New Roman"/>
              </w:rPr>
              <w:t xml:space="preserve">24. </w:t>
            </w:r>
            <w:r>
              <w:rPr>
                <w:rFonts w:eastAsia="Times New Roman"/>
              </w:rPr>
              <w:tab/>
              <w:t>Carneiro I, Roca-</w:t>
            </w:r>
            <w:proofErr w:type="spellStart"/>
            <w:r>
              <w:rPr>
                <w:rFonts w:eastAsia="Times New Roman"/>
              </w:rPr>
              <w:t>Feltrer</w:t>
            </w:r>
            <w:proofErr w:type="spellEnd"/>
            <w:r>
              <w:rPr>
                <w:rFonts w:eastAsia="Times New Roman"/>
              </w:rPr>
              <w:t xml:space="preserve"> A, Griffin JT, Smith L, Tanner M, Schellenberg JA, et al. Age-Patterns of Malaria Vary with Severity, Transmission Intensity and Seasonality in Sub-Saharan Africa: A Systematic Review and Pooled Analysis. </w:t>
            </w:r>
            <w:proofErr w:type="spellStart"/>
            <w:r>
              <w:rPr>
                <w:rFonts w:eastAsia="Times New Roman"/>
              </w:rPr>
              <w:t>PLoS</w:t>
            </w:r>
            <w:proofErr w:type="spellEnd"/>
            <w:r>
              <w:rPr>
                <w:rFonts w:eastAsia="Times New Roman"/>
              </w:rPr>
              <w:t xml:space="preserve"> One. 2010;5. </w:t>
            </w:r>
            <w:proofErr w:type="gramStart"/>
            <w:r>
              <w:rPr>
                <w:rFonts w:eastAsia="Times New Roman"/>
              </w:rPr>
              <w:t>doi:10.1371/JOURNAL.PONE</w:t>
            </w:r>
            <w:proofErr w:type="gramEnd"/>
            <w:r>
              <w:rPr>
                <w:rFonts w:eastAsia="Times New Roman"/>
              </w:rPr>
              <w:t>.0008988</w:t>
            </w:r>
          </w:ins>
        </w:p>
        <w:p w14:paraId="069A37B6" w14:textId="77777777" w:rsidR="00591996" w:rsidRDefault="00591996">
          <w:pPr>
            <w:autoSpaceDE w:val="0"/>
            <w:autoSpaceDN w:val="0"/>
            <w:ind w:hanging="640"/>
            <w:divId w:val="1697925719"/>
            <w:rPr>
              <w:ins w:id="1427" w:author="Ozodiegwu, Ifeoma" w:date="2023-12-07T16:37:00Z"/>
              <w:rFonts w:eastAsia="Times New Roman"/>
            </w:rPr>
          </w:pPr>
          <w:ins w:id="1428" w:author="Ozodiegwu, Ifeoma" w:date="2023-12-07T16:37:00Z">
            <w:r>
              <w:rPr>
                <w:rFonts w:eastAsia="Times New Roman"/>
              </w:rPr>
              <w:t xml:space="preserve">25. </w:t>
            </w:r>
            <w:r>
              <w:rPr>
                <w:rFonts w:eastAsia="Times New Roman"/>
              </w:rPr>
              <w:tab/>
              <w:t xml:space="preserve">NPC </w:t>
            </w:r>
            <w:proofErr w:type="spellStart"/>
            <w:r>
              <w:rPr>
                <w:rFonts w:eastAsia="Times New Roman"/>
              </w:rPr>
              <w:t>NPC</w:t>
            </w:r>
            <w:proofErr w:type="spellEnd"/>
            <w:r>
              <w:rPr>
                <w:rFonts w:eastAsia="Times New Roman"/>
              </w:rPr>
              <w:t xml:space="preserve">-, ICF. The Federal Republic of Nigeria </w:t>
            </w:r>
            <w:proofErr w:type="spellStart"/>
            <w:r>
              <w:rPr>
                <w:rFonts w:eastAsia="Times New Roman"/>
              </w:rPr>
              <w:t>Nigeria</w:t>
            </w:r>
            <w:proofErr w:type="spellEnd"/>
            <w:r>
              <w:rPr>
                <w:rFonts w:eastAsia="Times New Roman"/>
              </w:rPr>
              <w:t xml:space="preserve"> Demographic and Health Survey 2018 National Population Commission Abuja, Nigeria. 2019 Oct. </w:t>
            </w:r>
          </w:ins>
        </w:p>
        <w:p w14:paraId="6557E827" w14:textId="77777777" w:rsidR="00591996" w:rsidRDefault="00591996">
          <w:pPr>
            <w:autoSpaceDE w:val="0"/>
            <w:autoSpaceDN w:val="0"/>
            <w:ind w:hanging="640"/>
            <w:divId w:val="249395564"/>
            <w:rPr>
              <w:ins w:id="1429" w:author="Ozodiegwu, Ifeoma" w:date="2023-12-07T16:37:00Z"/>
              <w:rFonts w:eastAsia="Times New Roman"/>
            </w:rPr>
          </w:pPr>
          <w:ins w:id="1430" w:author="Ozodiegwu, Ifeoma" w:date="2023-12-07T16:37:00Z">
            <w:r>
              <w:rPr>
                <w:rFonts w:eastAsia="Times New Roman"/>
              </w:rPr>
              <w:t xml:space="preserve">26. </w:t>
            </w:r>
            <w:r>
              <w:rPr>
                <w:rFonts w:eastAsia="Times New Roman"/>
              </w:rPr>
              <w:tab/>
            </w:r>
            <w:proofErr w:type="spellStart"/>
            <w:r>
              <w:rPr>
                <w:rFonts w:eastAsia="Times New Roman"/>
              </w:rPr>
              <w:t>Burgert</w:t>
            </w:r>
            <w:proofErr w:type="spellEnd"/>
            <w:r>
              <w:rPr>
                <w:rFonts w:eastAsia="Times New Roman"/>
              </w:rPr>
              <w:t xml:space="preserve">-Brucker CR, Colston J, Roy T, Zachary B. Geographic displacement procedure and georeferenced data release policy for the Demographic and Health Surveys. DHS Spatial Analysis Reports No. 7. Calverton, Maryland; 2013. </w:t>
            </w:r>
          </w:ins>
        </w:p>
        <w:p w14:paraId="7872125B" w14:textId="77777777" w:rsidR="00591996" w:rsidRDefault="00591996">
          <w:pPr>
            <w:autoSpaceDE w:val="0"/>
            <w:autoSpaceDN w:val="0"/>
            <w:ind w:hanging="640"/>
            <w:divId w:val="1401634789"/>
            <w:rPr>
              <w:ins w:id="1431" w:author="Ozodiegwu, Ifeoma" w:date="2023-12-07T16:37:00Z"/>
              <w:rFonts w:eastAsia="Times New Roman"/>
            </w:rPr>
          </w:pPr>
          <w:ins w:id="1432" w:author="Ozodiegwu, Ifeoma" w:date="2023-12-07T16:37:00Z">
            <w:r>
              <w:rPr>
                <w:rFonts w:eastAsia="Times New Roman"/>
              </w:rPr>
              <w:t xml:space="preserve">27. </w:t>
            </w:r>
            <w:r>
              <w:rPr>
                <w:rFonts w:eastAsia="Times New Roman"/>
              </w:rPr>
              <w:tab/>
              <w:t>Anyanwu PE, Fulton J, Evans E, Paget T. Exploring the role of socioeconomic factors in the development and spread of anti-malarial drug resistance: a qualitative study. Malaria Journal 2017 16:1. 2017;16: 1–15. doi:10.1186/S12936-017-1849-1</w:t>
            </w:r>
          </w:ins>
        </w:p>
        <w:p w14:paraId="4B37265E" w14:textId="77777777" w:rsidR="00591996" w:rsidRDefault="00591996">
          <w:pPr>
            <w:autoSpaceDE w:val="0"/>
            <w:autoSpaceDN w:val="0"/>
            <w:ind w:hanging="640"/>
            <w:divId w:val="1082289633"/>
            <w:rPr>
              <w:ins w:id="1433" w:author="Ozodiegwu, Ifeoma" w:date="2023-12-07T16:37:00Z"/>
              <w:rFonts w:eastAsia="Times New Roman"/>
            </w:rPr>
          </w:pPr>
          <w:ins w:id="1434" w:author="Ozodiegwu, Ifeoma" w:date="2023-12-07T16:37:00Z">
            <w:r>
              <w:rPr>
                <w:rFonts w:eastAsia="Times New Roman"/>
              </w:rPr>
              <w:t xml:space="preserve">28. </w:t>
            </w:r>
            <w:r>
              <w:rPr>
                <w:rFonts w:eastAsia="Times New Roman"/>
              </w:rPr>
              <w:tab/>
            </w:r>
            <w:proofErr w:type="spellStart"/>
            <w:r>
              <w:rPr>
                <w:rFonts w:eastAsia="Times New Roman"/>
              </w:rPr>
              <w:t>Dawaki</w:t>
            </w:r>
            <w:proofErr w:type="spellEnd"/>
            <w:r>
              <w:rPr>
                <w:rFonts w:eastAsia="Times New Roman"/>
              </w:rPr>
              <w:t xml:space="preserve"> S, Al-</w:t>
            </w:r>
            <w:proofErr w:type="spellStart"/>
            <w:r>
              <w:rPr>
                <w:rFonts w:eastAsia="Times New Roman"/>
              </w:rPr>
              <w:t>Mekhlafi</w:t>
            </w:r>
            <w:proofErr w:type="spellEnd"/>
            <w:r>
              <w:rPr>
                <w:rFonts w:eastAsia="Times New Roman"/>
              </w:rPr>
              <w:t xml:space="preserve"> HM, </w:t>
            </w:r>
            <w:proofErr w:type="spellStart"/>
            <w:r>
              <w:rPr>
                <w:rFonts w:eastAsia="Times New Roman"/>
              </w:rPr>
              <w:t>Ithoi</w:t>
            </w:r>
            <w:proofErr w:type="spellEnd"/>
            <w:r>
              <w:rPr>
                <w:rFonts w:eastAsia="Times New Roman"/>
              </w:rPr>
              <w:t xml:space="preserve"> I, Ibrahim J, </w:t>
            </w:r>
            <w:proofErr w:type="spellStart"/>
            <w:r>
              <w:rPr>
                <w:rFonts w:eastAsia="Times New Roman"/>
              </w:rPr>
              <w:t>Atroosh</w:t>
            </w:r>
            <w:proofErr w:type="spellEnd"/>
            <w:r>
              <w:rPr>
                <w:rFonts w:eastAsia="Times New Roman"/>
              </w:rPr>
              <w:t xml:space="preserve"> WM, Abdulsalam AM, et al. Is Nigeria winning the battle against malaria? Prevalence, risk factors and KAP assessment among Hausa communities in Kano State. Malar J. 2016;15: 351. doi:10.1186/s12936-016-1394-3</w:t>
            </w:r>
          </w:ins>
        </w:p>
        <w:p w14:paraId="1DC7C0FD" w14:textId="77777777" w:rsidR="00591996" w:rsidRDefault="00591996">
          <w:pPr>
            <w:autoSpaceDE w:val="0"/>
            <w:autoSpaceDN w:val="0"/>
            <w:ind w:hanging="640"/>
            <w:divId w:val="66540776"/>
            <w:rPr>
              <w:ins w:id="1435" w:author="Ozodiegwu, Ifeoma" w:date="2023-12-07T16:37:00Z"/>
              <w:rFonts w:eastAsia="Times New Roman"/>
            </w:rPr>
          </w:pPr>
          <w:ins w:id="1436" w:author="Ozodiegwu, Ifeoma" w:date="2023-12-07T16:37:00Z">
            <w:r>
              <w:rPr>
                <w:rFonts w:eastAsia="Times New Roman"/>
              </w:rPr>
              <w:t xml:space="preserve">29. </w:t>
            </w:r>
            <w:r>
              <w:rPr>
                <w:rFonts w:eastAsia="Times New Roman"/>
              </w:rPr>
              <w:tab/>
              <w:t xml:space="preserve">Johansen IC, Rodrigues PT, Ferreira MU. Human mobility and urban malaria risk in the main transmission hotspot of Amazonian Brazil. </w:t>
            </w:r>
            <w:proofErr w:type="spellStart"/>
            <w:r>
              <w:rPr>
                <w:rFonts w:eastAsia="Times New Roman"/>
              </w:rPr>
              <w:t>PLoS</w:t>
            </w:r>
            <w:proofErr w:type="spellEnd"/>
            <w:r>
              <w:rPr>
                <w:rFonts w:eastAsia="Times New Roman"/>
              </w:rPr>
              <w:t xml:space="preserve"> One. 2020;15. </w:t>
            </w:r>
            <w:proofErr w:type="gramStart"/>
            <w:r>
              <w:rPr>
                <w:rFonts w:eastAsia="Times New Roman"/>
              </w:rPr>
              <w:t>doi:10.1371/JOURNAL.PONE</w:t>
            </w:r>
            <w:proofErr w:type="gramEnd"/>
            <w:r>
              <w:rPr>
                <w:rFonts w:eastAsia="Times New Roman"/>
              </w:rPr>
              <w:t>.0242357</w:t>
            </w:r>
          </w:ins>
        </w:p>
        <w:p w14:paraId="13435F69" w14:textId="77777777" w:rsidR="00591996" w:rsidRDefault="00591996">
          <w:pPr>
            <w:autoSpaceDE w:val="0"/>
            <w:autoSpaceDN w:val="0"/>
            <w:ind w:hanging="640"/>
            <w:divId w:val="1925457151"/>
            <w:rPr>
              <w:ins w:id="1437" w:author="Ozodiegwu, Ifeoma" w:date="2023-12-07T16:37:00Z"/>
              <w:rFonts w:eastAsia="Times New Roman"/>
            </w:rPr>
          </w:pPr>
          <w:ins w:id="1438" w:author="Ozodiegwu, Ifeoma" w:date="2023-12-07T16:37:00Z">
            <w:r>
              <w:rPr>
                <w:rFonts w:eastAsia="Times New Roman"/>
              </w:rPr>
              <w:t xml:space="preserve">30. </w:t>
            </w:r>
            <w:r>
              <w:rPr>
                <w:rFonts w:eastAsia="Times New Roman"/>
              </w:rPr>
              <w:tab/>
              <w:t>Weiss DJ, Mappin B, Dalrymple U, Bhatt S, Cameron E, Hay SI, et al. Re-examining environmental correlates of Plasmodium falciparum Malaria endemicity: A data-intensive variable selection approach. Malar J. 2015;14: 1–18. doi:10.1186/S12936-015-0574-X/FIGURES/8</w:t>
            </w:r>
          </w:ins>
        </w:p>
        <w:p w14:paraId="1AB00D26" w14:textId="77777777" w:rsidR="00591996" w:rsidRDefault="00591996">
          <w:pPr>
            <w:autoSpaceDE w:val="0"/>
            <w:autoSpaceDN w:val="0"/>
            <w:ind w:hanging="640"/>
            <w:divId w:val="1331178725"/>
            <w:rPr>
              <w:ins w:id="1439" w:author="Ozodiegwu, Ifeoma" w:date="2023-12-07T16:37:00Z"/>
              <w:rFonts w:eastAsia="Times New Roman"/>
            </w:rPr>
          </w:pPr>
          <w:ins w:id="1440" w:author="Ozodiegwu, Ifeoma" w:date="2023-12-07T16:37:00Z">
            <w:r>
              <w:rPr>
                <w:rFonts w:eastAsia="Times New Roman"/>
              </w:rPr>
              <w:t xml:space="preserve">31. </w:t>
            </w:r>
            <w:r>
              <w:rPr>
                <w:rFonts w:eastAsia="Times New Roman"/>
              </w:rPr>
              <w:tab/>
              <w:t xml:space="preserve">Hadley W. ggplot2: Elegant Graphics for Data Analysis. Springer-Verlag New York; 2016. </w:t>
            </w:r>
          </w:ins>
        </w:p>
        <w:p w14:paraId="6EF521A6" w14:textId="77777777" w:rsidR="00591996" w:rsidRDefault="00591996">
          <w:pPr>
            <w:autoSpaceDE w:val="0"/>
            <w:autoSpaceDN w:val="0"/>
            <w:ind w:hanging="640"/>
            <w:divId w:val="1714842680"/>
            <w:rPr>
              <w:ins w:id="1441" w:author="Ozodiegwu, Ifeoma" w:date="2023-12-07T16:37:00Z"/>
              <w:rFonts w:eastAsia="Times New Roman"/>
            </w:rPr>
          </w:pPr>
          <w:ins w:id="1442" w:author="Ozodiegwu, Ifeoma" w:date="2023-12-07T16:37:00Z">
            <w:r>
              <w:rPr>
                <w:rFonts w:eastAsia="Times New Roman"/>
              </w:rPr>
              <w:t xml:space="preserve">32. </w:t>
            </w:r>
            <w:r>
              <w:rPr>
                <w:rFonts w:eastAsia="Times New Roman"/>
              </w:rPr>
              <w:tab/>
              <w:t>Bates D, Venables WN. splines-package: Regression Spline Functions and Classes. [cited 3 Jan 2022]. Available: https://rdrr.io/r/splines/splines-package.html</w:t>
            </w:r>
          </w:ins>
        </w:p>
        <w:p w14:paraId="4D18DC02" w14:textId="77777777" w:rsidR="00591996" w:rsidRDefault="00591996">
          <w:pPr>
            <w:autoSpaceDE w:val="0"/>
            <w:autoSpaceDN w:val="0"/>
            <w:ind w:hanging="640"/>
            <w:divId w:val="1428235770"/>
            <w:rPr>
              <w:ins w:id="1443" w:author="Ozodiegwu, Ifeoma" w:date="2023-12-07T16:37:00Z"/>
              <w:rFonts w:eastAsia="Times New Roman"/>
            </w:rPr>
          </w:pPr>
          <w:ins w:id="1444" w:author="Ozodiegwu, Ifeoma" w:date="2023-12-07T16:37:00Z">
            <w:r>
              <w:rPr>
                <w:rFonts w:eastAsia="Times New Roman"/>
              </w:rPr>
              <w:t xml:space="preserve">33. </w:t>
            </w:r>
            <w:r>
              <w:rPr>
                <w:rFonts w:eastAsia="Times New Roman"/>
              </w:rPr>
              <w:tab/>
              <w:t xml:space="preserve">Brooks ME, Kristensen K, van </w:t>
            </w:r>
            <w:proofErr w:type="spellStart"/>
            <w:r>
              <w:rPr>
                <w:rFonts w:eastAsia="Times New Roman"/>
              </w:rPr>
              <w:t>Benthem</w:t>
            </w:r>
            <w:proofErr w:type="spellEnd"/>
            <w:r>
              <w:rPr>
                <w:rFonts w:eastAsia="Times New Roman"/>
              </w:rPr>
              <w:t xml:space="preserve"> KJ, Magnusson A, Berg CW, Nielsen A, et al. </w:t>
            </w:r>
            <w:proofErr w:type="spellStart"/>
            <w:r>
              <w:rPr>
                <w:rFonts w:eastAsia="Times New Roman"/>
              </w:rPr>
              <w:t>glmmTMB</w:t>
            </w:r>
            <w:proofErr w:type="spellEnd"/>
            <w:r>
              <w:rPr>
                <w:rFonts w:eastAsia="Times New Roman"/>
              </w:rPr>
              <w:t xml:space="preserve"> balances speed and flexibility among packages for zero-inflated generalized linear mixed modeling. R Journal. 2017;9: 378–400. doi:10.32614/RJ-2017-066</w:t>
            </w:r>
          </w:ins>
        </w:p>
        <w:p w14:paraId="4DBD188F" w14:textId="77777777" w:rsidR="00591996" w:rsidRDefault="00591996">
          <w:pPr>
            <w:autoSpaceDE w:val="0"/>
            <w:autoSpaceDN w:val="0"/>
            <w:ind w:hanging="640"/>
            <w:divId w:val="1867013691"/>
            <w:rPr>
              <w:ins w:id="1445" w:author="Ozodiegwu, Ifeoma" w:date="2023-12-07T16:37:00Z"/>
              <w:rFonts w:eastAsia="Times New Roman"/>
            </w:rPr>
          </w:pPr>
          <w:ins w:id="1446" w:author="Ozodiegwu, Ifeoma" w:date="2023-12-07T16:37:00Z">
            <w:r>
              <w:rPr>
                <w:rFonts w:eastAsia="Times New Roman"/>
              </w:rPr>
              <w:lastRenderedPageBreak/>
              <w:t xml:space="preserve">34. </w:t>
            </w:r>
            <w:r>
              <w:rPr>
                <w:rFonts w:eastAsia="Times New Roman"/>
              </w:rPr>
              <w:tab/>
            </w:r>
            <w:proofErr w:type="spellStart"/>
            <w:r>
              <w:rPr>
                <w:rFonts w:eastAsia="Times New Roman"/>
              </w:rPr>
              <w:t>Hartig</w:t>
            </w:r>
            <w:proofErr w:type="spellEnd"/>
            <w:r>
              <w:rPr>
                <w:rFonts w:eastAsia="Times New Roman"/>
              </w:rPr>
              <w:t xml:space="preserve"> F. </w:t>
            </w:r>
            <w:proofErr w:type="spellStart"/>
            <w:r>
              <w:rPr>
                <w:rFonts w:eastAsia="Times New Roman"/>
              </w:rPr>
              <w:t>DHARMa</w:t>
            </w:r>
            <w:proofErr w:type="spellEnd"/>
            <w:r>
              <w:rPr>
                <w:rFonts w:eastAsia="Times New Roman"/>
              </w:rPr>
              <w:t xml:space="preserve">: residual diagnostics for hierarchical (multi-level/mixed) regression models. 2021. </w:t>
            </w:r>
          </w:ins>
        </w:p>
        <w:p w14:paraId="6A640C00" w14:textId="77777777" w:rsidR="00591996" w:rsidRDefault="00591996">
          <w:pPr>
            <w:autoSpaceDE w:val="0"/>
            <w:autoSpaceDN w:val="0"/>
            <w:ind w:hanging="640"/>
            <w:divId w:val="503208887"/>
            <w:rPr>
              <w:ins w:id="1447" w:author="Ozodiegwu, Ifeoma" w:date="2023-12-07T16:37:00Z"/>
              <w:rFonts w:eastAsia="Times New Roman"/>
            </w:rPr>
          </w:pPr>
          <w:ins w:id="1448" w:author="Ozodiegwu, Ifeoma" w:date="2023-12-07T16:37:00Z">
            <w:r>
              <w:rPr>
                <w:rFonts w:eastAsia="Times New Roman"/>
              </w:rPr>
              <w:t xml:space="preserve">35. </w:t>
            </w:r>
            <w:r>
              <w:rPr>
                <w:rFonts w:eastAsia="Times New Roman"/>
              </w:rPr>
              <w:tab/>
              <w:t xml:space="preserve">National Population Commission (NPC), National Malaria Control </w:t>
            </w:r>
            <w:proofErr w:type="spellStart"/>
            <w:r>
              <w:rPr>
                <w:rFonts w:eastAsia="Times New Roman"/>
              </w:rPr>
              <w:t>Programme</w:t>
            </w:r>
            <w:proofErr w:type="spellEnd"/>
            <w:r>
              <w:rPr>
                <w:rFonts w:eastAsia="Times New Roman"/>
              </w:rPr>
              <w:t xml:space="preserve"> (NMCP), ICF International. Nigeria Malaria Indicator Survey </w:t>
            </w:r>
            <w:proofErr w:type="gramStart"/>
            <w:r>
              <w:rPr>
                <w:rFonts w:eastAsia="Times New Roman"/>
              </w:rPr>
              <w:t>2010 .</w:t>
            </w:r>
            <w:proofErr w:type="gramEnd"/>
            <w:r>
              <w:rPr>
                <w:rFonts w:eastAsia="Times New Roman"/>
              </w:rPr>
              <w:t xml:space="preserve"> Abuja, Nigeria; 2012. </w:t>
            </w:r>
          </w:ins>
        </w:p>
        <w:p w14:paraId="1B2D44FA" w14:textId="77777777" w:rsidR="00591996" w:rsidRDefault="00591996">
          <w:pPr>
            <w:autoSpaceDE w:val="0"/>
            <w:autoSpaceDN w:val="0"/>
            <w:ind w:hanging="640"/>
            <w:divId w:val="498470832"/>
            <w:rPr>
              <w:ins w:id="1449" w:author="Ozodiegwu, Ifeoma" w:date="2023-12-07T16:37:00Z"/>
              <w:rFonts w:eastAsia="Times New Roman"/>
            </w:rPr>
          </w:pPr>
          <w:ins w:id="1450" w:author="Ozodiegwu, Ifeoma" w:date="2023-12-07T16:37:00Z">
            <w:r>
              <w:rPr>
                <w:rFonts w:eastAsia="Times New Roman"/>
              </w:rPr>
              <w:t xml:space="preserve">36. </w:t>
            </w:r>
            <w:r>
              <w:rPr>
                <w:rFonts w:eastAsia="Times New Roman"/>
              </w:rPr>
              <w:tab/>
              <w:t xml:space="preserve">National Malaria Elimination </w:t>
            </w:r>
            <w:proofErr w:type="spellStart"/>
            <w:r>
              <w:rPr>
                <w:rFonts w:eastAsia="Times New Roman"/>
              </w:rPr>
              <w:t>Programme</w:t>
            </w:r>
            <w:proofErr w:type="spellEnd"/>
            <w:r>
              <w:rPr>
                <w:rFonts w:eastAsia="Times New Roman"/>
              </w:rPr>
              <w:t xml:space="preserve"> (NMEP), National Population Commission (</w:t>
            </w:r>
            <w:proofErr w:type="spellStart"/>
            <w:r>
              <w:rPr>
                <w:rFonts w:eastAsia="Times New Roman"/>
              </w:rPr>
              <w:t>NPopC</w:t>
            </w:r>
            <w:proofErr w:type="spellEnd"/>
            <w:r>
              <w:rPr>
                <w:rFonts w:eastAsia="Times New Roman"/>
              </w:rPr>
              <w:t xml:space="preserve">), National Bureau of Statistics (NBS), ICF International. Nigeria Malaria Indicator Survey 2015. Abuja, Nigeria, and Rockville, Maryland, USA; 2016. </w:t>
            </w:r>
          </w:ins>
        </w:p>
        <w:p w14:paraId="32BBF0A8" w14:textId="77777777" w:rsidR="00591996" w:rsidRDefault="00591996">
          <w:pPr>
            <w:autoSpaceDE w:val="0"/>
            <w:autoSpaceDN w:val="0"/>
            <w:ind w:hanging="640"/>
            <w:divId w:val="1391880575"/>
            <w:rPr>
              <w:ins w:id="1451" w:author="Ozodiegwu, Ifeoma" w:date="2023-12-07T16:37:00Z"/>
              <w:rFonts w:eastAsia="Times New Roman"/>
            </w:rPr>
          </w:pPr>
          <w:ins w:id="1452" w:author="Ozodiegwu, Ifeoma" w:date="2023-12-07T16:37:00Z">
            <w:r>
              <w:rPr>
                <w:rFonts w:eastAsia="Times New Roman"/>
              </w:rPr>
              <w:t xml:space="preserve">37. </w:t>
            </w:r>
            <w:r>
              <w:rPr>
                <w:rFonts w:eastAsia="Times New Roman"/>
              </w:rPr>
              <w:tab/>
              <w:t xml:space="preserve">National Malaria Elimination </w:t>
            </w:r>
            <w:proofErr w:type="spellStart"/>
            <w:r>
              <w:rPr>
                <w:rFonts w:eastAsia="Times New Roman"/>
              </w:rPr>
              <w:t>Programme</w:t>
            </w:r>
            <w:proofErr w:type="spellEnd"/>
            <w:r>
              <w:rPr>
                <w:rFonts w:eastAsia="Times New Roman"/>
              </w:rPr>
              <w:t xml:space="preserve"> </w:t>
            </w:r>
            <w:proofErr w:type="gramStart"/>
            <w:r>
              <w:rPr>
                <w:rFonts w:eastAsia="Times New Roman"/>
              </w:rPr>
              <w:t>National(</w:t>
            </w:r>
            <w:proofErr w:type="gramEnd"/>
            <w:r>
              <w:rPr>
                <w:rFonts w:eastAsia="Times New Roman"/>
              </w:rPr>
              <w:t>NMEP) [Nigeria], National Population Commission (NPC) [Nigeria], IFC. Nigeria Malaria Indicator Survey 2021 Final Report. Abuja, Nigeria, and Rockville, Maryland, USA: NMEP, NPC, and ICF; 2022. Available: https://www.dhsprogram.com/pubs/pdf/MIS41/MIS41.pdf</w:t>
            </w:r>
          </w:ins>
        </w:p>
        <w:p w14:paraId="6F0C1B98" w14:textId="77777777" w:rsidR="00591996" w:rsidRDefault="00591996">
          <w:pPr>
            <w:autoSpaceDE w:val="0"/>
            <w:autoSpaceDN w:val="0"/>
            <w:ind w:hanging="640"/>
            <w:divId w:val="1543322094"/>
            <w:rPr>
              <w:ins w:id="1453" w:author="Ozodiegwu, Ifeoma" w:date="2023-12-07T16:37:00Z"/>
              <w:rFonts w:eastAsia="Times New Roman"/>
            </w:rPr>
          </w:pPr>
          <w:ins w:id="1454" w:author="Ozodiegwu, Ifeoma" w:date="2023-12-07T16:37:00Z">
            <w:r>
              <w:rPr>
                <w:rFonts w:eastAsia="Times New Roman"/>
              </w:rPr>
              <w:t xml:space="preserve">38. </w:t>
            </w:r>
            <w:r>
              <w:rPr>
                <w:rFonts w:eastAsia="Times New Roman"/>
              </w:rPr>
              <w:tab/>
            </w:r>
            <w:proofErr w:type="spellStart"/>
            <w:r>
              <w:rPr>
                <w:rFonts w:eastAsia="Times New Roman"/>
              </w:rPr>
              <w:t>Tusting</w:t>
            </w:r>
            <w:proofErr w:type="spellEnd"/>
            <w:r>
              <w:rPr>
                <w:rFonts w:eastAsia="Times New Roman"/>
              </w:rPr>
              <w:t xml:space="preserve"> LS, </w:t>
            </w:r>
            <w:proofErr w:type="spellStart"/>
            <w:r>
              <w:rPr>
                <w:rFonts w:eastAsia="Times New Roman"/>
              </w:rPr>
              <w:t>Bisanzio</w:t>
            </w:r>
            <w:proofErr w:type="spellEnd"/>
            <w:r>
              <w:rPr>
                <w:rFonts w:eastAsia="Times New Roman"/>
              </w:rPr>
              <w:t xml:space="preserve"> D, Alabaster G, Cameron E, </w:t>
            </w:r>
            <w:proofErr w:type="spellStart"/>
            <w:r>
              <w:rPr>
                <w:rFonts w:eastAsia="Times New Roman"/>
              </w:rPr>
              <w:t>Cibulskis</w:t>
            </w:r>
            <w:proofErr w:type="spellEnd"/>
            <w:r>
              <w:rPr>
                <w:rFonts w:eastAsia="Times New Roman"/>
              </w:rPr>
              <w:t xml:space="preserve"> R, Davies M, et al. Mapping changes in housing in sub-Saharan Africa from 2000 to 2015. Nature 2019 568:7752. 2019;568: 391–394. doi:10.1038/s41586-019-1050-5</w:t>
            </w:r>
          </w:ins>
        </w:p>
        <w:p w14:paraId="3E8B89C2" w14:textId="77777777" w:rsidR="00591996" w:rsidRDefault="00591996">
          <w:pPr>
            <w:autoSpaceDE w:val="0"/>
            <w:autoSpaceDN w:val="0"/>
            <w:ind w:hanging="640"/>
            <w:divId w:val="2109619470"/>
            <w:rPr>
              <w:ins w:id="1455" w:author="Ozodiegwu, Ifeoma" w:date="2023-12-07T16:37:00Z"/>
              <w:rFonts w:eastAsia="Times New Roman"/>
            </w:rPr>
          </w:pPr>
          <w:ins w:id="1456" w:author="Ozodiegwu, Ifeoma" w:date="2023-12-07T16:37:00Z">
            <w:r>
              <w:rPr>
                <w:rFonts w:eastAsia="Times New Roman"/>
              </w:rPr>
              <w:t xml:space="preserve">39. </w:t>
            </w:r>
            <w:r>
              <w:rPr>
                <w:rFonts w:eastAsia="Times New Roman"/>
              </w:rPr>
              <w:tab/>
              <w:t>The Malaria Atlas Project. The Malaria Atlas Project website. [cited 27 May 2020]. Available: https://malariaatlas.org/</w:t>
            </w:r>
          </w:ins>
        </w:p>
        <w:p w14:paraId="0A30B4EA" w14:textId="77777777" w:rsidR="00591996" w:rsidRDefault="00591996">
          <w:pPr>
            <w:autoSpaceDE w:val="0"/>
            <w:autoSpaceDN w:val="0"/>
            <w:ind w:hanging="640"/>
            <w:divId w:val="1778869822"/>
            <w:rPr>
              <w:ins w:id="1457" w:author="Ozodiegwu, Ifeoma" w:date="2023-12-07T16:37:00Z"/>
              <w:rFonts w:eastAsia="Times New Roman"/>
            </w:rPr>
          </w:pPr>
          <w:ins w:id="1458" w:author="Ozodiegwu, Ifeoma" w:date="2023-12-07T16:37:00Z">
            <w:r>
              <w:rPr>
                <w:rFonts w:eastAsia="Times New Roman"/>
              </w:rPr>
              <w:t xml:space="preserve">40. </w:t>
            </w:r>
            <w:r>
              <w:rPr>
                <w:rFonts w:eastAsia="Times New Roman"/>
              </w:rPr>
              <w:tab/>
              <w:t xml:space="preserve">Center for International Earth Science Information Network - CIESIN - Columbia University. Gridded Population of the World, Version 4 (GPWv4): Population Density Adjusted to Match 2015 Revision UN WPP Country Totals, Revision 11. Palisades, NY: NASA Socioeconomic Data and Applications Center (SEDAC); 2018. </w:t>
            </w:r>
            <w:proofErr w:type="spellStart"/>
            <w:proofErr w:type="gramStart"/>
            <w:r>
              <w:rPr>
                <w:rFonts w:eastAsia="Times New Roman"/>
              </w:rPr>
              <w:t>doi:https</w:t>
            </w:r>
            <w:proofErr w:type="spellEnd"/>
            <w:r>
              <w:rPr>
                <w:rFonts w:eastAsia="Times New Roman"/>
              </w:rPr>
              <w:t>://doi.org/10.7927/H4F47M65</w:t>
            </w:r>
            <w:proofErr w:type="gramEnd"/>
          </w:ins>
        </w:p>
        <w:p w14:paraId="09993BE5" w14:textId="77777777" w:rsidR="00591996" w:rsidRDefault="00591996">
          <w:pPr>
            <w:autoSpaceDE w:val="0"/>
            <w:autoSpaceDN w:val="0"/>
            <w:ind w:hanging="640"/>
            <w:divId w:val="177432311"/>
            <w:rPr>
              <w:ins w:id="1459" w:author="Ozodiegwu, Ifeoma" w:date="2023-12-07T16:37:00Z"/>
              <w:rFonts w:eastAsia="Times New Roman"/>
            </w:rPr>
          </w:pPr>
          <w:ins w:id="1460" w:author="Ozodiegwu, Ifeoma" w:date="2023-12-07T16:37:00Z">
            <w:r>
              <w:rPr>
                <w:rFonts w:eastAsia="Times New Roman"/>
              </w:rPr>
              <w:t xml:space="preserve">41. </w:t>
            </w:r>
            <w:r>
              <w:rPr>
                <w:rFonts w:eastAsia="Times New Roman"/>
              </w:rPr>
              <w:tab/>
              <w:t>The Centre for Humanitarian Data. Welcome - Humanitarian Data Exchange. Available: https://data.humdata.org/</w:t>
            </w:r>
          </w:ins>
        </w:p>
        <w:p w14:paraId="569B6D39" w14:textId="77777777" w:rsidR="00591996" w:rsidRDefault="00591996">
          <w:pPr>
            <w:autoSpaceDE w:val="0"/>
            <w:autoSpaceDN w:val="0"/>
            <w:ind w:hanging="640"/>
            <w:divId w:val="1169370378"/>
            <w:rPr>
              <w:ins w:id="1461" w:author="Ozodiegwu, Ifeoma" w:date="2023-12-07T16:37:00Z"/>
              <w:rFonts w:eastAsia="Times New Roman"/>
            </w:rPr>
          </w:pPr>
          <w:ins w:id="1462" w:author="Ozodiegwu, Ifeoma" w:date="2023-12-07T16:37:00Z">
            <w:r>
              <w:rPr>
                <w:rFonts w:eastAsia="Times New Roman"/>
              </w:rPr>
              <w:t xml:space="preserve">42. </w:t>
            </w:r>
            <w:r>
              <w:rPr>
                <w:rFonts w:eastAsia="Times New Roman"/>
              </w:rPr>
              <w:tab/>
              <w:t xml:space="preserve">Weiss DJ, Nelson A, Vargas-Ruiz CA, </w:t>
            </w:r>
            <w:proofErr w:type="spellStart"/>
            <w:r>
              <w:rPr>
                <w:rFonts w:eastAsia="Times New Roman"/>
              </w:rPr>
              <w:t>Gligorić</w:t>
            </w:r>
            <w:proofErr w:type="spellEnd"/>
            <w:r>
              <w:rPr>
                <w:rFonts w:eastAsia="Times New Roman"/>
              </w:rPr>
              <w:t xml:space="preserve"> K, </w:t>
            </w:r>
            <w:proofErr w:type="spellStart"/>
            <w:r>
              <w:rPr>
                <w:rFonts w:eastAsia="Times New Roman"/>
              </w:rPr>
              <w:t>Bavadekar</w:t>
            </w:r>
            <w:proofErr w:type="spellEnd"/>
            <w:r>
              <w:rPr>
                <w:rFonts w:eastAsia="Times New Roman"/>
              </w:rPr>
              <w:t xml:space="preserve"> S, </w:t>
            </w:r>
            <w:proofErr w:type="spellStart"/>
            <w:r>
              <w:rPr>
                <w:rFonts w:eastAsia="Times New Roman"/>
              </w:rPr>
              <w:t>Gabrilovich</w:t>
            </w:r>
            <w:proofErr w:type="spellEnd"/>
            <w:r>
              <w:rPr>
                <w:rFonts w:eastAsia="Times New Roman"/>
              </w:rPr>
              <w:t xml:space="preserve"> E, et al. Global maps of travel time to healthcare facilities. Nature Medicine 2020 26:12. 2020;26: 1835–1838. doi:10.1038/s41591-020-1059-1</w:t>
            </w:r>
          </w:ins>
        </w:p>
        <w:p w14:paraId="23BA03EB" w14:textId="77777777" w:rsidR="00591996" w:rsidRDefault="00591996">
          <w:pPr>
            <w:autoSpaceDE w:val="0"/>
            <w:autoSpaceDN w:val="0"/>
            <w:ind w:hanging="640"/>
            <w:divId w:val="1568148677"/>
            <w:rPr>
              <w:ins w:id="1463" w:author="Ozodiegwu, Ifeoma" w:date="2023-12-07T16:37:00Z"/>
              <w:rFonts w:eastAsia="Times New Roman"/>
            </w:rPr>
          </w:pPr>
          <w:ins w:id="1464" w:author="Ozodiegwu, Ifeoma" w:date="2023-12-07T16:37:00Z">
            <w:r>
              <w:rPr>
                <w:rFonts w:eastAsia="Times New Roman"/>
              </w:rPr>
              <w:t xml:space="preserve">43. </w:t>
            </w:r>
            <w:r>
              <w:rPr>
                <w:rFonts w:eastAsia="Times New Roman"/>
              </w:rPr>
              <w:tab/>
              <w:t>European Center for Medium Range Weather Forecasts (ECMWF) Climate Data Store. ERA5-Land monthly averaged data from 1981 to present. [cited 2 Sep 2021]. doi:10.24381/cds.68d2bb30</w:t>
            </w:r>
          </w:ins>
        </w:p>
        <w:p w14:paraId="32350A8A" w14:textId="77777777" w:rsidR="00591996" w:rsidRDefault="00591996">
          <w:pPr>
            <w:autoSpaceDE w:val="0"/>
            <w:autoSpaceDN w:val="0"/>
            <w:ind w:hanging="640"/>
            <w:divId w:val="2134472125"/>
            <w:rPr>
              <w:ins w:id="1465" w:author="Ozodiegwu, Ifeoma" w:date="2023-12-07T16:37:00Z"/>
              <w:rFonts w:eastAsia="Times New Roman"/>
            </w:rPr>
          </w:pPr>
          <w:ins w:id="1466" w:author="Ozodiegwu, Ifeoma" w:date="2023-12-07T16:37:00Z">
            <w:r>
              <w:rPr>
                <w:rFonts w:eastAsia="Times New Roman"/>
              </w:rPr>
              <w:t xml:space="preserve">44. </w:t>
            </w:r>
            <w:r>
              <w:rPr>
                <w:rFonts w:eastAsia="Times New Roman"/>
              </w:rPr>
              <w:tab/>
              <w:t xml:space="preserve">Global Modeling and Assimilation Office. MERRA-2 tavgM_2d_lnd_Nx: 2d Monthly mean Time-Averaged Single-Level Assimilation Land Surface Diagnostics V5.12.4. Greenbelt, MD: Goddard Earth Sciences Data and Information Services Center (GES DISC); 2015. </w:t>
            </w:r>
          </w:ins>
        </w:p>
        <w:p w14:paraId="37E22481" w14:textId="77777777" w:rsidR="00591996" w:rsidRDefault="00591996">
          <w:pPr>
            <w:autoSpaceDE w:val="0"/>
            <w:autoSpaceDN w:val="0"/>
            <w:ind w:hanging="640"/>
            <w:divId w:val="257101541"/>
            <w:rPr>
              <w:ins w:id="1467" w:author="Ozodiegwu, Ifeoma" w:date="2023-12-07T16:37:00Z"/>
              <w:rFonts w:eastAsia="Times New Roman"/>
            </w:rPr>
          </w:pPr>
          <w:ins w:id="1468" w:author="Ozodiegwu, Ifeoma" w:date="2023-12-07T16:37:00Z">
            <w:r>
              <w:rPr>
                <w:rFonts w:eastAsia="Times New Roman"/>
              </w:rPr>
              <w:t xml:space="preserve">45. </w:t>
            </w:r>
            <w:r>
              <w:rPr>
                <w:rFonts w:eastAsia="Times New Roman"/>
              </w:rPr>
              <w:tab/>
              <w:t xml:space="preserve">Yamazaki D, </w:t>
            </w:r>
            <w:proofErr w:type="spellStart"/>
            <w:r>
              <w:rPr>
                <w:rFonts w:eastAsia="Times New Roman"/>
              </w:rPr>
              <w:t>Ikeshima</w:t>
            </w:r>
            <w:proofErr w:type="spellEnd"/>
            <w:r>
              <w:rPr>
                <w:rFonts w:eastAsia="Times New Roman"/>
              </w:rPr>
              <w:t xml:space="preserve"> D, </w:t>
            </w:r>
            <w:proofErr w:type="spellStart"/>
            <w:r>
              <w:rPr>
                <w:rFonts w:eastAsia="Times New Roman"/>
              </w:rPr>
              <w:t>Tawatari</w:t>
            </w:r>
            <w:proofErr w:type="spellEnd"/>
            <w:r>
              <w:rPr>
                <w:rFonts w:eastAsia="Times New Roman"/>
              </w:rPr>
              <w:t xml:space="preserve"> R, Yamaguchi T, </w:t>
            </w:r>
            <w:proofErr w:type="spellStart"/>
            <w:r>
              <w:rPr>
                <w:rFonts w:eastAsia="Times New Roman"/>
              </w:rPr>
              <w:t>O’loughlin</w:t>
            </w:r>
            <w:proofErr w:type="spellEnd"/>
            <w:r>
              <w:rPr>
                <w:rFonts w:eastAsia="Times New Roman"/>
              </w:rPr>
              <w:t xml:space="preserve"> F, Neal JC, et al. A high-accuracy map of global terrain elevations. </w:t>
            </w:r>
            <w:proofErr w:type="spellStart"/>
            <w:r>
              <w:rPr>
                <w:rFonts w:eastAsia="Times New Roman"/>
              </w:rPr>
              <w:t>Geophys</w:t>
            </w:r>
            <w:proofErr w:type="spellEnd"/>
            <w:r>
              <w:rPr>
                <w:rFonts w:eastAsia="Times New Roman"/>
              </w:rPr>
              <w:t xml:space="preserve"> Res Lett. 2017;44: 5844–5853. doi:10.1002/2017GL072874</w:t>
            </w:r>
          </w:ins>
        </w:p>
        <w:p w14:paraId="799F3091" w14:textId="77777777" w:rsidR="00591996" w:rsidRDefault="00591996">
          <w:pPr>
            <w:autoSpaceDE w:val="0"/>
            <w:autoSpaceDN w:val="0"/>
            <w:ind w:hanging="640"/>
            <w:divId w:val="1880824325"/>
            <w:rPr>
              <w:ins w:id="1469" w:author="Ozodiegwu, Ifeoma" w:date="2023-12-07T16:37:00Z"/>
              <w:rFonts w:eastAsia="Times New Roman"/>
            </w:rPr>
          </w:pPr>
          <w:ins w:id="1470" w:author="Ozodiegwu, Ifeoma" w:date="2023-12-07T16:37:00Z">
            <w:r>
              <w:rPr>
                <w:rFonts w:eastAsia="Times New Roman"/>
              </w:rPr>
              <w:t xml:space="preserve">46. </w:t>
            </w:r>
            <w:r>
              <w:rPr>
                <w:rFonts w:eastAsia="Times New Roman"/>
              </w:rPr>
              <w:tab/>
            </w:r>
            <w:proofErr w:type="spellStart"/>
            <w:r>
              <w:rPr>
                <w:rFonts w:eastAsia="Times New Roman"/>
              </w:rPr>
              <w:t>Agomo</w:t>
            </w:r>
            <w:proofErr w:type="spellEnd"/>
            <w:r>
              <w:rPr>
                <w:rFonts w:eastAsia="Times New Roman"/>
              </w:rPr>
              <w:t xml:space="preserve"> CO, Oyibo WA. Factors associated with risk of malaria infection among pregnant women in </w:t>
            </w:r>
            <w:proofErr w:type="spellStart"/>
            <w:r>
              <w:rPr>
                <w:rFonts w:eastAsia="Times New Roman"/>
              </w:rPr>
              <w:t>lagos</w:t>
            </w:r>
            <w:proofErr w:type="spellEnd"/>
            <w:r>
              <w:rPr>
                <w:rFonts w:eastAsia="Times New Roman"/>
              </w:rPr>
              <w:t xml:space="preserve">, </w:t>
            </w:r>
            <w:proofErr w:type="spellStart"/>
            <w:r>
              <w:rPr>
                <w:rFonts w:eastAsia="Times New Roman"/>
              </w:rPr>
              <w:t>nigeria</w:t>
            </w:r>
            <w:proofErr w:type="spellEnd"/>
            <w:r>
              <w:rPr>
                <w:rFonts w:eastAsia="Times New Roman"/>
              </w:rPr>
              <w:t>. Infect Dis Poverty. 2013;2: 1–8. doi:10.1186/2049-9957-2-19/COMMENTS</w:t>
            </w:r>
          </w:ins>
        </w:p>
        <w:p w14:paraId="6B17245B" w14:textId="77777777" w:rsidR="00591996" w:rsidRDefault="00591996">
          <w:pPr>
            <w:autoSpaceDE w:val="0"/>
            <w:autoSpaceDN w:val="0"/>
            <w:ind w:hanging="640"/>
            <w:divId w:val="975910978"/>
            <w:rPr>
              <w:ins w:id="1471" w:author="Ozodiegwu, Ifeoma" w:date="2023-12-07T16:37:00Z"/>
              <w:rFonts w:eastAsia="Times New Roman"/>
            </w:rPr>
          </w:pPr>
          <w:ins w:id="1472" w:author="Ozodiegwu, Ifeoma" w:date="2023-12-07T16:37:00Z">
            <w:r>
              <w:rPr>
                <w:rFonts w:eastAsia="Times New Roman"/>
              </w:rPr>
              <w:t xml:space="preserve">47. </w:t>
            </w:r>
            <w:r>
              <w:rPr>
                <w:rFonts w:eastAsia="Times New Roman"/>
              </w:rPr>
              <w:tab/>
            </w:r>
            <w:proofErr w:type="spellStart"/>
            <w:r>
              <w:rPr>
                <w:rFonts w:eastAsia="Times New Roman"/>
              </w:rPr>
              <w:t>Brieger</w:t>
            </w:r>
            <w:proofErr w:type="spellEnd"/>
            <w:r>
              <w:rPr>
                <w:rFonts w:eastAsia="Times New Roman"/>
              </w:rPr>
              <w:t xml:space="preserve"> WR, Sesay HR, Adesina H, </w:t>
            </w:r>
            <w:proofErr w:type="spellStart"/>
            <w:r>
              <w:rPr>
                <w:rFonts w:eastAsia="Times New Roman"/>
              </w:rPr>
              <w:t>Mosanya</w:t>
            </w:r>
            <w:proofErr w:type="spellEnd"/>
            <w:r>
              <w:rPr>
                <w:rFonts w:eastAsia="Times New Roman"/>
              </w:rPr>
              <w:t xml:space="preserve"> ME, </w:t>
            </w:r>
            <w:proofErr w:type="spellStart"/>
            <w:r>
              <w:rPr>
                <w:rFonts w:eastAsia="Times New Roman"/>
              </w:rPr>
              <w:t>Ogunlade</w:t>
            </w:r>
            <w:proofErr w:type="spellEnd"/>
            <w:r>
              <w:rPr>
                <w:rFonts w:eastAsia="Times New Roman"/>
              </w:rPr>
              <w:t xml:space="preserve"> PB, Ayodele JO, et al. Urban malaria treatment </w:t>
            </w:r>
            <w:proofErr w:type="spellStart"/>
            <w:r>
              <w:rPr>
                <w:rFonts w:eastAsia="Times New Roman"/>
              </w:rPr>
              <w:t>behaviour</w:t>
            </w:r>
            <w:proofErr w:type="spellEnd"/>
            <w:r>
              <w:rPr>
                <w:rFonts w:eastAsia="Times New Roman"/>
              </w:rPr>
              <w:t xml:space="preserve"> in the context of low levels of malaria transmission in Lagos, Nigeria. </w:t>
            </w:r>
            <w:proofErr w:type="spellStart"/>
            <w:r>
              <w:rPr>
                <w:rFonts w:eastAsia="Times New Roman"/>
              </w:rPr>
              <w:t>Afr</w:t>
            </w:r>
            <w:proofErr w:type="spellEnd"/>
            <w:r>
              <w:rPr>
                <w:rFonts w:eastAsia="Times New Roman"/>
              </w:rPr>
              <w:t xml:space="preserve"> J Med </w:t>
            </w:r>
            <w:proofErr w:type="spellStart"/>
            <w:r>
              <w:rPr>
                <w:rFonts w:eastAsia="Times New Roman"/>
              </w:rPr>
              <w:t>Med</w:t>
            </w:r>
            <w:proofErr w:type="spellEnd"/>
            <w:r>
              <w:rPr>
                <w:rFonts w:eastAsia="Times New Roman"/>
              </w:rPr>
              <w:t xml:space="preserve"> Sci. 2001;30 Suppl: 7–15. Available: https://pubmed.ncbi.nlm.nih.gov/14513932/</w:t>
            </w:r>
          </w:ins>
        </w:p>
        <w:p w14:paraId="71DAB6A9" w14:textId="77777777" w:rsidR="00591996" w:rsidRDefault="00591996">
          <w:pPr>
            <w:autoSpaceDE w:val="0"/>
            <w:autoSpaceDN w:val="0"/>
            <w:ind w:hanging="640"/>
            <w:divId w:val="1171263714"/>
            <w:rPr>
              <w:ins w:id="1473" w:author="Ozodiegwu, Ifeoma" w:date="2023-12-07T16:37:00Z"/>
              <w:rFonts w:eastAsia="Times New Roman"/>
            </w:rPr>
          </w:pPr>
          <w:ins w:id="1474" w:author="Ozodiegwu, Ifeoma" w:date="2023-12-07T16:37:00Z">
            <w:r>
              <w:rPr>
                <w:rFonts w:eastAsia="Times New Roman"/>
              </w:rPr>
              <w:t xml:space="preserve">48. </w:t>
            </w:r>
            <w:r>
              <w:rPr>
                <w:rFonts w:eastAsia="Times New Roman"/>
              </w:rPr>
              <w:tab/>
              <w:t xml:space="preserve">Oyibo W, Latham V, Oladipo O, </w:t>
            </w:r>
            <w:proofErr w:type="spellStart"/>
            <w:r>
              <w:rPr>
                <w:rFonts w:eastAsia="Times New Roman"/>
              </w:rPr>
              <w:t>Ntadom</w:t>
            </w:r>
            <w:proofErr w:type="spellEnd"/>
            <w:r>
              <w:rPr>
                <w:rFonts w:eastAsia="Times New Roman"/>
              </w:rPr>
              <w:t xml:space="preserve"> G, </w:t>
            </w:r>
            <w:proofErr w:type="spellStart"/>
            <w:r>
              <w:rPr>
                <w:rFonts w:eastAsia="Times New Roman"/>
              </w:rPr>
              <w:t>Uhomoibhi</w:t>
            </w:r>
            <w:proofErr w:type="spellEnd"/>
            <w:r>
              <w:rPr>
                <w:rFonts w:eastAsia="Times New Roman"/>
              </w:rPr>
              <w:t xml:space="preserve"> P, </w:t>
            </w:r>
            <w:proofErr w:type="spellStart"/>
            <w:r>
              <w:rPr>
                <w:rFonts w:eastAsia="Times New Roman"/>
              </w:rPr>
              <w:t>Ogbulafor</w:t>
            </w:r>
            <w:proofErr w:type="spellEnd"/>
            <w:r>
              <w:rPr>
                <w:rFonts w:eastAsia="Times New Roman"/>
              </w:rPr>
              <w:t xml:space="preserve"> N, et al. Malaria parasite density and detailed qualitative microscopy enhances large-scale profiling of infection endemicity in Nigeria. Sci Rep. 2023;13. doi:10.1038/S41598-023-27535-1</w:t>
            </w:r>
          </w:ins>
        </w:p>
        <w:p w14:paraId="6E9E581E" w14:textId="77777777" w:rsidR="00591996" w:rsidRDefault="00591996">
          <w:pPr>
            <w:autoSpaceDE w:val="0"/>
            <w:autoSpaceDN w:val="0"/>
            <w:ind w:hanging="640"/>
            <w:divId w:val="1225720569"/>
            <w:rPr>
              <w:ins w:id="1475" w:author="Ozodiegwu, Ifeoma" w:date="2023-12-07T16:37:00Z"/>
              <w:rFonts w:eastAsia="Times New Roman"/>
            </w:rPr>
          </w:pPr>
          <w:ins w:id="1476" w:author="Ozodiegwu, Ifeoma" w:date="2023-12-07T16:37:00Z">
            <w:r>
              <w:rPr>
                <w:rFonts w:eastAsia="Times New Roman"/>
              </w:rPr>
              <w:t xml:space="preserve">49. </w:t>
            </w:r>
            <w:r>
              <w:rPr>
                <w:rFonts w:eastAsia="Times New Roman"/>
              </w:rPr>
              <w:tab/>
            </w:r>
            <w:proofErr w:type="spellStart"/>
            <w:r>
              <w:rPr>
                <w:rFonts w:eastAsia="Times New Roman"/>
              </w:rPr>
              <w:t>Oladosu</w:t>
            </w:r>
            <w:proofErr w:type="spellEnd"/>
            <w:r>
              <w:rPr>
                <w:rFonts w:eastAsia="Times New Roman"/>
              </w:rPr>
              <w:t xml:space="preserve"> OO, Oyibo WA. Overdiagnosis and Overtreatment of Malaria in Children That Presented with Fever in Lagos, Nigeria. ISRN Infect Dis. 2013;2013: 1–6. doi:10.5402/2013/914675</w:t>
            </w:r>
          </w:ins>
        </w:p>
        <w:p w14:paraId="4BA7784D" w14:textId="77777777" w:rsidR="00591996" w:rsidRDefault="00591996">
          <w:pPr>
            <w:autoSpaceDE w:val="0"/>
            <w:autoSpaceDN w:val="0"/>
            <w:ind w:hanging="640"/>
            <w:divId w:val="430316097"/>
            <w:rPr>
              <w:ins w:id="1477" w:author="Ozodiegwu, Ifeoma" w:date="2023-12-07T16:37:00Z"/>
              <w:rFonts w:eastAsia="Times New Roman"/>
            </w:rPr>
          </w:pPr>
          <w:ins w:id="1478" w:author="Ozodiegwu, Ifeoma" w:date="2023-12-07T16:37:00Z">
            <w:r>
              <w:rPr>
                <w:rFonts w:eastAsia="Times New Roman"/>
              </w:rPr>
              <w:t xml:space="preserve">50. </w:t>
            </w:r>
            <w:r>
              <w:rPr>
                <w:rFonts w:eastAsia="Times New Roman"/>
              </w:rPr>
              <w:tab/>
              <w:t xml:space="preserve">Noland GS, Graves PM, </w:t>
            </w:r>
            <w:proofErr w:type="spellStart"/>
            <w:r>
              <w:rPr>
                <w:rFonts w:eastAsia="Times New Roman"/>
              </w:rPr>
              <w:t>Sallau</w:t>
            </w:r>
            <w:proofErr w:type="spellEnd"/>
            <w:r>
              <w:rPr>
                <w:rFonts w:eastAsia="Times New Roman"/>
              </w:rPr>
              <w:t xml:space="preserve"> A, </w:t>
            </w:r>
            <w:proofErr w:type="spellStart"/>
            <w:r>
              <w:rPr>
                <w:rFonts w:eastAsia="Times New Roman"/>
              </w:rPr>
              <w:t>Eigege</w:t>
            </w:r>
            <w:proofErr w:type="spellEnd"/>
            <w:r>
              <w:rPr>
                <w:rFonts w:eastAsia="Times New Roman"/>
              </w:rPr>
              <w:t xml:space="preserve"> A, </w:t>
            </w:r>
            <w:proofErr w:type="spellStart"/>
            <w:r>
              <w:rPr>
                <w:rFonts w:eastAsia="Times New Roman"/>
              </w:rPr>
              <w:t>Emukah</w:t>
            </w:r>
            <w:proofErr w:type="spellEnd"/>
            <w:r>
              <w:rPr>
                <w:rFonts w:eastAsia="Times New Roman"/>
              </w:rPr>
              <w:t xml:space="preserve"> E, Patterson AE, et al. Malaria prevalence, anemia and baseline intervention coverage prior to mass net distributions in </w:t>
            </w:r>
            <w:proofErr w:type="spellStart"/>
            <w:r>
              <w:rPr>
                <w:rFonts w:eastAsia="Times New Roman"/>
              </w:rPr>
              <w:t>Abia</w:t>
            </w:r>
            <w:proofErr w:type="spellEnd"/>
            <w:r>
              <w:rPr>
                <w:rFonts w:eastAsia="Times New Roman"/>
              </w:rPr>
              <w:t xml:space="preserve"> and Plateau States, Nigeria. BMC Infect Dis. 2014;14: 1–13. doi:10.1186/1471-2334-14-168/TABLES/5</w:t>
            </w:r>
          </w:ins>
        </w:p>
        <w:p w14:paraId="72BEF01F" w14:textId="77777777" w:rsidR="00591996" w:rsidRDefault="00591996">
          <w:pPr>
            <w:autoSpaceDE w:val="0"/>
            <w:autoSpaceDN w:val="0"/>
            <w:ind w:hanging="640"/>
            <w:divId w:val="795295566"/>
            <w:rPr>
              <w:ins w:id="1479" w:author="Ozodiegwu, Ifeoma" w:date="2023-12-07T16:37:00Z"/>
              <w:rFonts w:eastAsia="Times New Roman"/>
            </w:rPr>
          </w:pPr>
          <w:ins w:id="1480" w:author="Ozodiegwu, Ifeoma" w:date="2023-12-07T16:37:00Z">
            <w:r>
              <w:rPr>
                <w:rFonts w:eastAsia="Times New Roman"/>
              </w:rPr>
              <w:lastRenderedPageBreak/>
              <w:t xml:space="preserve">51. </w:t>
            </w:r>
            <w:r>
              <w:rPr>
                <w:rFonts w:eastAsia="Times New Roman"/>
              </w:rPr>
              <w:tab/>
            </w:r>
            <w:proofErr w:type="spellStart"/>
            <w:r>
              <w:rPr>
                <w:rFonts w:eastAsia="Times New Roman"/>
              </w:rPr>
              <w:t>Nzeako</w:t>
            </w:r>
            <w:proofErr w:type="spellEnd"/>
            <w:r>
              <w:rPr>
                <w:rFonts w:eastAsia="Times New Roman"/>
              </w:rPr>
              <w:t xml:space="preserve"> SO, Nduka FO, </w:t>
            </w:r>
            <w:proofErr w:type="spellStart"/>
            <w:r>
              <w:rPr>
                <w:rFonts w:eastAsia="Times New Roman"/>
              </w:rPr>
              <w:t>Origie</w:t>
            </w:r>
            <w:proofErr w:type="spellEnd"/>
            <w:r>
              <w:rPr>
                <w:rFonts w:eastAsia="Times New Roman"/>
              </w:rPr>
              <w:t xml:space="preserve"> OA. Prevalence of Malaria in Pregnant Women Attending Ante Natal Care at University of Port Harcourt Primary Health Care Centre </w:t>
            </w:r>
            <w:proofErr w:type="spellStart"/>
            <w:r>
              <w:rPr>
                <w:rFonts w:eastAsia="Times New Roman"/>
              </w:rPr>
              <w:t>Aluu</w:t>
            </w:r>
            <w:proofErr w:type="spellEnd"/>
            <w:r>
              <w:rPr>
                <w:rFonts w:eastAsia="Times New Roman"/>
              </w:rPr>
              <w:t>, Port Harcourt, Rivers State, Nigeria. International Journal of Scientific Research in Environmental Sciences. 2013;1: 268–272. doi:10.12983/IJSRES-2013-P268-272</w:t>
            </w:r>
          </w:ins>
        </w:p>
        <w:p w14:paraId="220EC069" w14:textId="77777777" w:rsidR="00591996" w:rsidRDefault="00591996">
          <w:pPr>
            <w:autoSpaceDE w:val="0"/>
            <w:autoSpaceDN w:val="0"/>
            <w:ind w:hanging="640"/>
            <w:divId w:val="898444297"/>
            <w:rPr>
              <w:ins w:id="1481" w:author="Ozodiegwu, Ifeoma" w:date="2023-12-07T16:37:00Z"/>
              <w:rFonts w:eastAsia="Times New Roman"/>
            </w:rPr>
          </w:pPr>
          <w:ins w:id="1482" w:author="Ozodiegwu, Ifeoma" w:date="2023-12-07T16:37:00Z">
            <w:r>
              <w:rPr>
                <w:rFonts w:eastAsia="Times New Roman"/>
              </w:rPr>
              <w:t xml:space="preserve">52. </w:t>
            </w:r>
            <w:r>
              <w:rPr>
                <w:rFonts w:eastAsia="Times New Roman"/>
              </w:rPr>
              <w:tab/>
            </w:r>
            <w:proofErr w:type="spellStart"/>
            <w:r>
              <w:rPr>
                <w:rFonts w:eastAsia="Times New Roman"/>
              </w:rPr>
              <w:t>Onoja</w:t>
            </w:r>
            <w:proofErr w:type="spellEnd"/>
            <w:r>
              <w:rPr>
                <w:rFonts w:eastAsia="Times New Roman"/>
              </w:rPr>
              <w:t xml:space="preserve"> H, Nduka FO, </w:t>
            </w:r>
            <w:proofErr w:type="spellStart"/>
            <w:r>
              <w:rPr>
                <w:rFonts w:eastAsia="Times New Roman"/>
              </w:rPr>
              <w:t>Abah</w:t>
            </w:r>
            <w:proofErr w:type="spellEnd"/>
            <w:r>
              <w:rPr>
                <w:rFonts w:eastAsia="Times New Roman"/>
              </w:rPr>
              <w:t xml:space="preserve"> AE. Effectiveness and compliance to the use of </w:t>
            </w:r>
            <w:proofErr w:type="spellStart"/>
            <w:r>
              <w:rPr>
                <w:rFonts w:eastAsia="Times New Roman"/>
              </w:rPr>
              <w:t>sulphadoxine</w:t>
            </w:r>
            <w:proofErr w:type="spellEnd"/>
            <w:r>
              <w:rPr>
                <w:rFonts w:eastAsia="Times New Roman"/>
              </w:rPr>
              <w:t xml:space="preserve">-pyrimethamine as a prophylaxis for malaria among pregnant women in Port Harcourt, Rivers State, Nigeria. </w:t>
            </w:r>
            <w:proofErr w:type="spellStart"/>
            <w:r>
              <w:rPr>
                <w:rFonts w:eastAsia="Times New Roman"/>
              </w:rPr>
              <w:t>Afr</w:t>
            </w:r>
            <w:proofErr w:type="spellEnd"/>
            <w:r>
              <w:rPr>
                <w:rFonts w:eastAsia="Times New Roman"/>
              </w:rPr>
              <w:t xml:space="preserve"> Health Sci. 2022;22: 187. doi:10.4314/AHS.V22I2.22</w:t>
            </w:r>
          </w:ins>
        </w:p>
        <w:p w14:paraId="2AF84C65" w14:textId="77777777" w:rsidR="00591996" w:rsidRDefault="00591996">
          <w:pPr>
            <w:autoSpaceDE w:val="0"/>
            <w:autoSpaceDN w:val="0"/>
            <w:ind w:hanging="640"/>
            <w:divId w:val="1986397003"/>
            <w:rPr>
              <w:ins w:id="1483" w:author="Ozodiegwu, Ifeoma" w:date="2023-12-07T16:37:00Z"/>
              <w:rFonts w:eastAsia="Times New Roman"/>
            </w:rPr>
          </w:pPr>
          <w:ins w:id="1484" w:author="Ozodiegwu, Ifeoma" w:date="2023-12-07T16:37:00Z">
            <w:r>
              <w:rPr>
                <w:rFonts w:eastAsia="Times New Roman"/>
              </w:rPr>
              <w:t xml:space="preserve">53. </w:t>
            </w:r>
            <w:r>
              <w:rPr>
                <w:rFonts w:eastAsia="Times New Roman"/>
              </w:rPr>
              <w:tab/>
              <w:t>Silva PM De, Marshall JM. Factors Contributing to Urban Malaria Transmission in Sub-Saharan Africa: A Systematic Review. J Trop Med. 2012;2012. doi:10.1155/2012/819563</w:t>
            </w:r>
          </w:ins>
        </w:p>
        <w:p w14:paraId="129786C7" w14:textId="77777777" w:rsidR="00591996" w:rsidRDefault="00591996">
          <w:pPr>
            <w:autoSpaceDE w:val="0"/>
            <w:autoSpaceDN w:val="0"/>
            <w:ind w:hanging="640"/>
            <w:divId w:val="1806893426"/>
            <w:rPr>
              <w:ins w:id="1485" w:author="Ozodiegwu, Ifeoma" w:date="2023-12-07T16:37:00Z"/>
              <w:rFonts w:eastAsia="Times New Roman"/>
            </w:rPr>
          </w:pPr>
          <w:ins w:id="1486" w:author="Ozodiegwu, Ifeoma" w:date="2023-12-07T16:37:00Z">
            <w:r>
              <w:rPr>
                <w:rFonts w:eastAsia="Times New Roman"/>
              </w:rPr>
              <w:t xml:space="preserve">54. </w:t>
            </w:r>
            <w:r>
              <w:rPr>
                <w:rFonts w:eastAsia="Times New Roman"/>
              </w:rPr>
              <w:tab/>
              <w:t>Carneiro I, Roca-</w:t>
            </w:r>
            <w:proofErr w:type="spellStart"/>
            <w:r>
              <w:rPr>
                <w:rFonts w:eastAsia="Times New Roman"/>
              </w:rPr>
              <w:t>Feltrer</w:t>
            </w:r>
            <w:proofErr w:type="spellEnd"/>
            <w:r>
              <w:rPr>
                <w:rFonts w:eastAsia="Times New Roman"/>
              </w:rPr>
              <w:t xml:space="preserve"> A, Griffin JT, Smith L, Tanner M, Schellenberg JA, et al. Age-Patterns of Malaria Vary with Severity, Transmission Intensity and Seasonality in Sub-Saharan Africa: A Systematic Review and Pooled Analysis. </w:t>
            </w:r>
            <w:proofErr w:type="spellStart"/>
            <w:r>
              <w:rPr>
                <w:rFonts w:eastAsia="Times New Roman"/>
              </w:rPr>
              <w:t>PLoS</w:t>
            </w:r>
            <w:proofErr w:type="spellEnd"/>
            <w:r>
              <w:rPr>
                <w:rFonts w:eastAsia="Times New Roman"/>
              </w:rPr>
              <w:t xml:space="preserve"> One. 2010;5. </w:t>
            </w:r>
            <w:proofErr w:type="gramStart"/>
            <w:r>
              <w:rPr>
                <w:rFonts w:eastAsia="Times New Roman"/>
              </w:rPr>
              <w:t>doi:10.1371/JOURNAL.PONE</w:t>
            </w:r>
            <w:proofErr w:type="gramEnd"/>
            <w:r>
              <w:rPr>
                <w:rFonts w:eastAsia="Times New Roman"/>
              </w:rPr>
              <w:t>.0008988</w:t>
            </w:r>
          </w:ins>
        </w:p>
        <w:p w14:paraId="5A1A29BA" w14:textId="77777777" w:rsidR="00591996" w:rsidRDefault="00591996">
          <w:pPr>
            <w:autoSpaceDE w:val="0"/>
            <w:autoSpaceDN w:val="0"/>
            <w:ind w:hanging="640"/>
            <w:divId w:val="1986273887"/>
            <w:rPr>
              <w:ins w:id="1487" w:author="Ozodiegwu, Ifeoma" w:date="2023-12-07T16:37:00Z"/>
              <w:rFonts w:eastAsia="Times New Roman"/>
            </w:rPr>
          </w:pPr>
          <w:ins w:id="1488" w:author="Ozodiegwu, Ifeoma" w:date="2023-12-07T16:37:00Z">
            <w:r>
              <w:rPr>
                <w:rFonts w:eastAsia="Times New Roman"/>
              </w:rPr>
              <w:t xml:space="preserve">55. </w:t>
            </w:r>
            <w:r>
              <w:rPr>
                <w:rFonts w:eastAsia="Times New Roman"/>
              </w:rPr>
              <w:tab/>
              <w:t xml:space="preserve">National Malaria Elimination </w:t>
            </w:r>
            <w:proofErr w:type="spellStart"/>
            <w:r>
              <w:rPr>
                <w:rFonts w:eastAsia="Times New Roman"/>
              </w:rPr>
              <w:t>Programme</w:t>
            </w:r>
            <w:proofErr w:type="spellEnd"/>
            <w:r>
              <w:rPr>
                <w:rFonts w:eastAsia="Times New Roman"/>
              </w:rPr>
              <w:t xml:space="preserve">. National Malaria Strategic Plan, 2021 - 2025. 2020. Available: https://www.dropbox.com/s/cw9qvzdb2uwy4w1/NATIONAL MALARIA STRATEGIC PLAN 2021 - 2025 - Final Draft 2.0 for printing </w:t>
            </w:r>
            <w:proofErr w:type="spellStart"/>
            <w:r>
              <w:rPr>
                <w:rFonts w:eastAsia="Times New Roman"/>
              </w:rPr>
              <w:t>XXX.pdf?dl</w:t>
            </w:r>
            <w:proofErr w:type="spellEnd"/>
            <w:r>
              <w:rPr>
                <w:rFonts w:eastAsia="Times New Roman"/>
              </w:rPr>
              <w:t>=0</w:t>
            </w:r>
          </w:ins>
        </w:p>
        <w:p w14:paraId="38BFAF92" w14:textId="77777777" w:rsidR="00591996" w:rsidRDefault="00591996">
          <w:pPr>
            <w:autoSpaceDE w:val="0"/>
            <w:autoSpaceDN w:val="0"/>
            <w:ind w:hanging="640"/>
            <w:divId w:val="698311230"/>
            <w:rPr>
              <w:ins w:id="1489" w:author="Ozodiegwu, Ifeoma" w:date="2023-12-07T16:37:00Z"/>
              <w:rFonts w:eastAsia="Times New Roman"/>
            </w:rPr>
          </w:pPr>
          <w:ins w:id="1490" w:author="Ozodiegwu, Ifeoma" w:date="2023-12-07T16:37:00Z">
            <w:r>
              <w:rPr>
                <w:rFonts w:eastAsia="Times New Roman"/>
              </w:rPr>
              <w:t xml:space="preserve">56. </w:t>
            </w:r>
            <w:r>
              <w:rPr>
                <w:rFonts w:eastAsia="Times New Roman"/>
              </w:rPr>
              <w:tab/>
              <w:t xml:space="preserve">Fox T, </w:t>
            </w:r>
            <w:proofErr w:type="spellStart"/>
            <w:r>
              <w:rPr>
                <w:rFonts w:eastAsia="Times New Roman"/>
              </w:rPr>
              <w:t>Furnival</w:t>
            </w:r>
            <w:proofErr w:type="spellEnd"/>
            <w:r>
              <w:rPr>
                <w:rFonts w:eastAsia="Times New Roman"/>
              </w:rPr>
              <w:t xml:space="preserve">-Adams J, Chaplin M, Napier M, </w:t>
            </w:r>
            <w:proofErr w:type="spellStart"/>
            <w:r>
              <w:rPr>
                <w:rFonts w:eastAsia="Times New Roman"/>
              </w:rPr>
              <w:t>Olanga</w:t>
            </w:r>
            <w:proofErr w:type="spellEnd"/>
            <w:r>
              <w:rPr>
                <w:rFonts w:eastAsia="Times New Roman"/>
              </w:rPr>
              <w:t xml:space="preserve"> EA. House modifications for preventing malaria. Cochrane Database of Systematic Reviews. 2022;2022. </w:t>
            </w:r>
            <w:proofErr w:type="gramStart"/>
            <w:r>
              <w:rPr>
                <w:rFonts w:eastAsia="Times New Roman"/>
              </w:rPr>
              <w:t>doi:10.1002/14651858.CD013398.pub4</w:t>
            </w:r>
            <w:proofErr w:type="gramEnd"/>
          </w:ins>
        </w:p>
        <w:p w14:paraId="2CBF3634" w14:textId="77777777" w:rsidR="00591996" w:rsidRDefault="00591996">
          <w:pPr>
            <w:autoSpaceDE w:val="0"/>
            <w:autoSpaceDN w:val="0"/>
            <w:ind w:hanging="640"/>
            <w:divId w:val="97216109"/>
            <w:rPr>
              <w:ins w:id="1491" w:author="Ozodiegwu, Ifeoma" w:date="2023-12-07T16:37:00Z"/>
              <w:rFonts w:eastAsia="Times New Roman"/>
            </w:rPr>
          </w:pPr>
          <w:ins w:id="1492" w:author="Ozodiegwu, Ifeoma" w:date="2023-12-07T16:37:00Z">
            <w:r>
              <w:rPr>
                <w:rFonts w:eastAsia="Times New Roman"/>
              </w:rPr>
              <w:t xml:space="preserve">57. </w:t>
            </w:r>
            <w:r>
              <w:rPr>
                <w:rFonts w:eastAsia="Times New Roman"/>
              </w:rPr>
              <w:tab/>
              <w:t xml:space="preserve">Martello E, </w:t>
            </w:r>
            <w:proofErr w:type="spellStart"/>
            <w:r>
              <w:rPr>
                <w:rFonts w:eastAsia="Times New Roman"/>
              </w:rPr>
              <w:t>Yogeswaran</w:t>
            </w:r>
            <w:proofErr w:type="spellEnd"/>
            <w:r>
              <w:rPr>
                <w:rFonts w:eastAsia="Times New Roman"/>
              </w:rPr>
              <w:t xml:space="preserve"> G, </w:t>
            </w:r>
            <w:proofErr w:type="spellStart"/>
            <w:r>
              <w:rPr>
                <w:rFonts w:eastAsia="Times New Roman"/>
              </w:rPr>
              <w:t>Reithinger</w:t>
            </w:r>
            <w:proofErr w:type="spellEnd"/>
            <w:r>
              <w:rPr>
                <w:rFonts w:eastAsia="Times New Roman"/>
              </w:rPr>
              <w:t xml:space="preserve"> R, Leonardi-Bee J. Mosquito aquatic habitat modification and manipulation interventions to control malaria. Cochrane Database of Systematic Reviews. 2022;2022. </w:t>
            </w:r>
            <w:proofErr w:type="gramStart"/>
            <w:r>
              <w:rPr>
                <w:rFonts w:eastAsia="Times New Roman"/>
              </w:rPr>
              <w:t>doi:10.1002/14651858.CD008923.pub3</w:t>
            </w:r>
            <w:proofErr w:type="gramEnd"/>
          </w:ins>
        </w:p>
        <w:p w14:paraId="3E8F2B47" w14:textId="77777777" w:rsidR="00591996" w:rsidRDefault="00591996">
          <w:pPr>
            <w:autoSpaceDE w:val="0"/>
            <w:autoSpaceDN w:val="0"/>
            <w:ind w:hanging="640"/>
            <w:divId w:val="86846955"/>
            <w:rPr>
              <w:ins w:id="1493" w:author="Ozodiegwu, Ifeoma" w:date="2023-12-07T16:37:00Z"/>
              <w:rFonts w:eastAsia="Times New Roman"/>
            </w:rPr>
          </w:pPr>
          <w:ins w:id="1494" w:author="Ozodiegwu, Ifeoma" w:date="2023-12-07T16:37:00Z">
            <w:r>
              <w:rPr>
                <w:rFonts w:eastAsia="Times New Roman"/>
              </w:rPr>
              <w:t xml:space="preserve">58. </w:t>
            </w:r>
            <w:r>
              <w:rPr>
                <w:rFonts w:eastAsia="Times New Roman"/>
              </w:rPr>
              <w:tab/>
              <w:t xml:space="preserve">Young AJ, Eaton W, </w:t>
            </w:r>
            <w:proofErr w:type="spellStart"/>
            <w:r>
              <w:rPr>
                <w:rFonts w:eastAsia="Times New Roman"/>
              </w:rPr>
              <w:t>Worges</w:t>
            </w:r>
            <w:proofErr w:type="spellEnd"/>
            <w:r>
              <w:rPr>
                <w:rFonts w:eastAsia="Times New Roman"/>
              </w:rPr>
              <w:t xml:space="preserve"> M, </w:t>
            </w:r>
            <w:proofErr w:type="spellStart"/>
            <w:r>
              <w:rPr>
                <w:rFonts w:eastAsia="Times New Roman"/>
              </w:rPr>
              <w:t>Hiruy</w:t>
            </w:r>
            <w:proofErr w:type="spellEnd"/>
            <w:r>
              <w:rPr>
                <w:rFonts w:eastAsia="Times New Roman"/>
              </w:rPr>
              <w:t xml:space="preserve"> H, Maxwell K, </w:t>
            </w:r>
            <w:proofErr w:type="spellStart"/>
            <w:r>
              <w:rPr>
                <w:rFonts w:eastAsia="Times New Roman"/>
              </w:rPr>
              <w:t>Audu</w:t>
            </w:r>
            <w:proofErr w:type="spellEnd"/>
            <w:r>
              <w:rPr>
                <w:rFonts w:eastAsia="Times New Roman"/>
              </w:rPr>
              <w:t xml:space="preserve"> BM, et al. A practical approach for geographic prioritization and targeting of insecticide-treated net distribution campaigns during public health emergencies and in resource-limited settings. Malar J. 2022;21. doi:10.1186/s12936-021-04028-y</w:t>
            </w:r>
          </w:ins>
        </w:p>
        <w:p w14:paraId="157C1A16" w14:textId="77777777" w:rsidR="00591996" w:rsidRDefault="00591996">
          <w:pPr>
            <w:autoSpaceDE w:val="0"/>
            <w:autoSpaceDN w:val="0"/>
            <w:ind w:hanging="640"/>
            <w:divId w:val="771167390"/>
            <w:rPr>
              <w:ins w:id="1495" w:author="Ozodiegwu, Ifeoma" w:date="2023-12-07T16:37:00Z"/>
              <w:rFonts w:eastAsia="Times New Roman"/>
            </w:rPr>
          </w:pPr>
          <w:ins w:id="1496" w:author="Ozodiegwu, Ifeoma" w:date="2023-12-07T16:37:00Z">
            <w:r>
              <w:rPr>
                <w:rFonts w:eastAsia="Times New Roman"/>
              </w:rPr>
              <w:t xml:space="preserve">59. </w:t>
            </w:r>
            <w:r>
              <w:rPr>
                <w:rFonts w:eastAsia="Times New Roman"/>
              </w:rPr>
              <w:tab/>
              <w:t xml:space="preserve">Gracie R, </w:t>
            </w:r>
            <w:proofErr w:type="spellStart"/>
            <w:r>
              <w:rPr>
                <w:rFonts w:eastAsia="Times New Roman"/>
              </w:rPr>
              <w:t>Barcellos</w:t>
            </w:r>
            <w:proofErr w:type="spellEnd"/>
            <w:r>
              <w:rPr>
                <w:rFonts w:eastAsia="Times New Roman"/>
              </w:rPr>
              <w:t xml:space="preserve"> C, </w:t>
            </w:r>
            <w:proofErr w:type="spellStart"/>
            <w:r>
              <w:rPr>
                <w:rFonts w:eastAsia="Times New Roman"/>
              </w:rPr>
              <w:t>Magalhães</w:t>
            </w:r>
            <w:proofErr w:type="spellEnd"/>
            <w:r>
              <w:rPr>
                <w:rFonts w:eastAsia="Times New Roman"/>
              </w:rPr>
              <w:t xml:space="preserve"> M, Souza-Santos R, </w:t>
            </w:r>
            <w:proofErr w:type="spellStart"/>
            <w:r>
              <w:rPr>
                <w:rFonts w:eastAsia="Times New Roman"/>
              </w:rPr>
              <w:t>Guimarães</w:t>
            </w:r>
            <w:proofErr w:type="spellEnd"/>
            <w:r>
              <w:rPr>
                <w:rFonts w:eastAsia="Times New Roman"/>
              </w:rPr>
              <w:t xml:space="preserve"> </w:t>
            </w:r>
            <w:proofErr w:type="spellStart"/>
            <w:r>
              <w:rPr>
                <w:rFonts w:eastAsia="Times New Roman"/>
              </w:rPr>
              <w:t>Barrocas</w:t>
            </w:r>
            <w:proofErr w:type="spellEnd"/>
            <w:r>
              <w:rPr>
                <w:rFonts w:eastAsia="Times New Roman"/>
              </w:rPr>
              <w:t xml:space="preserve"> PR. Geographical scale effects on the analysis of leptospirosis determinants. Int J Environ Res Public Health. 2014;11. doi:10.3390/ijerph111010366</w:t>
            </w:r>
          </w:ins>
        </w:p>
        <w:p w14:paraId="550188EB" w14:textId="77777777" w:rsidR="00591996" w:rsidRDefault="00591996">
          <w:pPr>
            <w:autoSpaceDE w:val="0"/>
            <w:autoSpaceDN w:val="0"/>
            <w:ind w:hanging="640"/>
            <w:divId w:val="1836653660"/>
            <w:rPr>
              <w:ins w:id="1497" w:author="Ozodiegwu, Ifeoma" w:date="2023-12-07T16:37:00Z"/>
              <w:rFonts w:eastAsia="Times New Roman"/>
            </w:rPr>
          </w:pPr>
          <w:ins w:id="1498" w:author="Ozodiegwu, Ifeoma" w:date="2023-12-07T16:37:00Z">
            <w:r>
              <w:rPr>
                <w:rFonts w:eastAsia="Times New Roman"/>
              </w:rPr>
              <w:t xml:space="preserve">60. </w:t>
            </w:r>
            <w:r>
              <w:rPr>
                <w:rFonts w:eastAsia="Times New Roman"/>
              </w:rPr>
              <w:tab/>
              <w:t>World Health Organization. World Malaria Report 2022. Geneva; 2022. Available: https://www.who.int/publications/i/item/9789240064898</w:t>
            </w:r>
          </w:ins>
        </w:p>
        <w:p w14:paraId="36EE91CA" w14:textId="77777777" w:rsidR="00591996" w:rsidRDefault="00591996">
          <w:pPr>
            <w:autoSpaceDE w:val="0"/>
            <w:autoSpaceDN w:val="0"/>
            <w:ind w:hanging="640"/>
            <w:divId w:val="173766308"/>
            <w:rPr>
              <w:ins w:id="1499" w:author="Ozodiegwu, Ifeoma" w:date="2023-12-07T16:37:00Z"/>
              <w:rFonts w:eastAsia="Times New Roman"/>
            </w:rPr>
          </w:pPr>
          <w:ins w:id="1500" w:author="Ozodiegwu, Ifeoma" w:date="2023-12-07T16:37:00Z">
            <w:r>
              <w:rPr>
                <w:rFonts w:eastAsia="Times New Roman"/>
              </w:rPr>
              <w:t xml:space="preserve">61. </w:t>
            </w:r>
            <w:r>
              <w:rPr>
                <w:rFonts w:eastAsia="Times New Roman"/>
              </w:rPr>
              <w:tab/>
              <w:t>Gyimah-</w:t>
            </w:r>
            <w:proofErr w:type="spellStart"/>
            <w:r>
              <w:rPr>
                <w:rFonts w:eastAsia="Times New Roman"/>
              </w:rPr>
              <w:t>Brempong</w:t>
            </w:r>
            <w:proofErr w:type="spellEnd"/>
            <w:r>
              <w:rPr>
                <w:rFonts w:eastAsia="Times New Roman"/>
              </w:rPr>
              <w:t xml:space="preserve"> K, </w:t>
            </w:r>
            <w:proofErr w:type="spellStart"/>
            <w:r>
              <w:rPr>
                <w:rFonts w:eastAsia="Times New Roman"/>
              </w:rPr>
              <w:t>Paddison</w:t>
            </w:r>
            <w:proofErr w:type="spellEnd"/>
            <w:r>
              <w:rPr>
                <w:rFonts w:eastAsia="Times New Roman"/>
              </w:rPr>
              <w:t xml:space="preserve"> O, </w:t>
            </w:r>
            <w:proofErr w:type="spellStart"/>
            <w:r>
              <w:rPr>
                <w:rFonts w:eastAsia="Times New Roman"/>
              </w:rPr>
              <w:t>Mitiku</w:t>
            </w:r>
            <w:proofErr w:type="spellEnd"/>
            <w:r>
              <w:rPr>
                <w:rFonts w:eastAsia="Times New Roman"/>
              </w:rPr>
              <w:t xml:space="preserve"> W. Higher education and economic growth in Africa. Journal of Development Studies. 2006;42: 509–529. doi:10.1080/00220380600576490</w:t>
            </w:r>
          </w:ins>
        </w:p>
        <w:p w14:paraId="795BB3DE" w14:textId="77777777" w:rsidR="00591996" w:rsidRDefault="00591996">
          <w:pPr>
            <w:autoSpaceDE w:val="0"/>
            <w:autoSpaceDN w:val="0"/>
            <w:ind w:hanging="640"/>
            <w:divId w:val="538666582"/>
            <w:rPr>
              <w:ins w:id="1501" w:author="Ozodiegwu, Ifeoma" w:date="2023-12-07T16:37:00Z"/>
              <w:rFonts w:eastAsia="Times New Roman"/>
            </w:rPr>
          </w:pPr>
          <w:ins w:id="1502" w:author="Ozodiegwu, Ifeoma" w:date="2023-12-07T16:37:00Z">
            <w:r>
              <w:rPr>
                <w:rFonts w:eastAsia="Times New Roman"/>
              </w:rPr>
              <w:t xml:space="preserve">62. </w:t>
            </w:r>
            <w:r>
              <w:rPr>
                <w:rFonts w:eastAsia="Times New Roman"/>
              </w:rPr>
              <w:tab/>
              <w:t xml:space="preserve">Bloom D, Canning D, Chan K. Higher Education and Economic Development in Africa. 2006. </w:t>
            </w:r>
          </w:ins>
        </w:p>
        <w:p w14:paraId="4E104269" w14:textId="77777777" w:rsidR="00591996" w:rsidRDefault="00591996">
          <w:pPr>
            <w:autoSpaceDE w:val="0"/>
            <w:autoSpaceDN w:val="0"/>
            <w:ind w:hanging="640"/>
            <w:divId w:val="292713210"/>
            <w:rPr>
              <w:ins w:id="1503" w:author="Ozodiegwu, Ifeoma" w:date="2023-12-07T16:37:00Z"/>
              <w:rFonts w:eastAsia="Times New Roman"/>
            </w:rPr>
          </w:pPr>
          <w:ins w:id="1504" w:author="Ozodiegwu, Ifeoma" w:date="2023-12-07T16:37:00Z">
            <w:r>
              <w:rPr>
                <w:rFonts w:eastAsia="Times New Roman"/>
              </w:rPr>
              <w:t xml:space="preserve">63. </w:t>
            </w:r>
            <w:r>
              <w:rPr>
                <w:rFonts w:eastAsia="Times New Roman"/>
              </w:rPr>
              <w:tab/>
              <w:t xml:space="preserve">Gracie R, </w:t>
            </w:r>
            <w:proofErr w:type="spellStart"/>
            <w:r>
              <w:rPr>
                <w:rFonts w:eastAsia="Times New Roman"/>
              </w:rPr>
              <w:t>Barcellos</w:t>
            </w:r>
            <w:proofErr w:type="spellEnd"/>
            <w:r>
              <w:rPr>
                <w:rFonts w:eastAsia="Times New Roman"/>
              </w:rPr>
              <w:t xml:space="preserve"> C, </w:t>
            </w:r>
            <w:proofErr w:type="spellStart"/>
            <w:r>
              <w:rPr>
                <w:rFonts w:eastAsia="Times New Roman"/>
              </w:rPr>
              <w:t>Magalhães</w:t>
            </w:r>
            <w:proofErr w:type="spellEnd"/>
            <w:r>
              <w:rPr>
                <w:rFonts w:eastAsia="Times New Roman"/>
              </w:rPr>
              <w:t xml:space="preserve"> M, Souza-Santos R, Rubens P, </w:t>
            </w:r>
            <w:proofErr w:type="spellStart"/>
            <w:r>
              <w:rPr>
                <w:rFonts w:eastAsia="Times New Roman"/>
              </w:rPr>
              <w:t>Barrocas</w:t>
            </w:r>
            <w:proofErr w:type="spellEnd"/>
            <w:r>
              <w:rPr>
                <w:rFonts w:eastAsia="Times New Roman"/>
              </w:rPr>
              <w:t xml:space="preserve"> G, et al. Geographical Scale Effects on the Analysis </w:t>
            </w:r>
            <w:proofErr w:type="gramStart"/>
            <w:r>
              <w:rPr>
                <w:rFonts w:eastAsia="Times New Roman"/>
              </w:rPr>
              <w:t>of  Leptospirosis</w:t>
            </w:r>
            <w:proofErr w:type="gramEnd"/>
            <w:r>
              <w:rPr>
                <w:rFonts w:eastAsia="Times New Roman"/>
              </w:rPr>
              <w:t xml:space="preserve"> Determinants. International Journal of Environmental Research and Public Health 2014, Vol 11, Pages 10366-10383. 2014;11: 10366–10383. doi:10.3390/IJERPH111010366</w:t>
            </w:r>
          </w:ins>
        </w:p>
        <w:p w14:paraId="60D08C3C" w14:textId="77777777" w:rsidR="00591996" w:rsidRDefault="00591996">
          <w:pPr>
            <w:autoSpaceDE w:val="0"/>
            <w:autoSpaceDN w:val="0"/>
            <w:ind w:hanging="640"/>
            <w:divId w:val="2034499830"/>
            <w:rPr>
              <w:ins w:id="1505" w:author="Ozodiegwu, Ifeoma" w:date="2023-12-07T16:37:00Z"/>
              <w:rFonts w:eastAsia="Times New Roman"/>
            </w:rPr>
          </w:pPr>
          <w:ins w:id="1506" w:author="Ozodiegwu, Ifeoma" w:date="2023-12-07T16:37:00Z">
            <w:r>
              <w:rPr>
                <w:rFonts w:eastAsia="Times New Roman"/>
              </w:rPr>
              <w:t xml:space="preserve">64. </w:t>
            </w:r>
            <w:r>
              <w:rPr>
                <w:rFonts w:eastAsia="Times New Roman"/>
              </w:rPr>
              <w:tab/>
              <w:t xml:space="preserve">Love-Koh J, Griffin S, </w:t>
            </w:r>
            <w:proofErr w:type="spellStart"/>
            <w:r>
              <w:rPr>
                <w:rFonts w:eastAsia="Times New Roman"/>
              </w:rPr>
              <w:t>Kataika</w:t>
            </w:r>
            <w:proofErr w:type="spellEnd"/>
            <w:r>
              <w:rPr>
                <w:rFonts w:eastAsia="Times New Roman"/>
              </w:rPr>
              <w:t xml:space="preserve"> E, </w:t>
            </w:r>
            <w:proofErr w:type="spellStart"/>
            <w:r>
              <w:rPr>
                <w:rFonts w:eastAsia="Times New Roman"/>
              </w:rPr>
              <w:t>Revill</w:t>
            </w:r>
            <w:proofErr w:type="spellEnd"/>
            <w:r>
              <w:rPr>
                <w:rFonts w:eastAsia="Times New Roman"/>
              </w:rPr>
              <w:t xml:space="preserve"> P, </w:t>
            </w:r>
            <w:proofErr w:type="spellStart"/>
            <w:r>
              <w:rPr>
                <w:rFonts w:eastAsia="Times New Roman"/>
              </w:rPr>
              <w:t>Sibandze</w:t>
            </w:r>
            <w:proofErr w:type="spellEnd"/>
            <w:r>
              <w:rPr>
                <w:rFonts w:eastAsia="Times New Roman"/>
              </w:rPr>
              <w:t xml:space="preserve"> S, Walker S. Methods to promote equity in health resource allocation in low- and middle-income countries: an overview. Global Health. 2020;16. doi:10.1186/S12992-019-0537-Z</w:t>
            </w:r>
          </w:ins>
        </w:p>
        <w:p w14:paraId="3BA0CEB0" w14:textId="77777777" w:rsidR="00591996" w:rsidRDefault="00591996">
          <w:pPr>
            <w:autoSpaceDE w:val="0"/>
            <w:autoSpaceDN w:val="0"/>
            <w:ind w:hanging="640"/>
            <w:divId w:val="1755474110"/>
            <w:rPr>
              <w:ins w:id="1507" w:author="Ozodiegwu, Ifeoma" w:date="2023-12-07T16:37:00Z"/>
              <w:rFonts w:eastAsia="Times New Roman"/>
            </w:rPr>
          </w:pPr>
          <w:ins w:id="1508" w:author="Ozodiegwu, Ifeoma" w:date="2023-12-07T16:37:00Z">
            <w:r>
              <w:rPr>
                <w:rFonts w:eastAsia="Times New Roman"/>
              </w:rPr>
              <w:t xml:space="preserve">65. </w:t>
            </w:r>
            <w:r>
              <w:rPr>
                <w:rFonts w:eastAsia="Times New Roman"/>
              </w:rPr>
              <w:tab/>
              <w:t xml:space="preserve">Scott N, Hussain SA, Martin-Hughes R, </w:t>
            </w:r>
            <w:proofErr w:type="spellStart"/>
            <w:r>
              <w:rPr>
                <w:rFonts w:eastAsia="Times New Roman"/>
              </w:rPr>
              <w:t>Fowkes</w:t>
            </w:r>
            <w:proofErr w:type="spellEnd"/>
            <w:r>
              <w:rPr>
                <w:rFonts w:eastAsia="Times New Roman"/>
              </w:rPr>
              <w:t xml:space="preserve"> FJI, Kerr CC, Pearson R, et al. Maximizing the impact of malaria funding through allocative efficiency: Using the right interventions in the right locations. Malar J. 2017;16: 1–14. doi:10.1186/S12936-017-2019-1/FIGURES/8</w:t>
            </w:r>
          </w:ins>
        </w:p>
        <w:p w14:paraId="72B39BF2" w14:textId="2325F734" w:rsidR="00A96CA6" w:rsidDel="00BE0030" w:rsidRDefault="00591996">
          <w:pPr>
            <w:autoSpaceDE w:val="0"/>
            <w:autoSpaceDN w:val="0"/>
            <w:ind w:hanging="640"/>
            <w:divId w:val="1394542254"/>
            <w:rPr>
              <w:ins w:id="1509" w:author="Ifeoma Doreen Ozodiegwu" w:date="2023-12-06T18:39:00Z"/>
              <w:del w:id="1510" w:author="Ozodiegwu, Ifeoma" w:date="2023-12-07T15:53:00Z"/>
              <w:rFonts w:eastAsia="Times New Roman"/>
              <w:sz w:val="24"/>
              <w:szCs w:val="24"/>
            </w:rPr>
          </w:pPr>
          <w:ins w:id="1511" w:author="Ozodiegwu, Ifeoma" w:date="2023-12-07T16:37:00Z">
            <w:r>
              <w:rPr>
                <w:rFonts w:eastAsia="Times New Roman"/>
              </w:rPr>
              <w:t> </w:t>
            </w:r>
          </w:ins>
          <w:ins w:id="1512" w:author="Ifeoma Doreen Ozodiegwu" w:date="2023-12-06T18:39:00Z">
            <w:del w:id="1513" w:author="Ozodiegwu, Ifeoma" w:date="2023-12-07T15:53:00Z">
              <w:r w:rsidR="00A96CA6" w:rsidDel="00BE0030">
                <w:rPr>
                  <w:rFonts w:eastAsia="Times New Roman"/>
                </w:rPr>
                <w:delText xml:space="preserve">1. </w:delText>
              </w:r>
              <w:r w:rsidR="00A96CA6" w:rsidDel="00BE0030">
                <w:rPr>
                  <w:rFonts w:eastAsia="Times New Roman"/>
                </w:rPr>
                <w:tab/>
                <w:delText xml:space="preserve">World Health Organization. World Malaria Report 2021. Geneva; 2021. </w:delText>
              </w:r>
            </w:del>
          </w:ins>
        </w:p>
        <w:p w14:paraId="6F72918A" w14:textId="3B49262E" w:rsidR="00A96CA6" w:rsidDel="00BE0030" w:rsidRDefault="00A96CA6">
          <w:pPr>
            <w:autoSpaceDE w:val="0"/>
            <w:autoSpaceDN w:val="0"/>
            <w:ind w:hanging="640"/>
            <w:divId w:val="1294602538"/>
            <w:rPr>
              <w:ins w:id="1514" w:author="Ifeoma Doreen Ozodiegwu" w:date="2023-12-06T18:39:00Z"/>
              <w:del w:id="1515" w:author="Ozodiegwu, Ifeoma" w:date="2023-12-07T15:53:00Z"/>
              <w:rFonts w:eastAsia="Times New Roman"/>
            </w:rPr>
          </w:pPr>
          <w:ins w:id="1516" w:author="Ifeoma Doreen Ozodiegwu" w:date="2023-12-06T18:39:00Z">
            <w:del w:id="1517" w:author="Ozodiegwu, Ifeoma" w:date="2023-12-07T15:53:00Z">
              <w:r w:rsidDel="00BE0030">
                <w:rPr>
                  <w:rFonts w:eastAsia="Times New Roman"/>
                </w:rPr>
                <w:delText xml:space="preserve">2. </w:delText>
              </w:r>
              <w:r w:rsidDel="00BE0030">
                <w:rPr>
                  <w:rFonts w:eastAsia="Times New Roman"/>
                </w:rPr>
                <w:tab/>
                <w:delText>Okunlola OA, Oyeyemi OT. Spatio-temporal analysis of association between incidence of malaria and environmental predictors of malaria transmission in Nigeria. Sci Rep. 2019;9: 1–11. doi:10.1038/s41598-019-53814-x</w:delText>
              </w:r>
            </w:del>
          </w:ins>
        </w:p>
        <w:p w14:paraId="19465A70" w14:textId="478BA88F" w:rsidR="00A96CA6" w:rsidDel="00BE0030" w:rsidRDefault="00A96CA6">
          <w:pPr>
            <w:autoSpaceDE w:val="0"/>
            <w:autoSpaceDN w:val="0"/>
            <w:ind w:hanging="640"/>
            <w:divId w:val="141626844"/>
            <w:rPr>
              <w:ins w:id="1518" w:author="Ifeoma Doreen Ozodiegwu" w:date="2023-12-06T18:39:00Z"/>
              <w:del w:id="1519" w:author="Ozodiegwu, Ifeoma" w:date="2023-12-07T15:53:00Z"/>
              <w:rFonts w:eastAsia="Times New Roman"/>
            </w:rPr>
          </w:pPr>
          <w:ins w:id="1520" w:author="Ifeoma Doreen Ozodiegwu" w:date="2023-12-06T18:39:00Z">
            <w:del w:id="1521" w:author="Ozodiegwu, Ifeoma" w:date="2023-12-07T15:53:00Z">
              <w:r w:rsidDel="00BE0030">
                <w:rPr>
                  <w:rFonts w:eastAsia="Times New Roman"/>
                </w:rPr>
                <w:delText xml:space="preserve">3. </w:delText>
              </w:r>
              <w:r w:rsidDel="00BE0030">
                <w:rPr>
                  <w:rFonts w:eastAsia="Times New Roman"/>
                </w:rPr>
                <w:tab/>
                <w:delText xml:space="preserve">National Malaria Control Programme, suMAP, World Health Organization, INFORM project. A description of the epidemiology of malaria to guide the planning of control in Nigeria. A report prepared for the Federal Ministry of Health, Nigeria, the Roll Back Malaria Partnership and the Department for International Development, UK. 2013. </w:delText>
              </w:r>
            </w:del>
          </w:ins>
        </w:p>
        <w:p w14:paraId="3B08458B" w14:textId="2B428AAD" w:rsidR="00A96CA6" w:rsidDel="00BE0030" w:rsidRDefault="00A96CA6">
          <w:pPr>
            <w:autoSpaceDE w:val="0"/>
            <w:autoSpaceDN w:val="0"/>
            <w:ind w:hanging="640"/>
            <w:divId w:val="764888843"/>
            <w:rPr>
              <w:ins w:id="1522" w:author="Ifeoma Doreen Ozodiegwu" w:date="2023-12-06T18:39:00Z"/>
              <w:del w:id="1523" w:author="Ozodiegwu, Ifeoma" w:date="2023-12-07T15:53:00Z"/>
              <w:rFonts w:eastAsia="Times New Roman"/>
            </w:rPr>
          </w:pPr>
          <w:ins w:id="1524" w:author="Ifeoma Doreen Ozodiegwu" w:date="2023-12-06T18:39:00Z">
            <w:del w:id="1525" w:author="Ozodiegwu, Ifeoma" w:date="2023-12-07T15:53:00Z">
              <w:r w:rsidDel="00BE0030">
                <w:rPr>
                  <w:rFonts w:eastAsia="Times New Roman"/>
                </w:rPr>
                <w:delText xml:space="preserve">4. </w:delText>
              </w:r>
              <w:r w:rsidDel="00BE0030">
                <w:rPr>
                  <w:rFonts w:eastAsia="Times New Roman"/>
                </w:rPr>
                <w:tab/>
                <w:delText>Jane Ugwu CL, Zewotir T. Evaluating the effects of climate and environmental factors on under-5 children malaria spatial distribution using generalized additive models (GAMs). J Epidemiol Glob Health. 2020;10: 304–314. doi:10.2991/jegh.k.200814.001</w:delText>
              </w:r>
            </w:del>
          </w:ins>
        </w:p>
        <w:p w14:paraId="4760AA94" w14:textId="46CFD8F6" w:rsidR="00A96CA6" w:rsidDel="00BE0030" w:rsidRDefault="00A96CA6">
          <w:pPr>
            <w:autoSpaceDE w:val="0"/>
            <w:autoSpaceDN w:val="0"/>
            <w:ind w:hanging="640"/>
            <w:divId w:val="217398846"/>
            <w:rPr>
              <w:ins w:id="1526" w:author="Ifeoma Doreen Ozodiegwu" w:date="2023-12-06T18:39:00Z"/>
              <w:del w:id="1527" w:author="Ozodiegwu, Ifeoma" w:date="2023-12-07T15:53:00Z"/>
              <w:rFonts w:eastAsia="Times New Roman"/>
            </w:rPr>
          </w:pPr>
          <w:ins w:id="1528" w:author="Ifeoma Doreen Ozodiegwu" w:date="2023-12-06T18:39:00Z">
            <w:del w:id="1529" w:author="Ozodiegwu, Ifeoma" w:date="2023-12-07T15:53:00Z">
              <w:r w:rsidDel="00BE0030">
                <w:rPr>
                  <w:rFonts w:eastAsia="Times New Roman"/>
                </w:rPr>
                <w:delText xml:space="preserve">5. </w:delText>
              </w:r>
              <w:r w:rsidDel="00BE0030">
                <w:rPr>
                  <w:rFonts w:eastAsia="Times New Roman"/>
                </w:rPr>
                <w:tab/>
                <w:delText>United Nations Department of Economic and Social Affairs. World Urbanization Prospects: The 2018 Revision. 2019. doi:10.18356/b9e995fe-en</w:delText>
              </w:r>
            </w:del>
          </w:ins>
        </w:p>
        <w:p w14:paraId="627CDBBC" w14:textId="138ED80E" w:rsidR="00A96CA6" w:rsidDel="00BE0030" w:rsidRDefault="00A96CA6">
          <w:pPr>
            <w:autoSpaceDE w:val="0"/>
            <w:autoSpaceDN w:val="0"/>
            <w:ind w:hanging="640"/>
            <w:divId w:val="2031713870"/>
            <w:rPr>
              <w:ins w:id="1530" w:author="Ifeoma Doreen Ozodiegwu" w:date="2023-12-06T18:39:00Z"/>
              <w:del w:id="1531" w:author="Ozodiegwu, Ifeoma" w:date="2023-12-07T15:53:00Z"/>
              <w:rFonts w:eastAsia="Times New Roman"/>
            </w:rPr>
          </w:pPr>
          <w:ins w:id="1532" w:author="Ifeoma Doreen Ozodiegwu" w:date="2023-12-06T18:39:00Z">
            <w:del w:id="1533" w:author="Ozodiegwu, Ifeoma" w:date="2023-12-07T15:53:00Z">
              <w:r w:rsidDel="00BE0030">
                <w:rPr>
                  <w:rFonts w:eastAsia="Times New Roman"/>
                </w:rPr>
                <w:delText xml:space="preserve">6. </w:delText>
              </w:r>
              <w:r w:rsidDel="00BE0030">
                <w:rPr>
                  <w:rFonts w:eastAsia="Times New Roman"/>
                </w:rPr>
                <w:tab/>
                <w:delText>Byrne N. Urban malaria risk in sub-Saharan Africa: Where is the evidence? Travel Med Infect Dis. 2007;5: 135–137. doi:10.1016/J.TMAID.2006.04.003</w:delText>
              </w:r>
            </w:del>
          </w:ins>
        </w:p>
        <w:p w14:paraId="6B06B1AE" w14:textId="1B69EE7A" w:rsidR="00A96CA6" w:rsidDel="00BE0030" w:rsidRDefault="00A96CA6">
          <w:pPr>
            <w:autoSpaceDE w:val="0"/>
            <w:autoSpaceDN w:val="0"/>
            <w:ind w:hanging="640"/>
            <w:divId w:val="593981146"/>
            <w:rPr>
              <w:ins w:id="1534" w:author="Ifeoma Doreen Ozodiegwu" w:date="2023-12-06T18:39:00Z"/>
              <w:del w:id="1535" w:author="Ozodiegwu, Ifeoma" w:date="2023-12-07T15:53:00Z"/>
              <w:rFonts w:eastAsia="Times New Roman"/>
            </w:rPr>
          </w:pPr>
          <w:ins w:id="1536" w:author="Ifeoma Doreen Ozodiegwu" w:date="2023-12-06T18:39:00Z">
            <w:del w:id="1537" w:author="Ozodiegwu, Ifeoma" w:date="2023-12-07T15:53:00Z">
              <w:r w:rsidDel="00BE0030">
                <w:rPr>
                  <w:rFonts w:eastAsia="Times New Roman"/>
                </w:rPr>
                <w:delText xml:space="preserve">7. </w:delText>
              </w:r>
              <w:r w:rsidDel="00BE0030">
                <w:rPr>
                  <w:rFonts w:eastAsia="Times New Roman"/>
                </w:rPr>
                <w:tab/>
                <w:delText>Trape JF, Zoulani A. Malaria and urbanization in Central Africa: the example of Brazzaville. Part III: Relationships between urbanization and the intensity of malaria transmission. Trans R Soc Trop Med Hyg. 1987;81: 19–25. doi:10.1016/0035-9203(87)90473-1</w:delText>
              </w:r>
            </w:del>
          </w:ins>
        </w:p>
        <w:p w14:paraId="7ADB601C" w14:textId="2580181A" w:rsidR="00A96CA6" w:rsidDel="00BE0030" w:rsidRDefault="00A96CA6">
          <w:pPr>
            <w:autoSpaceDE w:val="0"/>
            <w:autoSpaceDN w:val="0"/>
            <w:ind w:hanging="640"/>
            <w:divId w:val="1191529673"/>
            <w:rPr>
              <w:ins w:id="1538" w:author="Ifeoma Doreen Ozodiegwu" w:date="2023-12-06T18:39:00Z"/>
              <w:del w:id="1539" w:author="Ozodiegwu, Ifeoma" w:date="2023-12-07T15:53:00Z"/>
              <w:rFonts w:eastAsia="Times New Roman"/>
            </w:rPr>
          </w:pPr>
          <w:ins w:id="1540" w:author="Ifeoma Doreen Ozodiegwu" w:date="2023-12-06T18:39:00Z">
            <w:del w:id="1541" w:author="Ozodiegwu, Ifeoma" w:date="2023-12-07T15:53:00Z">
              <w:r w:rsidDel="00BE0030">
                <w:rPr>
                  <w:rFonts w:eastAsia="Times New Roman"/>
                </w:rPr>
                <w:delText xml:space="preserve">8. </w:delText>
              </w:r>
              <w:r w:rsidDel="00BE0030">
                <w:rPr>
                  <w:rFonts w:eastAsia="Times New Roman"/>
                </w:rPr>
                <w:tab/>
                <w:delText>Hay SI, Guerra CA, Tatem AJ, Atkinson PM, Snow RW. Urbanization, malaria transmission and disease burden in Africa. Nat Rev Microbiol. 2005;3: 81. doi:10.1038/NRMICRO1069</w:delText>
              </w:r>
            </w:del>
          </w:ins>
        </w:p>
        <w:p w14:paraId="4D0314C5" w14:textId="56E0880E" w:rsidR="00A96CA6" w:rsidDel="00BE0030" w:rsidRDefault="00A96CA6">
          <w:pPr>
            <w:autoSpaceDE w:val="0"/>
            <w:autoSpaceDN w:val="0"/>
            <w:ind w:hanging="640"/>
            <w:divId w:val="1246067836"/>
            <w:rPr>
              <w:ins w:id="1542" w:author="Ifeoma Doreen Ozodiegwu" w:date="2023-12-06T18:39:00Z"/>
              <w:del w:id="1543" w:author="Ozodiegwu, Ifeoma" w:date="2023-12-07T15:53:00Z"/>
              <w:rFonts w:eastAsia="Times New Roman"/>
            </w:rPr>
          </w:pPr>
          <w:ins w:id="1544" w:author="Ifeoma Doreen Ozodiegwu" w:date="2023-12-06T18:39:00Z">
            <w:del w:id="1545" w:author="Ozodiegwu, Ifeoma" w:date="2023-12-07T15:53:00Z">
              <w:r w:rsidDel="00BE0030">
                <w:rPr>
                  <w:rFonts w:eastAsia="Times New Roman"/>
                </w:rPr>
                <w:delText xml:space="preserve">9. </w:delText>
              </w:r>
              <w:r w:rsidDel="00BE0030">
                <w:rPr>
                  <w:rFonts w:eastAsia="Times New Roman"/>
                </w:rPr>
                <w:tab/>
                <w:delText>Wang S-J, Lengeler C, Smith TA, Vounatsou P, Akogbeto M, Tanner M. Rapid Urban Malaria Appraisal (RUMA) IV: Epidemiology of urban malaria in Cotonou (Benin). Malar J. 2006;5: 45. doi:10.1186/1475-2875-5-45</w:delText>
              </w:r>
            </w:del>
          </w:ins>
        </w:p>
        <w:p w14:paraId="0A40BA7D" w14:textId="1A4E46FF" w:rsidR="00A96CA6" w:rsidDel="00BE0030" w:rsidRDefault="00A96CA6">
          <w:pPr>
            <w:autoSpaceDE w:val="0"/>
            <w:autoSpaceDN w:val="0"/>
            <w:ind w:hanging="640"/>
            <w:divId w:val="1428841978"/>
            <w:rPr>
              <w:ins w:id="1546" w:author="Ifeoma Doreen Ozodiegwu" w:date="2023-12-06T18:39:00Z"/>
              <w:del w:id="1547" w:author="Ozodiegwu, Ifeoma" w:date="2023-12-07T15:53:00Z"/>
              <w:rFonts w:eastAsia="Times New Roman"/>
            </w:rPr>
          </w:pPr>
          <w:ins w:id="1548" w:author="Ifeoma Doreen Ozodiegwu" w:date="2023-12-06T18:39:00Z">
            <w:del w:id="1549" w:author="Ozodiegwu, Ifeoma" w:date="2023-12-07T15:53:00Z">
              <w:r w:rsidDel="00BE0030">
                <w:rPr>
                  <w:rFonts w:eastAsia="Times New Roman"/>
                </w:rPr>
                <w:delText xml:space="preserve">10. </w:delText>
              </w:r>
              <w:r w:rsidDel="00BE0030">
                <w:rPr>
                  <w:rFonts w:eastAsia="Times New Roman"/>
                </w:rPr>
                <w:tab/>
                <w:delText>Kabula BI, Attah PK, Wilson MD, Boakye DA. Characterization of Anopheles gambiae s.l. and insecticide resistance profile relative to physicochemical properties of breeding habitats within Accra Metropolis, Ghana. Tanzan J Health Res. 2011;13: 163–187. doi:10.4314/thrb.v13i3.66915</w:delText>
              </w:r>
            </w:del>
          </w:ins>
        </w:p>
        <w:p w14:paraId="703EF69E" w14:textId="38690B72" w:rsidR="00A96CA6" w:rsidDel="00BE0030" w:rsidRDefault="00A96CA6">
          <w:pPr>
            <w:autoSpaceDE w:val="0"/>
            <w:autoSpaceDN w:val="0"/>
            <w:ind w:hanging="640"/>
            <w:divId w:val="1055078606"/>
            <w:rPr>
              <w:ins w:id="1550" w:author="Ifeoma Doreen Ozodiegwu" w:date="2023-12-06T18:39:00Z"/>
              <w:del w:id="1551" w:author="Ozodiegwu, Ifeoma" w:date="2023-12-07T15:53:00Z"/>
              <w:rFonts w:eastAsia="Times New Roman"/>
            </w:rPr>
          </w:pPr>
          <w:ins w:id="1552" w:author="Ifeoma Doreen Ozodiegwu" w:date="2023-12-06T18:39:00Z">
            <w:del w:id="1553" w:author="Ozodiegwu, Ifeoma" w:date="2023-12-07T15:53:00Z">
              <w:r w:rsidDel="00BE0030">
                <w:rPr>
                  <w:rFonts w:eastAsia="Times New Roman"/>
                </w:rPr>
                <w:delText xml:space="preserve">11. </w:delText>
              </w:r>
              <w:r w:rsidDel="00BE0030">
                <w:rPr>
                  <w:rFonts w:eastAsia="Times New Roman"/>
                </w:rPr>
                <w:tab/>
                <w:delText>Antonio-Nkondjio C, Fossog BT, Ndo C, Djantio BM, Togouet SZ, Awono-Ambene P, et al. Anopheles gambiae distribution and insecticide resistance in the cities of Douala and Yaoundé (Cameroon): Influence of urban agriculture and pollution. Malar J. 2011;10: 1–13. doi:10.1186/1475-2875-10-154/TABLES/6</w:delText>
              </w:r>
            </w:del>
          </w:ins>
        </w:p>
        <w:p w14:paraId="3A8807DB" w14:textId="7381BFDA" w:rsidR="00A96CA6" w:rsidDel="00BE0030" w:rsidRDefault="00A96CA6">
          <w:pPr>
            <w:autoSpaceDE w:val="0"/>
            <w:autoSpaceDN w:val="0"/>
            <w:ind w:hanging="640"/>
            <w:divId w:val="1621720512"/>
            <w:rPr>
              <w:ins w:id="1554" w:author="Ifeoma Doreen Ozodiegwu" w:date="2023-12-06T18:39:00Z"/>
              <w:del w:id="1555" w:author="Ozodiegwu, Ifeoma" w:date="2023-12-07T15:53:00Z"/>
              <w:rFonts w:eastAsia="Times New Roman"/>
            </w:rPr>
          </w:pPr>
          <w:ins w:id="1556" w:author="Ifeoma Doreen Ozodiegwu" w:date="2023-12-06T18:39:00Z">
            <w:del w:id="1557" w:author="Ozodiegwu, Ifeoma" w:date="2023-12-07T15:53:00Z">
              <w:r w:rsidDel="00BE0030">
                <w:rPr>
                  <w:rFonts w:eastAsia="Times New Roman"/>
                </w:rPr>
                <w:delText xml:space="preserve">12. </w:delText>
              </w:r>
              <w:r w:rsidDel="00BE0030">
                <w:rPr>
                  <w:rFonts w:eastAsia="Times New Roman"/>
                </w:rPr>
                <w:tab/>
                <w:delText>Azrag RS, Mohammed BH. Anopheles arabiensis in Sudan: A noticeable tolerance to urban polluted larval habitats associated with resistance to Temephos. Malar J. 2018;17: 1–11. doi:10.1186/S12936-018-2350-1/TABLES/5</w:delText>
              </w:r>
            </w:del>
          </w:ins>
        </w:p>
        <w:p w14:paraId="0FA22B29" w14:textId="3AF4D376" w:rsidR="00A96CA6" w:rsidDel="00BE0030" w:rsidRDefault="00A96CA6">
          <w:pPr>
            <w:autoSpaceDE w:val="0"/>
            <w:autoSpaceDN w:val="0"/>
            <w:ind w:hanging="640"/>
            <w:divId w:val="1653371129"/>
            <w:rPr>
              <w:ins w:id="1558" w:author="Ifeoma Doreen Ozodiegwu" w:date="2023-12-06T18:39:00Z"/>
              <w:del w:id="1559" w:author="Ozodiegwu, Ifeoma" w:date="2023-12-07T15:53:00Z"/>
              <w:rFonts w:eastAsia="Times New Roman"/>
            </w:rPr>
          </w:pPr>
          <w:ins w:id="1560" w:author="Ifeoma Doreen Ozodiegwu" w:date="2023-12-06T18:39:00Z">
            <w:del w:id="1561" w:author="Ozodiegwu, Ifeoma" w:date="2023-12-07T15:53:00Z">
              <w:r w:rsidDel="00BE0030">
                <w:rPr>
                  <w:rFonts w:eastAsia="Times New Roman"/>
                </w:rPr>
                <w:delText xml:space="preserve">13. </w:delText>
              </w:r>
              <w:r w:rsidDel="00BE0030">
                <w:rPr>
                  <w:rFonts w:eastAsia="Times New Roman"/>
                </w:rPr>
                <w:tab/>
                <w:delText xml:space="preserve">World Health Organization. World Malaria Report 2022. Geneva; 2022. </w:delText>
              </w:r>
            </w:del>
          </w:ins>
        </w:p>
        <w:p w14:paraId="5B5E8C20" w14:textId="7433A724" w:rsidR="00A96CA6" w:rsidDel="00BE0030" w:rsidRDefault="00A96CA6">
          <w:pPr>
            <w:autoSpaceDE w:val="0"/>
            <w:autoSpaceDN w:val="0"/>
            <w:ind w:hanging="640"/>
            <w:divId w:val="545722699"/>
            <w:rPr>
              <w:ins w:id="1562" w:author="Ifeoma Doreen Ozodiegwu" w:date="2023-12-06T18:39:00Z"/>
              <w:del w:id="1563" w:author="Ozodiegwu, Ifeoma" w:date="2023-12-07T15:53:00Z"/>
              <w:rFonts w:eastAsia="Times New Roman"/>
            </w:rPr>
          </w:pPr>
          <w:ins w:id="1564" w:author="Ifeoma Doreen Ozodiegwu" w:date="2023-12-06T18:39:00Z">
            <w:del w:id="1565" w:author="Ozodiegwu, Ifeoma" w:date="2023-12-07T15:53:00Z">
              <w:r w:rsidDel="00BE0030">
                <w:rPr>
                  <w:rFonts w:eastAsia="Times New Roman"/>
                </w:rPr>
                <w:delText xml:space="preserve">14. </w:delText>
              </w:r>
              <w:r w:rsidDel="00BE0030">
                <w:rPr>
                  <w:rFonts w:eastAsia="Times New Roman"/>
                </w:rPr>
                <w:tab/>
                <w:delText>Arinaitwe E, Mpimbaza A, Nankabirwa JI, Kamya V, Asiimwe A, Kuule JK, et al. Malaria Diagnosed in an Urban Setting Strongly Associated with Recent Overnight Travel: A Case–Control Study from Kampala, Uganda. Am J Trop Med Hyg. 2020;103: 1517–1524. doi:10.4269/AJTMH.20-0189</w:delText>
              </w:r>
            </w:del>
          </w:ins>
        </w:p>
        <w:p w14:paraId="5532855C" w14:textId="1F44FDE1" w:rsidR="00A96CA6" w:rsidDel="00BE0030" w:rsidRDefault="00A96CA6">
          <w:pPr>
            <w:autoSpaceDE w:val="0"/>
            <w:autoSpaceDN w:val="0"/>
            <w:ind w:hanging="640"/>
            <w:divId w:val="1985811987"/>
            <w:rPr>
              <w:ins w:id="1566" w:author="Ifeoma Doreen Ozodiegwu" w:date="2023-12-06T18:39:00Z"/>
              <w:del w:id="1567" w:author="Ozodiegwu, Ifeoma" w:date="2023-12-07T15:53:00Z"/>
              <w:rFonts w:eastAsia="Times New Roman"/>
            </w:rPr>
          </w:pPr>
          <w:ins w:id="1568" w:author="Ifeoma Doreen Ozodiegwu" w:date="2023-12-06T18:39:00Z">
            <w:del w:id="1569" w:author="Ozodiegwu, Ifeoma" w:date="2023-12-07T15:53:00Z">
              <w:r w:rsidDel="00BE0030">
                <w:rPr>
                  <w:rFonts w:eastAsia="Times New Roman"/>
                </w:rPr>
                <w:delText xml:space="preserve">15. </w:delText>
              </w:r>
              <w:r w:rsidDel="00BE0030">
                <w:rPr>
                  <w:rFonts w:eastAsia="Times New Roman"/>
                </w:rPr>
                <w:tab/>
                <w:delText>Baragatti M, Fournet F, Henry M-C, Assi S, Ouedraogo H, Rogier C, et al. Social and environmental malaria risk factors in urban areas of Ouagadougou, Burkina Faso. Malaria Journal 2009 8:1. 2009;8: 1–14. doi:10.1186/1475-2875-8-13</w:delText>
              </w:r>
            </w:del>
          </w:ins>
        </w:p>
        <w:p w14:paraId="0E32FD2E" w14:textId="1BAF6792" w:rsidR="00A96CA6" w:rsidDel="00BE0030" w:rsidRDefault="00A96CA6">
          <w:pPr>
            <w:autoSpaceDE w:val="0"/>
            <w:autoSpaceDN w:val="0"/>
            <w:ind w:hanging="640"/>
            <w:divId w:val="1707559631"/>
            <w:rPr>
              <w:ins w:id="1570" w:author="Ifeoma Doreen Ozodiegwu" w:date="2023-12-06T18:39:00Z"/>
              <w:del w:id="1571" w:author="Ozodiegwu, Ifeoma" w:date="2023-12-07T15:53:00Z"/>
              <w:rFonts w:eastAsia="Times New Roman"/>
            </w:rPr>
          </w:pPr>
          <w:ins w:id="1572" w:author="Ifeoma Doreen Ozodiegwu" w:date="2023-12-06T18:39:00Z">
            <w:del w:id="1573" w:author="Ozodiegwu, Ifeoma" w:date="2023-12-07T15:53:00Z">
              <w:r w:rsidDel="00BE0030">
                <w:rPr>
                  <w:rFonts w:eastAsia="Times New Roman"/>
                </w:rPr>
                <w:delText xml:space="preserve">16. </w:delText>
              </w:r>
              <w:r w:rsidDel="00BE0030">
                <w:rPr>
                  <w:rFonts w:eastAsia="Times New Roman"/>
                </w:rPr>
                <w:tab/>
                <w:delText xml:space="preserve">Bello FA, Ayede AI. Prevalence of malaria parasitemia and the use of malaria prevaention measures in pregnant women in Ibadan, Nigeria. Ann Ib Postgrad Med. 2019;17: 124–129. </w:delText>
              </w:r>
            </w:del>
          </w:ins>
        </w:p>
        <w:p w14:paraId="5527909F" w14:textId="30597ADF" w:rsidR="00A96CA6" w:rsidDel="00BE0030" w:rsidRDefault="00A96CA6">
          <w:pPr>
            <w:autoSpaceDE w:val="0"/>
            <w:autoSpaceDN w:val="0"/>
            <w:ind w:hanging="640"/>
            <w:divId w:val="2049841301"/>
            <w:rPr>
              <w:ins w:id="1574" w:author="Ifeoma Doreen Ozodiegwu" w:date="2023-12-06T18:39:00Z"/>
              <w:del w:id="1575" w:author="Ozodiegwu, Ifeoma" w:date="2023-12-07T15:53:00Z"/>
              <w:rFonts w:eastAsia="Times New Roman"/>
            </w:rPr>
          </w:pPr>
          <w:ins w:id="1576" w:author="Ifeoma Doreen Ozodiegwu" w:date="2023-12-06T18:39:00Z">
            <w:del w:id="1577" w:author="Ozodiegwu, Ifeoma" w:date="2023-12-07T15:53:00Z">
              <w:r w:rsidDel="00BE0030">
                <w:rPr>
                  <w:rFonts w:eastAsia="Times New Roman"/>
                </w:rPr>
                <w:delText xml:space="preserve">17. </w:delText>
              </w:r>
              <w:r w:rsidDel="00BE0030">
                <w:rPr>
                  <w:rFonts w:eastAsia="Times New Roman"/>
                </w:rPr>
                <w:tab/>
                <w:delText>Olukosi AY, Olakiigbe A, Ajibaye O, Orok BA, Aina OO, Akindele SK, et al. Socio-economic behavioural indicators of falciparum malaria parasitaemia and moderate to severe anaemia among pregnant women attending antenatal clinics in Lagos, Southwest Nigeria. Malar J. 2020;19. doi:10.1186/S12936-020-03462-8</w:delText>
              </w:r>
            </w:del>
          </w:ins>
        </w:p>
        <w:p w14:paraId="69E40577" w14:textId="641F1E19" w:rsidR="00A96CA6" w:rsidDel="00BE0030" w:rsidRDefault="00A96CA6">
          <w:pPr>
            <w:autoSpaceDE w:val="0"/>
            <w:autoSpaceDN w:val="0"/>
            <w:ind w:hanging="640"/>
            <w:divId w:val="228007653"/>
            <w:rPr>
              <w:ins w:id="1578" w:author="Ifeoma Doreen Ozodiegwu" w:date="2023-12-06T18:39:00Z"/>
              <w:del w:id="1579" w:author="Ozodiegwu, Ifeoma" w:date="2023-12-07T15:53:00Z"/>
              <w:rFonts w:eastAsia="Times New Roman"/>
            </w:rPr>
          </w:pPr>
          <w:ins w:id="1580" w:author="Ifeoma Doreen Ozodiegwu" w:date="2023-12-06T18:39:00Z">
            <w:del w:id="1581" w:author="Ozodiegwu, Ifeoma" w:date="2023-12-07T15:53:00Z">
              <w:r w:rsidDel="00BE0030">
                <w:rPr>
                  <w:rFonts w:eastAsia="Times New Roman"/>
                </w:rPr>
                <w:delText xml:space="preserve">18. </w:delText>
              </w:r>
              <w:r w:rsidDel="00BE0030">
                <w:rPr>
                  <w:rFonts w:eastAsia="Times New Roman"/>
                </w:rPr>
                <w:tab/>
                <w:delText xml:space="preserve">Adedotun AA, Morenikeji OA, Odaibo AB. Knowledge, attitudes and practices about malaria in an urban community in south-western Nigeria. J Vector Borne Dis. 2010;47: 155–159. </w:delText>
              </w:r>
            </w:del>
          </w:ins>
        </w:p>
        <w:p w14:paraId="6BB2A109" w14:textId="623E88A8" w:rsidR="00A96CA6" w:rsidDel="00BE0030" w:rsidRDefault="00A96CA6">
          <w:pPr>
            <w:autoSpaceDE w:val="0"/>
            <w:autoSpaceDN w:val="0"/>
            <w:ind w:hanging="640"/>
            <w:divId w:val="1520705381"/>
            <w:rPr>
              <w:ins w:id="1582" w:author="Ifeoma Doreen Ozodiegwu" w:date="2023-12-06T18:39:00Z"/>
              <w:del w:id="1583" w:author="Ozodiegwu, Ifeoma" w:date="2023-12-07T15:53:00Z"/>
              <w:rFonts w:eastAsia="Times New Roman"/>
            </w:rPr>
          </w:pPr>
          <w:ins w:id="1584" w:author="Ifeoma Doreen Ozodiegwu" w:date="2023-12-06T18:39:00Z">
            <w:del w:id="1585" w:author="Ozodiegwu, Ifeoma" w:date="2023-12-07T15:53:00Z">
              <w:r w:rsidDel="00BE0030">
                <w:rPr>
                  <w:rFonts w:eastAsia="Times New Roman"/>
                </w:rPr>
                <w:delText xml:space="preserve">19. </w:delText>
              </w:r>
              <w:r w:rsidDel="00BE0030">
                <w:rPr>
                  <w:rFonts w:eastAsia="Times New Roman"/>
                </w:rPr>
                <w:tab/>
                <w:delText>Fana SA, Bunza MDA, Anka SA, Imam AU, Nataala SU. Prevalence and risk factors associated with malaria infection among pregnant women in a semi-urban community of north-western Nigeria. Infect Dis Poverty. 2015;4. doi:10.1186/S40249-015-0054-0</w:delText>
              </w:r>
            </w:del>
          </w:ins>
        </w:p>
        <w:p w14:paraId="3ED8CB4F" w14:textId="7E21F70A" w:rsidR="00A96CA6" w:rsidDel="00BE0030" w:rsidRDefault="00A96CA6">
          <w:pPr>
            <w:autoSpaceDE w:val="0"/>
            <w:autoSpaceDN w:val="0"/>
            <w:ind w:hanging="640"/>
            <w:divId w:val="108361096"/>
            <w:rPr>
              <w:ins w:id="1586" w:author="Ifeoma Doreen Ozodiegwu" w:date="2023-12-06T18:39:00Z"/>
              <w:del w:id="1587" w:author="Ozodiegwu, Ifeoma" w:date="2023-12-07T15:53:00Z"/>
              <w:rFonts w:eastAsia="Times New Roman"/>
            </w:rPr>
          </w:pPr>
          <w:ins w:id="1588" w:author="Ifeoma Doreen Ozodiegwu" w:date="2023-12-06T18:39:00Z">
            <w:del w:id="1589" w:author="Ozodiegwu, Ifeoma" w:date="2023-12-07T15:53:00Z">
              <w:r w:rsidDel="00BE0030">
                <w:rPr>
                  <w:rFonts w:eastAsia="Times New Roman"/>
                </w:rPr>
                <w:delText xml:space="preserve">20. </w:delText>
              </w:r>
              <w:r w:rsidDel="00BE0030">
                <w:rPr>
                  <w:rFonts w:eastAsia="Times New Roman"/>
                </w:rPr>
                <w:tab/>
                <w:delText>Awosolu OB, Yahaya ZS, Haziqah MTF, Simon-Oke IA, Fakunle C. A cross-sectional study of the prevalence, density, and risk factors associated with malaria transmission in urban communities of Ibadan, Southwestern Nigeria. Heliyon. 2021;7: e05975. doi:10.1016/J.HELIYON.2021.E05975</w:delText>
              </w:r>
            </w:del>
          </w:ins>
        </w:p>
        <w:p w14:paraId="1DFC650D" w14:textId="7A28E2BB" w:rsidR="00A96CA6" w:rsidDel="00BE0030" w:rsidRDefault="00A96CA6">
          <w:pPr>
            <w:autoSpaceDE w:val="0"/>
            <w:autoSpaceDN w:val="0"/>
            <w:ind w:hanging="640"/>
            <w:divId w:val="512762389"/>
            <w:rPr>
              <w:ins w:id="1590" w:author="Ifeoma Doreen Ozodiegwu" w:date="2023-12-06T18:39:00Z"/>
              <w:del w:id="1591" w:author="Ozodiegwu, Ifeoma" w:date="2023-12-07T15:53:00Z"/>
              <w:rFonts w:eastAsia="Times New Roman"/>
            </w:rPr>
          </w:pPr>
          <w:ins w:id="1592" w:author="Ifeoma Doreen Ozodiegwu" w:date="2023-12-06T18:39:00Z">
            <w:del w:id="1593" w:author="Ozodiegwu, Ifeoma" w:date="2023-12-07T15:53:00Z">
              <w:r w:rsidDel="00BE0030">
                <w:rPr>
                  <w:rFonts w:eastAsia="Times New Roman"/>
                </w:rPr>
                <w:delText xml:space="preserve">21. </w:delText>
              </w:r>
              <w:r w:rsidDel="00BE0030">
                <w:rPr>
                  <w:rFonts w:eastAsia="Times New Roman"/>
                </w:rPr>
                <w:tab/>
                <w:delText>Alegana VA, Okiro EA, Snow RW. Routine data for malaria morbidity estimation in Africa: Challenges and prospects. BMC Med. 2020;18: 1–13. doi:10.1186/s12916-020-01593-y</w:delText>
              </w:r>
            </w:del>
          </w:ins>
        </w:p>
        <w:p w14:paraId="76BD64E8" w14:textId="47212CD7" w:rsidR="00A96CA6" w:rsidDel="00BE0030" w:rsidRDefault="00A96CA6">
          <w:pPr>
            <w:autoSpaceDE w:val="0"/>
            <w:autoSpaceDN w:val="0"/>
            <w:ind w:hanging="640"/>
            <w:divId w:val="435104095"/>
            <w:rPr>
              <w:ins w:id="1594" w:author="Ifeoma Doreen Ozodiegwu" w:date="2023-12-06T18:39:00Z"/>
              <w:del w:id="1595" w:author="Ozodiegwu, Ifeoma" w:date="2023-12-07T15:53:00Z"/>
              <w:rFonts w:eastAsia="Times New Roman"/>
            </w:rPr>
          </w:pPr>
          <w:ins w:id="1596" w:author="Ifeoma Doreen Ozodiegwu" w:date="2023-12-06T18:39:00Z">
            <w:del w:id="1597" w:author="Ozodiegwu, Ifeoma" w:date="2023-12-07T15:53:00Z">
              <w:r w:rsidDel="00BE0030">
                <w:rPr>
                  <w:rFonts w:eastAsia="Times New Roman"/>
                </w:rPr>
                <w:delText xml:space="preserve">22. </w:delText>
              </w:r>
              <w:r w:rsidDel="00BE0030">
                <w:rPr>
                  <w:rFonts w:eastAsia="Times New Roman"/>
                </w:rPr>
                <w:tab/>
                <w:delText xml:space="preserve">World Health Organization, Clinton Health Access Initiative. Landscape Assessment of Malaria Surveillance in Nigeria. 2018 Aug. </w:delText>
              </w:r>
            </w:del>
          </w:ins>
        </w:p>
        <w:p w14:paraId="5AD51988" w14:textId="568C63DA" w:rsidR="00A96CA6" w:rsidDel="00BE0030" w:rsidRDefault="00A96CA6">
          <w:pPr>
            <w:autoSpaceDE w:val="0"/>
            <w:autoSpaceDN w:val="0"/>
            <w:ind w:hanging="640"/>
            <w:divId w:val="585572688"/>
            <w:rPr>
              <w:ins w:id="1598" w:author="Ifeoma Doreen Ozodiegwu" w:date="2023-12-06T18:39:00Z"/>
              <w:del w:id="1599" w:author="Ozodiegwu, Ifeoma" w:date="2023-12-07T15:53:00Z"/>
              <w:rFonts w:eastAsia="Times New Roman"/>
            </w:rPr>
          </w:pPr>
          <w:ins w:id="1600" w:author="Ifeoma Doreen Ozodiegwu" w:date="2023-12-06T18:39:00Z">
            <w:del w:id="1601" w:author="Ozodiegwu, Ifeoma" w:date="2023-12-07T15:53:00Z">
              <w:r w:rsidDel="00BE0030">
                <w:rPr>
                  <w:rFonts w:eastAsia="Times New Roman"/>
                </w:rPr>
                <w:delText xml:space="preserve">23. </w:delText>
              </w:r>
              <w:r w:rsidDel="00BE0030">
                <w:rPr>
                  <w:rFonts w:eastAsia="Times New Roman"/>
                </w:rPr>
                <w:tab/>
                <w:delText xml:space="preserve">National Population Commission (NPC) [Nigeria] and ICF. Nigeria Demographic and Health Survey 2018. Abuja, Nigeria, and Rockville, Maryland, USA; 2019. </w:delText>
              </w:r>
            </w:del>
          </w:ins>
        </w:p>
        <w:p w14:paraId="3C415CFC" w14:textId="33109228" w:rsidR="00A96CA6" w:rsidDel="00BE0030" w:rsidRDefault="00A96CA6">
          <w:pPr>
            <w:autoSpaceDE w:val="0"/>
            <w:autoSpaceDN w:val="0"/>
            <w:ind w:hanging="640"/>
            <w:divId w:val="132715677"/>
            <w:rPr>
              <w:ins w:id="1602" w:author="Ifeoma Doreen Ozodiegwu" w:date="2023-12-06T18:39:00Z"/>
              <w:del w:id="1603" w:author="Ozodiegwu, Ifeoma" w:date="2023-12-07T15:53:00Z"/>
              <w:rFonts w:eastAsia="Times New Roman"/>
            </w:rPr>
          </w:pPr>
          <w:ins w:id="1604" w:author="Ifeoma Doreen Ozodiegwu" w:date="2023-12-06T18:39:00Z">
            <w:del w:id="1605" w:author="Ozodiegwu, Ifeoma" w:date="2023-12-07T15:53:00Z">
              <w:r w:rsidDel="00BE0030">
                <w:rPr>
                  <w:rFonts w:eastAsia="Times New Roman"/>
                </w:rPr>
                <w:delText xml:space="preserve">24. </w:delText>
              </w:r>
              <w:r w:rsidDel="00BE0030">
                <w:rPr>
                  <w:rFonts w:eastAsia="Times New Roman"/>
                </w:rPr>
                <w:tab/>
                <w:delText>Carneiro I, Roca-Feltrer A, Griffin JT, Smith L, Tanner M, Schellenberg JA, et al. Age-Patterns of Malaria Vary with Severity, Transmission Intensity and Seasonality in Sub-Saharan Africa: A Systematic Review and Pooled Analysis. PLoS One. 2010;5. doi:10.1371/JOURNAL.PONE.0008988</w:delText>
              </w:r>
            </w:del>
          </w:ins>
        </w:p>
        <w:p w14:paraId="3298FC93" w14:textId="7EE44746" w:rsidR="00A96CA6" w:rsidDel="00BE0030" w:rsidRDefault="00A96CA6">
          <w:pPr>
            <w:autoSpaceDE w:val="0"/>
            <w:autoSpaceDN w:val="0"/>
            <w:ind w:hanging="640"/>
            <w:divId w:val="1504011136"/>
            <w:rPr>
              <w:ins w:id="1606" w:author="Ifeoma Doreen Ozodiegwu" w:date="2023-12-06T18:39:00Z"/>
              <w:del w:id="1607" w:author="Ozodiegwu, Ifeoma" w:date="2023-12-07T15:53:00Z"/>
              <w:rFonts w:eastAsia="Times New Roman"/>
            </w:rPr>
          </w:pPr>
          <w:ins w:id="1608" w:author="Ifeoma Doreen Ozodiegwu" w:date="2023-12-06T18:39:00Z">
            <w:del w:id="1609" w:author="Ozodiegwu, Ifeoma" w:date="2023-12-07T15:53:00Z">
              <w:r w:rsidDel="00BE0030">
                <w:rPr>
                  <w:rFonts w:eastAsia="Times New Roman"/>
                </w:rPr>
                <w:delText xml:space="preserve">25. </w:delText>
              </w:r>
              <w:r w:rsidDel="00BE0030">
                <w:rPr>
                  <w:rFonts w:eastAsia="Times New Roman"/>
                </w:rPr>
                <w:tab/>
                <w:delText xml:space="preserve">NPC NPC-, ICF. The Federal Republic of Nigeria Nigeria Demographic and Health Survey 2018 National Population Commission Abuja, Nigeria. 2019 Oct. </w:delText>
              </w:r>
            </w:del>
          </w:ins>
        </w:p>
        <w:p w14:paraId="321E62C1" w14:textId="133E10E1" w:rsidR="00A96CA6" w:rsidDel="00BE0030" w:rsidRDefault="00A96CA6">
          <w:pPr>
            <w:autoSpaceDE w:val="0"/>
            <w:autoSpaceDN w:val="0"/>
            <w:ind w:hanging="640"/>
            <w:divId w:val="1369719204"/>
            <w:rPr>
              <w:ins w:id="1610" w:author="Ifeoma Doreen Ozodiegwu" w:date="2023-12-06T18:39:00Z"/>
              <w:del w:id="1611" w:author="Ozodiegwu, Ifeoma" w:date="2023-12-07T15:53:00Z"/>
              <w:rFonts w:eastAsia="Times New Roman"/>
            </w:rPr>
          </w:pPr>
          <w:ins w:id="1612" w:author="Ifeoma Doreen Ozodiegwu" w:date="2023-12-06T18:39:00Z">
            <w:del w:id="1613" w:author="Ozodiegwu, Ifeoma" w:date="2023-12-07T15:53:00Z">
              <w:r w:rsidDel="00BE0030">
                <w:rPr>
                  <w:rFonts w:eastAsia="Times New Roman"/>
                </w:rPr>
                <w:delText xml:space="preserve">26. </w:delText>
              </w:r>
              <w:r w:rsidDel="00BE0030">
                <w:rPr>
                  <w:rFonts w:eastAsia="Times New Roman"/>
                </w:rPr>
                <w:tab/>
                <w:delText xml:space="preserve">Burgert-Brucker CR, Colston J, Roy T, Zachary B. Geographic displacement procedure and georeferenced data release policy for the Demographic and Health Surveys. DHS Spatial Analysis Reports No. 7. Calverton, Maryland; 2013. </w:delText>
              </w:r>
            </w:del>
          </w:ins>
        </w:p>
        <w:p w14:paraId="52BF474D" w14:textId="3C501F4D" w:rsidR="00A96CA6" w:rsidDel="00BE0030" w:rsidRDefault="00A96CA6">
          <w:pPr>
            <w:autoSpaceDE w:val="0"/>
            <w:autoSpaceDN w:val="0"/>
            <w:ind w:hanging="640"/>
            <w:divId w:val="978070719"/>
            <w:rPr>
              <w:ins w:id="1614" w:author="Ifeoma Doreen Ozodiegwu" w:date="2023-12-06T18:39:00Z"/>
              <w:del w:id="1615" w:author="Ozodiegwu, Ifeoma" w:date="2023-12-07T15:53:00Z"/>
              <w:rFonts w:eastAsia="Times New Roman"/>
            </w:rPr>
          </w:pPr>
          <w:ins w:id="1616" w:author="Ifeoma Doreen Ozodiegwu" w:date="2023-12-06T18:39:00Z">
            <w:del w:id="1617" w:author="Ozodiegwu, Ifeoma" w:date="2023-12-07T15:53:00Z">
              <w:r w:rsidDel="00BE0030">
                <w:rPr>
                  <w:rFonts w:eastAsia="Times New Roman"/>
                </w:rPr>
                <w:delText xml:space="preserve">27. </w:delText>
              </w:r>
              <w:r w:rsidDel="00BE0030">
                <w:rPr>
                  <w:rFonts w:eastAsia="Times New Roman"/>
                </w:rPr>
                <w:tab/>
                <w:delText>Anyanwu PE, Fulton J, Evans E, Paget T. Exploring the role of socioeconomic factors in the development and spread of anti-malarial drug resistance: a qualitative study. Malaria Journal 2017 16:1. 2017;16: 1–15. doi:10.1186/S12936-017-1849-1</w:delText>
              </w:r>
            </w:del>
          </w:ins>
        </w:p>
        <w:p w14:paraId="0F1F2FDD" w14:textId="31CACAA9" w:rsidR="00A96CA6" w:rsidDel="00BE0030" w:rsidRDefault="00A96CA6">
          <w:pPr>
            <w:autoSpaceDE w:val="0"/>
            <w:autoSpaceDN w:val="0"/>
            <w:ind w:hanging="640"/>
            <w:divId w:val="1051925937"/>
            <w:rPr>
              <w:ins w:id="1618" w:author="Ifeoma Doreen Ozodiegwu" w:date="2023-12-06T18:39:00Z"/>
              <w:del w:id="1619" w:author="Ozodiegwu, Ifeoma" w:date="2023-12-07T15:53:00Z"/>
              <w:rFonts w:eastAsia="Times New Roman"/>
            </w:rPr>
          </w:pPr>
          <w:ins w:id="1620" w:author="Ifeoma Doreen Ozodiegwu" w:date="2023-12-06T18:39:00Z">
            <w:del w:id="1621" w:author="Ozodiegwu, Ifeoma" w:date="2023-12-07T15:53:00Z">
              <w:r w:rsidDel="00BE0030">
                <w:rPr>
                  <w:rFonts w:eastAsia="Times New Roman"/>
                </w:rPr>
                <w:delText xml:space="preserve">28. </w:delText>
              </w:r>
              <w:r w:rsidDel="00BE0030">
                <w:rPr>
                  <w:rFonts w:eastAsia="Times New Roman"/>
                </w:rPr>
                <w:tab/>
                <w:delText>Dawaki S, Al-Mekhlafi HM, Ithoi I, Ibrahim J, Atroosh WM, Abdulsalam AM, et al. Is Nigeria winning the battle against malaria? Prevalence, risk factors and KAP assessment among Hausa communities in Kano State. Malar J. 2016;15: 351. doi:10.1186/s12936-016-1394-3</w:delText>
              </w:r>
            </w:del>
          </w:ins>
        </w:p>
        <w:p w14:paraId="3A7BF16D" w14:textId="2883DC64" w:rsidR="00A96CA6" w:rsidDel="00BE0030" w:rsidRDefault="00A96CA6">
          <w:pPr>
            <w:autoSpaceDE w:val="0"/>
            <w:autoSpaceDN w:val="0"/>
            <w:ind w:hanging="640"/>
            <w:divId w:val="475995889"/>
            <w:rPr>
              <w:ins w:id="1622" w:author="Ifeoma Doreen Ozodiegwu" w:date="2023-12-06T18:39:00Z"/>
              <w:del w:id="1623" w:author="Ozodiegwu, Ifeoma" w:date="2023-12-07T15:53:00Z"/>
              <w:rFonts w:eastAsia="Times New Roman"/>
            </w:rPr>
          </w:pPr>
          <w:ins w:id="1624" w:author="Ifeoma Doreen Ozodiegwu" w:date="2023-12-06T18:39:00Z">
            <w:del w:id="1625" w:author="Ozodiegwu, Ifeoma" w:date="2023-12-07T15:53:00Z">
              <w:r w:rsidDel="00BE0030">
                <w:rPr>
                  <w:rFonts w:eastAsia="Times New Roman"/>
                </w:rPr>
                <w:delText xml:space="preserve">29. </w:delText>
              </w:r>
              <w:r w:rsidDel="00BE0030">
                <w:rPr>
                  <w:rFonts w:eastAsia="Times New Roman"/>
                </w:rPr>
                <w:tab/>
                <w:delText>Johansen IC, Rodrigues PT, Ferreira MU. Human mobility and urban malaria risk in the main transmission hotspot of Amazonian Brazil. PLoS One. 2020;15. doi:10.1371/JOURNAL.PONE.0242357</w:delText>
              </w:r>
            </w:del>
          </w:ins>
        </w:p>
        <w:p w14:paraId="3FE9A8A8" w14:textId="628EA14D" w:rsidR="00A96CA6" w:rsidDel="00BE0030" w:rsidRDefault="00A96CA6">
          <w:pPr>
            <w:autoSpaceDE w:val="0"/>
            <w:autoSpaceDN w:val="0"/>
            <w:ind w:hanging="640"/>
            <w:divId w:val="412552232"/>
            <w:rPr>
              <w:ins w:id="1626" w:author="Ifeoma Doreen Ozodiegwu" w:date="2023-12-06T18:39:00Z"/>
              <w:del w:id="1627" w:author="Ozodiegwu, Ifeoma" w:date="2023-12-07T15:53:00Z"/>
              <w:rFonts w:eastAsia="Times New Roman"/>
            </w:rPr>
          </w:pPr>
          <w:ins w:id="1628" w:author="Ifeoma Doreen Ozodiegwu" w:date="2023-12-06T18:39:00Z">
            <w:del w:id="1629" w:author="Ozodiegwu, Ifeoma" w:date="2023-12-07T15:53:00Z">
              <w:r w:rsidDel="00BE0030">
                <w:rPr>
                  <w:rFonts w:eastAsia="Times New Roman"/>
                </w:rPr>
                <w:delText xml:space="preserve">30. </w:delText>
              </w:r>
              <w:r w:rsidDel="00BE0030">
                <w:rPr>
                  <w:rFonts w:eastAsia="Times New Roman"/>
                </w:rPr>
                <w:tab/>
                <w:delText>Weiss DJ, Mappin B, Dalrymple U, Bhatt S, Cameron E, Hay SI, et al. Re-examining environmental correlates of Plasmodium falciparum Malaria endemicity: A data-intensive variable selection approach. Malar J. 2015;14: 1–18. doi:10.1186/S12936-015-0574-X/FIGURES/8</w:delText>
              </w:r>
            </w:del>
          </w:ins>
        </w:p>
        <w:p w14:paraId="01F80881" w14:textId="6167E827" w:rsidR="00A96CA6" w:rsidDel="00BE0030" w:rsidRDefault="00A96CA6">
          <w:pPr>
            <w:autoSpaceDE w:val="0"/>
            <w:autoSpaceDN w:val="0"/>
            <w:ind w:hanging="640"/>
            <w:divId w:val="1781948571"/>
            <w:rPr>
              <w:ins w:id="1630" w:author="Ifeoma Doreen Ozodiegwu" w:date="2023-12-06T18:39:00Z"/>
              <w:del w:id="1631" w:author="Ozodiegwu, Ifeoma" w:date="2023-12-07T15:53:00Z"/>
              <w:rFonts w:eastAsia="Times New Roman"/>
            </w:rPr>
          </w:pPr>
          <w:ins w:id="1632" w:author="Ifeoma Doreen Ozodiegwu" w:date="2023-12-06T18:39:00Z">
            <w:del w:id="1633" w:author="Ozodiegwu, Ifeoma" w:date="2023-12-07T15:53:00Z">
              <w:r w:rsidDel="00BE0030">
                <w:rPr>
                  <w:rFonts w:eastAsia="Times New Roman"/>
                </w:rPr>
                <w:delText xml:space="preserve">31. </w:delText>
              </w:r>
              <w:r w:rsidDel="00BE0030">
                <w:rPr>
                  <w:rFonts w:eastAsia="Times New Roman"/>
                </w:rPr>
                <w:tab/>
                <w:delText xml:space="preserve">Hadley W. ggplot2: Elegant Graphics for Data Analysis. Springer-Verlag New York; 2016. </w:delText>
              </w:r>
            </w:del>
          </w:ins>
        </w:p>
        <w:p w14:paraId="236AFDAE" w14:textId="1416A9A9" w:rsidR="00A96CA6" w:rsidDel="00BE0030" w:rsidRDefault="00A96CA6">
          <w:pPr>
            <w:autoSpaceDE w:val="0"/>
            <w:autoSpaceDN w:val="0"/>
            <w:ind w:hanging="640"/>
            <w:divId w:val="1302809500"/>
            <w:rPr>
              <w:ins w:id="1634" w:author="Ifeoma Doreen Ozodiegwu" w:date="2023-12-06T18:39:00Z"/>
              <w:del w:id="1635" w:author="Ozodiegwu, Ifeoma" w:date="2023-12-07T15:53:00Z"/>
              <w:rFonts w:eastAsia="Times New Roman"/>
            </w:rPr>
          </w:pPr>
          <w:ins w:id="1636" w:author="Ifeoma Doreen Ozodiegwu" w:date="2023-12-06T18:39:00Z">
            <w:del w:id="1637" w:author="Ozodiegwu, Ifeoma" w:date="2023-12-07T15:53:00Z">
              <w:r w:rsidDel="00BE0030">
                <w:rPr>
                  <w:rFonts w:eastAsia="Times New Roman"/>
                </w:rPr>
                <w:delText xml:space="preserve">32. </w:delText>
              </w:r>
              <w:r w:rsidDel="00BE0030">
                <w:rPr>
                  <w:rFonts w:eastAsia="Times New Roman"/>
                </w:rPr>
                <w:tab/>
                <w:delText>Bates D, Venables WN. splines-package: Regression Spline Functions and Classes. [cited 3 Jan 2022]. Available: https://rdrr.io/r/splines/splines-package.html</w:delText>
              </w:r>
            </w:del>
          </w:ins>
        </w:p>
        <w:p w14:paraId="5A92B442" w14:textId="34F66CBD" w:rsidR="00A96CA6" w:rsidDel="00BE0030" w:rsidRDefault="00A96CA6">
          <w:pPr>
            <w:autoSpaceDE w:val="0"/>
            <w:autoSpaceDN w:val="0"/>
            <w:ind w:hanging="640"/>
            <w:divId w:val="871499512"/>
            <w:rPr>
              <w:ins w:id="1638" w:author="Ifeoma Doreen Ozodiegwu" w:date="2023-12-06T18:39:00Z"/>
              <w:del w:id="1639" w:author="Ozodiegwu, Ifeoma" w:date="2023-12-07T15:53:00Z"/>
              <w:rFonts w:eastAsia="Times New Roman"/>
            </w:rPr>
          </w:pPr>
          <w:ins w:id="1640" w:author="Ifeoma Doreen Ozodiegwu" w:date="2023-12-06T18:39:00Z">
            <w:del w:id="1641" w:author="Ozodiegwu, Ifeoma" w:date="2023-12-07T15:53:00Z">
              <w:r w:rsidDel="00BE0030">
                <w:rPr>
                  <w:rFonts w:eastAsia="Times New Roman"/>
                </w:rPr>
                <w:delText xml:space="preserve">33. </w:delText>
              </w:r>
              <w:r w:rsidDel="00BE0030">
                <w:rPr>
                  <w:rFonts w:eastAsia="Times New Roman"/>
                </w:rPr>
                <w:tab/>
                <w:delText>Brooks ME, Kristensen K, van Benthem KJ, Magnusson A, Berg CW, Nielsen A, et al. glmmTMB balances speed and flexibility among packages for zero-inflated generalized linear mixed modeling. R Journal. 2017;9: 378–400. doi:10.32614/RJ-2017-066</w:delText>
              </w:r>
            </w:del>
          </w:ins>
        </w:p>
        <w:p w14:paraId="491A33B9" w14:textId="2BBCF4B8" w:rsidR="00A96CA6" w:rsidDel="00BE0030" w:rsidRDefault="00A96CA6">
          <w:pPr>
            <w:autoSpaceDE w:val="0"/>
            <w:autoSpaceDN w:val="0"/>
            <w:ind w:hanging="640"/>
            <w:divId w:val="1838377133"/>
            <w:rPr>
              <w:ins w:id="1642" w:author="Ifeoma Doreen Ozodiegwu" w:date="2023-12-06T18:39:00Z"/>
              <w:del w:id="1643" w:author="Ozodiegwu, Ifeoma" w:date="2023-12-07T15:53:00Z"/>
              <w:rFonts w:eastAsia="Times New Roman"/>
            </w:rPr>
          </w:pPr>
          <w:ins w:id="1644" w:author="Ifeoma Doreen Ozodiegwu" w:date="2023-12-06T18:39:00Z">
            <w:del w:id="1645" w:author="Ozodiegwu, Ifeoma" w:date="2023-12-07T15:53:00Z">
              <w:r w:rsidDel="00BE0030">
                <w:rPr>
                  <w:rFonts w:eastAsia="Times New Roman"/>
                </w:rPr>
                <w:delText xml:space="preserve">34. </w:delText>
              </w:r>
              <w:r w:rsidDel="00BE0030">
                <w:rPr>
                  <w:rFonts w:eastAsia="Times New Roman"/>
                </w:rPr>
                <w:tab/>
                <w:delText xml:space="preserve">Hartig F. DHARMa: residual diagnostics for hierarchical (multi-level/mixed) regression models. 2021. </w:delText>
              </w:r>
            </w:del>
          </w:ins>
        </w:p>
        <w:p w14:paraId="0D3F21B1" w14:textId="58F9C24D" w:rsidR="00A96CA6" w:rsidDel="00BE0030" w:rsidRDefault="00A96CA6">
          <w:pPr>
            <w:autoSpaceDE w:val="0"/>
            <w:autoSpaceDN w:val="0"/>
            <w:ind w:hanging="640"/>
            <w:divId w:val="1805391098"/>
            <w:rPr>
              <w:ins w:id="1646" w:author="Ifeoma Doreen Ozodiegwu" w:date="2023-12-06T18:39:00Z"/>
              <w:del w:id="1647" w:author="Ozodiegwu, Ifeoma" w:date="2023-12-07T15:53:00Z"/>
              <w:rFonts w:eastAsia="Times New Roman"/>
            </w:rPr>
          </w:pPr>
          <w:ins w:id="1648" w:author="Ifeoma Doreen Ozodiegwu" w:date="2023-12-06T18:39:00Z">
            <w:del w:id="1649" w:author="Ozodiegwu, Ifeoma" w:date="2023-12-07T15:53:00Z">
              <w:r w:rsidDel="00BE0030">
                <w:rPr>
                  <w:rFonts w:eastAsia="Times New Roman"/>
                </w:rPr>
                <w:delText xml:space="preserve">35. </w:delText>
              </w:r>
              <w:r w:rsidDel="00BE0030">
                <w:rPr>
                  <w:rFonts w:eastAsia="Times New Roman"/>
                </w:rPr>
                <w:tab/>
                <w:delText xml:space="preserve">National Population Commission (NPC), National Malaria Control Programme (NMCP), ICF International. Nigeria Malaria Indicator Survey 2010 . Abuja, Nigeria; 2012. </w:delText>
              </w:r>
            </w:del>
          </w:ins>
        </w:p>
        <w:p w14:paraId="49FC42D7" w14:textId="1285A9C9" w:rsidR="00A96CA6" w:rsidDel="00BE0030" w:rsidRDefault="00A96CA6">
          <w:pPr>
            <w:autoSpaceDE w:val="0"/>
            <w:autoSpaceDN w:val="0"/>
            <w:ind w:hanging="640"/>
            <w:divId w:val="978075419"/>
            <w:rPr>
              <w:ins w:id="1650" w:author="Ifeoma Doreen Ozodiegwu" w:date="2023-12-06T18:39:00Z"/>
              <w:del w:id="1651" w:author="Ozodiegwu, Ifeoma" w:date="2023-12-07T15:53:00Z"/>
              <w:rFonts w:eastAsia="Times New Roman"/>
            </w:rPr>
          </w:pPr>
          <w:ins w:id="1652" w:author="Ifeoma Doreen Ozodiegwu" w:date="2023-12-06T18:39:00Z">
            <w:del w:id="1653" w:author="Ozodiegwu, Ifeoma" w:date="2023-12-07T15:53:00Z">
              <w:r w:rsidDel="00BE0030">
                <w:rPr>
                  <w:rFonts w:eastAsia="Times New Roman"/>
                </w:rPr>
                <w:delText xml:space="preserve">36. </w:delText>
              </w:r>
              <w:r w:rsidDel="00BE0030">
                <w:rPr>
                  <w:rFonts w:eastAsia="Times New Roman"/>
                </w:rPr>
                <w:tab/>
                <w:delText xml:space="preserve">National Malaria Elimination Programme (NMEP), National Population Commission (NPopC), National Bureau of Statistics (NBS), ICF International. Nigeria Malaria Indicator Survey 2015. Abuja, Nigeria, and Rockville, Maryland, USA; 2016. </w:delText>
              </w:r>
            </w:del>
          </w:ins>
        </w:p>
        <w:p w14:paraId="6D9D0D24" w14:textId="269C08C6" w:rsidR="00A96CA6" w:rsidDel="00BE0030" w:rsidRDefault="00A96CA6">
          <w:pPr>
            <w:autoSpaceDE w:val="0"/>
            <w:autoSpaceDN w:val="0"/>
            <w:ind w:hanging="640"/>
            <w:divId w:val="374041878"/>
            <w:rPr>
              <w:ins w:id="1654" w:author="Ifeoma Doreen Ozodiegwu" w:date="2023-12-06T18:39:00Z"/>
              <w:del w:id="1655" w:author="Ozodiegwu, Ifeoma" w:date="2023-12-07T15:53:00Z"/>
              <w:rFonts w:eastAsia="Times New Roman"/>
            </w:rPr>
          </w:pPr>
          <w:ins w:id="1656" w:author="Ifeoma Doreen Ozodiegwu" w:date="2023-12-06T18:39:00Z">
            <w:del w:id="1657" w:author="Ozodiegwu, Ifeoma" w:date="2023-12-07T15:53:00Z">
              <w:r w:rsidDel="00BE0030">
                <w:rPr>
                  <w:rFonts w:eastAsia="Times New Roman"/>
                </w:rPr>
                <w:delText xml:space="preserve">37. </w:delText>
              </w:r>
              <w:r w:rsidDel="00BE0030">
                <w:rPr>
                  <w:rFonts w:eastAsia="Times New Roman"/>
                </w:rPr>
                <w:tab/>
                <w:delText>National Malaria Elimination Programme National(NMEP) [Nigeria], National Population Commission (NPC) [Nigeria], IFC. Nigeria Malaria Indicator Survey 2021 Final Report. Abuja, Nigeria, and Rockville, Maryland, USA: NMEP, NPC, and ICF; 2022. Available: https://www.dhsprogram.com/pubs/pdf/MIS41/MIS41.pdf</w:delText>
              </w:r>
            </w:del>
          </w:ins>
        </w:p>
        <w:p w14:paraId="3D0E1284" w14:textId="42BB0C33" w:rsidR="00A96CA6" w:rsidDel="00BE0030" w:rsidRDefault="00A96CA6">
          <w:pPr>
            <w:autoSpaceDE w:val="0"/>
            <w:autoSpaceDN w:val="0"/>
            <w:ind w:hanging="640"/>
            <w:divId w:val="318925000"/>
            <w:rPr>
              <w:ins w:id="1658" w:author="Ifeoma Doreen Ozodiegwu" w:date="2023-12-06T18:39:00Z"/>
              <w:del w:id="1659" w:author="Ozodiegwu, Ifeoma" w:date="2023-12-07T15:53:00Z"/>
              <w:rFonts w:eastAsia="Times New Roman"/>
            </w:rPr>
          </w:pPr>
          <w:ins w:id="1660" w:author="Ifeoma Doreen Ozodiegwu" w:date="2023-12-06T18:39:00Z">
            <w:del w:id="1661" w:author="Ozodiegwu, Ifeoma" w:date="2023-12-07T15:53:00Z">
              <w:r w:rsidDel="00BE0030">
                <w:rPr>
                  <w:rFonts w:eastAsia="Times New Roman"/>
                </w:rPr>
                <w:delText xml:space="preserve">38. </w:delText>
              </w:r>
              <w:r w:rsidDel="00BE0030">
                <w:rPr>
                  <w:rFonts w:eastAsia="Times New Roman"/>
                </w:rPr>
                <w:tab/>
                <w:delText>Tusting LS, Bisanzio D, Alabaster G, Cameron E, Cibulskis R, Davies M, et al. Mapping changes in housing in sub-Saharan Africa from 2000 to 2015. Nature 2019 568:7752. 2019;568: 391–394. doi:10.1038/s41586-019-1050-5</w:delText>
              </w:r>
            </w:del>
          </w:ins>
        </w:p>
        <w:p w14:paraId="5FE93648" w14:textId="6F68DDC1" w:rsidR="00A96CA6" w:rsidDel="00BE0030" w:rsidRDefault="00A96CA6">
          <w:pPr>
            <w:autoSpaceDE w:val="0"/>
            <w:autoSpaceDN w:val="0"/>
            <w:ind w:hanging="640"/>
            <w:divId w:val="1690372942"/>
            <w:rPr>
              <w:ins w:id="1662" w:author="Ifeoma Doreen Ozodiegwu" w:date="2023-12-06T18:39:00Z"/>
              <w:del w:id="1663" w:author="Ozodiegwu, Ifeoma" w:date="2023-12-07T15:53:00Z"/>
              <w:rFonts w:eastAsia="Times New Roman"/>
            </w:rPr>
          </w:pPr>
          <w:ins w:id="1664" w:author="Ifeoma Doreen Ozodiegwu" w:date="2023-12-06T18:39:00Z">
            <w:del w:id="1665" w:author="Ozodiegwu, Ifeoma" w:date="2023-12-07T15:53:00Z">
              <w:r w:rsidDel="00BE0030">
                <w:rPr>
                  <w:rFonts w:eastAsia="Times New Roman"/>
                </w:rPr>
                <w:delText xml:space="preserve">39. </w:delText>
              </w:r>
              <w:r w:rsidDel="00BE0030">
                <w:rPr>
                  <w:rFonts w:eastAsia="Times New Roman"/>
                </w:rPr>
                <w:tab/>
                <w:delText>The Malaria Atlas Project. The Malaria Atlas Project website. [cited 27 May 2020]. Available: https://malariaatlas.org/</w:delText>
              </w:r>
            </w:del>
          </w:ins>
        </w:p>
        <w:p w14:paraId="10D44A51" w14:textId="77FFEB95" w:rsidR="00A96CA6" w:rsidDel="00BE0030" w:rsidRDefault="00A96CA6">
          <w:pPr>
            <w:autoSpaceDE w:val="0"/>
            <w:autoSpaceDN w:val="0"/>
            <w:ind w:hanging="640"/>
            <w:divId w:val="1033575413"/>
            <w:rPr>
              <w:ins w:id="1666" w:author="Ifeoma Doreen Ozodiegwu" w:date="2023-12-06T18:39:00Z"/>
              <w:del w:id="1667" w:author="Ozodiegwu, Ifeoma" w:date="2023-12-07T15:53:00Z"/>
              <w:rFonts w:eastAsia="Times New Roman"/>
            </w:rPr>
          </w:pPr>
          <w:ins w:id="1668" w:author="Ifeoma Doreen Ozodiegwu" w:date="2023-12-06T18:39:00Z">
            <w:del w:id="1669" w:author="Ozodiegwu, Ifeoma" w:date="2023-12-07T15:53:00Z">
              <w:r w:rsidDel="00BE0030">
                <w:rPr>
                  <w:rFonts w:eastAsia="Times New Roman"/>
                </w:rPr>
                <w:delText xml:space="preserve">40. </w:delText>
              </w:r>
              <w:r w:rsidDel="00BE0030">
                <w:rPr>
                  <w:rFonts w:eastAsia="Times New Roman"/>
                </w:rPr>
                <w:tab/>
                <w:delText>Center for International Earth Science Information Network - CIESIN - Columbia University. Gridded Population of the World, Version 4 (GPWv4): Population Density Adjusted to Match 2015 Revision UN WPP Country Totals, Revision 11. Palisades, NY: NASA Socioeconomic Data and Applications Center (SEDAC); 2018. doi:https://doi.org/10.7927/H4F47M65</w:delText>
              </w:r>
            </w:del>
          </w:ins>
        </w:p>
        <w:p w14:paraId="3B33B6F4" w14:textId="3345B0A8" w:rsidR="00A96CA6" w:rsidDel="00BE0030" w:rsidRDefault="00A96CA6">
          <w:pPr>
            <w:autoSpaceDE w:val="0"/>
            <w:autoSpaceDN w:val="0"/>
            <w:ind w:hanging="640"/>
            <w:divId w:val="627205117"/>
            <w:rPr>
              <w:ins w:id="1670" w:author="Ifeoma Doreen Ozodiegwu" w:date="2023-12-06T18:39:00Z"/>
              <w:del w:id="1671" w:author="Ozodiegwu, Ifeoma" w:date="2023-12-07T15:53:00Z"/>
              <w:rFonts w:eastAsia="Times New Roman"/>
            </w:rPr>
          </w:pPr>
          <w:ins w:id="1672" w:author="Ifeoma Doreen Ozodiegwu" w:date="2023-12-06T18:39:00Z">
            <w:del w:id="1673" w:author="Ozodiegwu, Ifeoma" w:date="2023-12-07T15:53:00Z">
              <w:r w:rsidDel="00BE0030">
                <w:rPr>
                  <w:rFonts w:eastAsia="Times New Roman"/>
                </w:rPr>
                <w:delText xml:space="preserve">41. </w:delText>
              </w:r>
              <w:r w:rsidDel="00BE0030">
                <w:rPr>
                  <w:rFonts w:eastAsia="Times New Roman"/>
                </w:rPr>
                <w:tab/>
                <w:delText>The Centre for Humanitarian Data. Welcome - Humanitarian Data Exchange. Available: https://data.humdata.org/</w:delText>
              </w:r>
            </w:del>
          </w:ins>
        </w:p>
        <w:p w14:paraId="49FE8AF4" w14:textId="22782FF4" w:rsidR="00A96CA6" w:rsidDel="00BE0030" w:rsidRDefault="00A96CA6">
          <w:pPr>
            <w:autoSpaceDE w:val="0"/>
            <w:autoSpaceDN w:val="0"/>
            <w:ind w:hanging="640"/>
            <w:divId w:val="267080285"/>
            <w:rPr>
              <w:ins w:id="1674" w:author="Ifeoma Doreen Ozodiegwu" w:date="2023-12-06T18:39:00Z"/>
              <w:del w:id="1675" w:author="Ozodiegwu, Ifeoma" w:date="2023-12-07T15:53:00Z"/>
              <w:rFonts w:eastAsia="Times New Roman"/>
            </w:rPr>
          </w:pPr>
          <w:ins w:id="1676" w:author="Ifeoma Doreen Ozodiegwu" w:date="2023-12-06T18:39:00Z">
            <w:del w:id="1677" w:author="Ozodiegwu, Ifeoma" w:date="2023-12-07T15:53:00Z">
              <w:r w:rsidDel="00BE0030">
                <w:rPr>
                  <w:rFonts w:eastAsia="Times New Roman"/>
                </w:rPr>
                <w:delText xml:space="preserve">42. </w:delText>
              </w:r>
              <w:r w:rsidDel="00BE0030">
                <w:rPr>
                  <w:rFonts w:eastAsia="Times New Roman"/>
                </w:rPr>
                <w:tab/>
                <w:delText>Weiss DJ, Nelson A, Vargas-Ruiz CA, Gligorić K, Bavadekar S, Gabrilovich E, et al. Global maps of travel time to healthcare facilities. Nature Medicine 2020 26:12. 2020;26: 1835–1838. doi:10.1038/s41591-020-1059-1</w:delText>
              </w:r>
            </w:del>
          </w:ins>
        </w:p>
        <w:p w14:paraId="45258416" w14:textId="288946C9" w:rsidR="00A96CA6" w:rsidDel="00BE0030" w:rsidRDefault="00A96CA6">
          <w:pPr>
            <w:autoSpaceDE w:val="0"/>
            <w:autoSpaceDN w:val="0"/>
            <w:ind w:hanging="640"/>
            <w:divId w:val="1291740117"/>
            <w:rPr>
              <w:ins w:id="1678" w:author="Ifeoma Doreen Ozodiegwu" w:date="2023-12-06T18:39:00Z"/>
              <w:del w:id="1679" w:author="Ozodiegwu, Ifeoma" w:date="2023-12-07T15:53:00Z"/>
              <w:rFonts w:eastAsia="Times New Roman"/>
            </w:rPr>
          </w:pPr>
          <w:ins w:id="1680" w:author="Ifeoma Doreen Ozodiegwu" w:date="2023-12-06T18:39:00Z">
            <w:del w:id="1681" w:author="Ozodiegwu, Ifeoma" w:date="2023-12-07T15:53:00Z">
              <w:r w:rsidDel="00BE0030">
                <w:rPr>
                  <w:rFonts w:eastAsia="Times New Roman"/>
                </w:rPr>
                <w:delText xml:space="preserve">43. </w:delText>
              </w:r>
              <w:r w:rsidDel="00BE0030">
                <w:rPr>
                  <w:rFonts w:eastAsia="Times New Roman"/>
                </w:rPr>
                <w:tab/>
                <w:delText>European Center for Medium Range Weather Forecasts (ECMWF) Climate Data Store. ERA5-Land monthly averaged data from 1981 to present. [cited 2 Sep 2021]. doi:10.24381/cds.68d2bb30</w:delText>
              </w:r>
            </w:del>
          </w:ins>
        </w:p>
        <w:p w14:paraId="4B492AD7" w14:textId="0A020ABD" w:rsidR="00A96CA6" w:rsidDel="00BE0030" w:rsidRDefault="00A96CA6">
          <w:pPr>
            <w:autoSpaceDE w:val="0"/>
            <w:autoSpaceDN w:val="0"/>
            <w:ind w:hanging="640"/>
            <w:divId w:val="441997752"/>
            <w:rPr>
              <w:ins w:id="1682" w:author="Ifeoma Doreen Ozodiegwu" w:date="2023-12-06T18:39:00Z"/>
              <w:del w:id="1683" w:author="Ozodiegwu, Ifeoma" w:date="2023-12-07T15:53:00Z"/>
              <w:rFonts w:eastAsia="Times New Roman"/>
            </w:rPr>
          </w:pPr>
          <w:ins w:id="1684" w:author="Ifeoma Doreen Ozodiegwu" w:date="2023-12-06T18:39:00Z">
            <w:del w:id="1685" w:author="Ozodiegwu, Ifeoma" w:date="2023-12-07T15:53:00Z">
              <w:r w:rsidDel="00BE0030">
                <w:rPr>
                  <w:rFonts w:eastAsia="Times New Roman"/>
                </w:rPr>
                <w:delText xml:space="preserve">44. </w:delText>
              </w:r>
              <w:r w:rsidDel="00BE0030">
                <w:rPr>
                  <w:rFonts w:eastAsia="Times New Roman"/>
                </w:rPr>
                <w:tab/>
                <w:delText xml:space="preserve">Global Modeling and Assimilation Office. MERRA-2 tavgM_2d_lnd_Nx: 2d Monthly mean Time-Averaged Single-Level Assimilation Land Surface Diagnostics V5.12.4. Greenbelt, MD: Goddard Earth Sciences Data and Information Services Center (GES DISC); 2015. </w:delText>
              </w:r>
            </w:del>
          </w:ins>
        </w:p>
        <w:p w14:paraId="50FD54B1" w14:textId="618E8742" w:rsidR="00A96CA6" w:rsidDel="00BE0030" w:rsidRDefault="00A96CA6">
          <w:pPr>
            <w:autoSpaceDE w:val="0"/>
            <w:autoSpaceDN w:val="0"/>
            <w:ind w:hanging="640"/>
            <w:divId w:val="2118328931"/>
            <w:rPr>
              <w:ins w:id="1686" w:author="Ifeoma Doreen Ozodiegwu" w:date="2023-12-06T18:39:00Z"/>
              <w:del w:id="1687" w:author="Ozodiegwu, Ifeoma" w:date="2023-12-07T15:53:00Z"/>
              <w:rFonts w:eastAsia="Times New Roman"/>
            </w:rPr>
          </w:pPr>
          <w:ins w:id="1688" w:author="Ifeoma Doreen Ozodiegwu" w:date="2023-12-06T18:39:00Z">
            <w:del w:id="1689" w:author="Ozodiegwu, Ifeoma" w:date="2023-12-07T15:53:00Z">
              <w:r w:rsidDel="00BE0030">
                <w:rPr>
                  <w:rFonts w:eastAsia="Times New Roman"/>
                </w:rPr>
                <w:delText xml:space="preserve">45. </w:delText>
              </w:r>
              <w:r w:rsidDel="00BE0030">
                <w:rPr>
                  <w:rFonts w:eastAsia="Times New Roman"/>
                </w:rPr>
                <w:tab/>
                <w:delText>Yamazaki D, Ikeshima D, Tawatari R, Yamaguchi T, O’loughlin F, Neal JC, et al. A high-accuracy map of global terrain elevations. Geophys Res Lett. 2017;44: 5844–5853. doi:10.1002/2017GL072874</w:delText>
              </w:r>
            </w:del>
          </w:ins>
        </w:p>
        <w:p w14:paraId="21A6FB4B" w14:textId="6006D4F7" w:rsidR="00A96CA6" w:rsidDel="00BE0030" w:rsidRDefault="00A96CA6">
          <w:pPr>
            <w:autoSpaceDE w:val="0"/>
            <w:autoSpaceDN w:val="0"/>
            <w:ind w:hanging="640"/>
            <w:divId w:val="804199761"/>
            <w:rPr>
              <w:ins w:id="1690" w:author="Ifeoma Doreen Ozodiegwu" w:date="2023-12-06T18:39:00Z"/>
              <w:del w:id="1691" w:author="Ozodiegwu, Ifeoma" w:date="2023-12-07T15:53:00Z"/>
              <w:rFonts w:eastAsia="Times New Roman"/>
            </w:rPr>
          </w:pPr>
          <w:ins w:id="1692" w:author="Ifeoma Doreen Ozodiegwu" w:date="2023-12-06T18:39:00Z">
            <w:del w:id="1693" w:author="Ozodiegwu, Ifeoma" w:date="2023-12-07T15:53:00Z">
              <w:r w:rsidDel="00BE0030">
                <w:rPr>
                  <w:rFonts w:eastAsia="Times New Roman"/>
                </w:rPr>
                <w:delText xml:space="preserve">46. </w:delText>
              </w:r>
              <w:r w:rsidDel="00BE0030">
                <w:rPr>
                  <w:rFonts w:eastAsia="Times New Roman"/>
                </w:rPr>
                <w:tab/>
                <w:delText>Agomo CO, Oyibo WA. Factors associated with risk of malaria infection among pregnant women in lagos, nigeria. Infect Dis Poverty. 2013;2: 1–8. doi:10.1186/2049-9957-2-19/COMMENTS</w:delText>
              </w:r>
            </w:del>
          </w:ins>
        </w:p>
        <w:p w14:paraId="1E0342CA" w14:textId="0005432C" w:rsidR="00A96CA6" w:rsidDel="00BE0030" w:rsidRDefault="00A96CA6">
          <w:pPr>
            <w:autoSpaceDE w:val="0"/>
            <w:autoSpaceDN w:val="0"/>
            <w:ind w:hanging="640"/>
            <w:divId w:val="760831198"/>
            <w:rPr>
              <w:ins w:id="1694" w:author="Ifeoma Doreen Ozodiegwu" w:date="2023-12-06T18:39:00Z"/>
              <w:del w:id="1695" w:author="Ozodiegwu, Ifeoma" w:date="2023-12-07T15:53:00Z"/>
              <w:rFonts w:eastAsia="Times New Roman"/>
            </w:rPr>
          </w:pPr>
          <w:ins w:id="1696" w:author="Ifeoma Doreen Ozodiegwu" w:date="2023-12-06T18:39:00Z">
            <w:del w:id="1697" w:author="Ozodiegwu, Ifeoma" w:date="2023-12-07T15:53:00Z">
              <w:r w:rsidDel="00BE0030">
                <w:rPr>
                  <w:rFonts w:eastAsia="Times New Roman"/>
                </w:rPr>
                <w:delText xml:space="preserve">47. </w:delText>
              </w:r>
              <w:r w:rsidDel="00BE0030">
                <w:rPr>
                  <w:rFonts w:eastAsia="Times New Roman"/>
                </w:rPr>
                <w:tab/>
                <w:delText>Brieger WR, Sesay HR, Adesina H, Mosanya ME, Ogunlade PB, Ayodele JO, et al. Urban malaria treatment behaviour in the context of low levels of malaria transmission in Lagos, Nigeria. Afr J Med Med Sci. 2001;30 Suppl: 7–15. Available: https://pubmed.ncbi.nlm.nih.gov/14513932/</w:delText>
              </w:r>
            </w:del>
          </w:ins>
        </w:p>
        <w:p w14:paraId="7E26115A" w14:textId="2F60229F" w:rsidR="00A96CA6" w:rsidDel="00BE0030" w:rsidRDefault="00A96CA6">
          <w:pPr>
            <w:autoSpaceDE w:val="0"/>
            <w:autoSpaceDN w:val="0"/>
            <w:ind w:hanging="640"/>
            <w:divId w:val="1568496143"/>
            <w:rPr>
              <w:ins w:id="1698" w:author="Ifeoma Doreen Ozodiegwu" w:date="2023-12-06T18:39:00Z"/>
              <w:del w:id="1699" w:author="Ozodiegwu, Ifeoma" w:date="2023-12-07T15:53:00Z"/>
              <w:rFonts w:eastAsia="Times New Roman"/>
            </w:rPr>
          </w:pPr>
          <w:ins w:id="1700" w:author="Ifeoma Doreen Ozodiegwu" w:date="2023-12-06T18:39:00Z">
            <w:del w:id="1701" w:author="Ozodiegwu, Ifeoma" w:date="2023-12-07T15:53:00Z">
              <w:r w:rsidDel="00BE0030">
                <w:rPr>
                  <w:rFonts w:eastAsia="Times New Roman"/>
                </w:rPr>
                <w:delText xml:space="preserve">48. </w:delText>
              </w:r>
              <w:r w:rsidDel="00BE0030">
                <w:rPr>
                  <w:rFonts w:eastAsia="Times New Roman"/>
                </w:rPr>
                <w:tab/>
                <w:delText>Oyibo W, Latham V, Oladipo O, Ntadom G, Uhomoibhi P, Ogbulafor N, et al. Malaria parasite density and detailed qualitative microscopy enhances large-scale profiling of infection endemicity in Nigeria. Sci Rep. 2023;13. doi:10.1038/S41598-023-27535-1</w:delText>
              </w:r>
            </w:del>
          </w:ins>
        </w:p>
        <w:p w14:paraId="15749EF6" w14:textId="7043ECF0" w:rsidR="00A96CA6" w:rsidDel="00BE0030" w:rsidRDefault="00A96CA6">
          <w:pPr>
            <w:autoSpaceDE w:val="0"/>
            <w:autoSpaceDN w:val="0"/>
            <w:ind w:hanging="640"/>
            <w:divId w:val="237908680"/>
            <w:rPr>
              <w:ins w:id="1702" w:author="Ifeoma Doreen Ozodiegwu" w:date="2023-12-06T18:39:00Z"/>
              <w:del w:id="1703" w:author="Ozodiegwu, Ifeoma" w:date="2023-12-07T15:53:00Z"/>
              <w:rFonts w:eastAsia="Times New Roman"/>
            </w:rPr>
          </w:pPr>
          <w:ins w:id="1704" w:author="Ifeoma Doreen Ozodiegwu" w:date="2023-12-06T18:39:00Z">
            <w:del w:id="1705" w:author="Ozodiegwu, Ifeoma" w:date="2023-12-07T15:53:00Z">
              <w:r w:rsidDel="00BE0030">
                <w:rPr>
                  <w:rFonts w:eastAsia="Times New Roman"/>
                </w:rPr>
                <w:delText xml:space="preserve">49. </w:delText>
              </w:r>
              <w:r w:rsidDel="00BE0030">
                <w:rPr>
                  <w:rFonts w:eastAsia="Times New Roman"/>
                </w:rPr>
                <w:tab/>
                <w:delText>Oladosu OO, Oyibo WA. Overdiagnosis and Overtreatment of Malaria in Children That Presented with Fever in Lagos, Nigeria. ISRN Infect Dis. 2013;2013: 1–6. doi:10.5402/2013/914675</w:delText>
              </w:r>
            </w:del>
          </w:ins>
        </w:p>
        <w:p w14:paraId="3603012F" w14:textId="1C54155B" w:rsidR="00A96CA6" w:rsidDel="00BE0030" w:rsidRDefault="00A96CA6">
          <w:pPr>
            <w:autoSpaceDE w:val="0"/>
            <w:autoSpaceDN w:val="0"/>
            <w:ind w:hanging="640"/>
            <w:divId w:val="1118447016"/>
            <w:rPr>
              <w:ins w:id="1706" w:author="Ifeoma Doreen Ozodiegwu" w:date="2023-12-06T18:39:00Z"/>
              <w:del w:id="1707" w:author="Ozodiegwu, Ifeoma" w:date="2023-12-07T15:53:00Z"/>
              <w:rFonts w:eastAsia="Times New Roman"/>
            </w:rPr>
          </w:pPr>
          <w:ins w:id="1708" w:author="Ifeoma Doreen Ozodiegwu" w:date="2023-12-06T18:39:00Z">
            <w:del w:id="1709" w:author="Ozodiegwu, Ifeoma" w:date="2023-12-07T15:53:00Z">
              <w:r w:rsidDel="00BE0030">
                <w:rPr>
                  <w:rFonts w:eastAsia="Times New Roman"/>
                </w:rPr>
                <w:delText xml:space="preserve">50. </w:delText>
              </w:r>
              <w:r w:rsidDel="00BE0030">
                <w:rPr>
                  <w:rFonts w:eastAsia="Times New Roman"/>
                </w:rPr>
                <w:tab/>
                <w:delText>Noland GS, Graves PM, Sallau A, Eigege A, Emukah E, Patterson AE, et al. Malaria prevalence, anemia and baseline intervention coverage prior to mass net distributions in Abia and Plateau States, Nigeria. BMC Infect Dis. 2014;14: 1–13. doi:10.1186/1471-2334-14-168/TABLES/5</w:delText>
              </w:r>
            </w:del>
          </w:ins>
        </w:p>
        <w:p w14:paraId="2C513C4C" w14:textId="59918DB7" w:rsidR="00A96CA6" w:rsidDel="00BE0030" w:rsidRDefault="00A96CA6">
          <w:pPr>
            <w:autoSpaceDE w:val="0"/>
            <w:autoSpaceDN w:val="0"/>
            <w:ind w:hanging="640"/>
            <w:divId w:val="987855433"/>
            <w:rPr>
              <w:ins w:id="1710" w:author="Ifeoma Doreen Ozodiegwu" w:date="2023-12-06T18:39:00Z"/>
              <w:del w:id="1711" w:author="Ozodiegwu, Ifeoma" w:date="2023-12-07T15:53:00Z"/>
              <w:rFonts w:eastAsia="Times New Roman"/>
            </w:rPr>
          </w:pPr>
          <w:ins w:id="1712" w:author="Ifeoma Doreen Ozodiegwu" w:date="2023-12-06T18:39:00Z">
            <w:del w:id="1713" w:author="Ozodiegwu, Ifeoma" w:date="2023-12-07T15:53:00Z">
              <w:r w:rsidDel="00BE0030">
                <w:rPr>
                  <w:rFonts w:eastAsia="Times New Roman"/>
                </w:rPr>
                <w:delText xml:space="preserve">51. </w:delText>
              </w:r>
              <w:r w:rsidDel="00BE0030">
                <w:rPr>
                  <w:rFonts w:eastAsia="Times New Roman"/>
                </w:rPr>
                <w:tab/>
                <w:delText>Nzeako SO, Nduka FO, Origie OA. Prevalence of Malaria in Pregnant Women Attending Ante Natal Care at University of Port Harcourt Primary Health Care Centre Aluu, Port Harcourt, Rivers State, Nigeria. International Journal of Scientific Research in Environmental Sciences. 2013;1: 268–272. doi:10.12983/IJSRES-2013-P268-272</w:delText>
              </w:r>
            </w:del>
          </w:ins>
        </w:p>
        <w:p w14:paraId="4382E961" w14:textId="70CF63D1" w:rsidR="00A96CA6" w:rsidDel="00BE0030" w:rsidRDefault="00A96CA6">
          <w:pPr>
            <w:autoSpaceDE w:val="0"/>
            <w:autoSpaceDN w:val="0"/>
            <w:ind w:hanging="640"/>
            <w:divId w:val="1690717023"/>
            <w:rPr>
              <w:ins w:id="1714" w:author="Ifeoma Doreen Ozodiegwu" w:date="2023-12-06T18:39:00Z"/>
              <w:del w:id="1715" w:author="Ozodiegwu, Ifeoma" w:date="2023-12-07T15:53:00Z"/>
              <w:rFonts w:eastAsia="Times New Roman"/>
            </w:rPr>
          </w:pPr>
          <w:ins w:id="1716" w:author="Ifeoma Doreen Ozodiegwu" w:date="2023-12-06T18:39:00Z">
            <w:del w:id="1717" w:author="Ozodiegwu, Ifeoma" w:date="2023-12-07T15:53:00Z">
              <w:r w:rsidDel="00BE0030">
                <w:rPr>
                  <w:rFonts w:eastAsia="Times New Roman"/>
                </w:rPr>
                <w:delText xml:space="preserve">52. </w:delText>
              </w:r>
              <w:r w:rsidDel="00BE0030">
                <w:rPr>
                  <w:rFonts w:eastAsia="Times New Roman"/>
                </w:rPr>
                <w:tab/>
                <w:delText>Onoja H, Nduka FO, Abah AE. Effectiveness and compliance to the use of sulphadoxine-pyrimethamine as a prophylaxis for malaria among pregnant women in Port Harcourt, Rivers State, Nigeria. Afr Health Sci. 2022;22: 187. doi:10.4314/AHS.V22I2.22</w:delText>
              </w:r>
            </w:del>
          </w:ins>
        </w:p>
        <w:p w14:paraId="104009CE" w14:textId="1974520D" w:rsidR="00A96CA6" w:rsidDel="00BE0030" w:rsidRDefault="00A96CA6">
          <w:pPr>
            <w:autoSpaceDE w:val="0"/>
            <w:autoSpaceDN w:val="0"/>
            <w:ind w:hanging="640"/>
            <w:divId w:val="346758798"/>
            <w:rPr>
              <w:ins w:id="1718" w:author="Ifeoma Doreen Ozodiegwu" w:date="2023-12-06T18:39:00Z"/>
              <w:del w:id="1719" w:author="Ozodiegwu, Ifeoma" w:date="2023-12-07T15:53:00Z"/>
              <w:rFonts w:eastAsia="Times New Roman"/>
            </w:rPr>
          </w:pPr>
          <w:ins w:id="1720" w:author="Ifeoma Doreen Ozodiegwu" w:date="2023-12-06T18:39:00Z">
            <w:del w:id="1721" w:author="Ozodiegwu, Ifeoma" w:date="2023-12-07T15:53:00Z">
              <w:r w:rsidDel="00BE0030">
                <w:rPr>
                  <w:rFonts w:eastAsia="Times New Roman"/>
                </w:rPr>
                <w:delText xml:space="preserve">53. </w:delText>
              </w:r>
              <w:r w:rsidDel="00BE0030">
                <w:rPr>
                  <w:rFonts w:eastAsia="Times New Roman"/>
                </w:rPr>
                <w:tab/>
                <w:delText>Silva PM De, Marshall JM. Factors Contributing to Urban Malaria Transmission in Sub-Saharan Africa: A Systematic Review. J Trop Med. 2012;2012. doi:10.1155/2012/819563</w:delText>
              </w:r>
            </w:del>
          </w:ins>
        </w:p>
        <w:p w14:paraId="03C4D5F8" w14:textId="265C4C8A" w:rsidR="00A96CA6" w:rsidDel="00BE0030" w:rsidRDefault="00A96CA6">
          <w:pPr>
            <w:autoSpaceDE w:val="0"/>
            <w:autoSpaceDN w:val="0"/>
            <w:ind w:hanging="640"/>
            <w:divId w:val="1015037028"/>
            <w:rPr>
              <w:ins w:id="1722" w:author="Ifeoma Doreen Ozodiegwu" w:date="2023-12-06T18:39:00Z"/>
              <w:del w:id="1723" w:author="Ozodiegwu, Ifeoma" w:date="2023-12-07T15:53:00Z"/>
              <w:rFonts w:eastAsia="Times New Roman"/>
            </w:rPr>
          </w:pPr>
          <w:ins w:id="1724" w:author="Ifeoma Doreen Ozodiegwu" w:date="2023-12-06T18:39:00Z">
            <w:del w:id="1725" w:author="Ozodiegwu, Ifeoma" w:date="2023-12-07T15:53:00Z">
              <w:r w:rsidDel="00BE0030">
                <w:rPr>
                  <w:rFonts w:eastAsia="Times New Roman"/>
                </w:rPr>
                <w:delText xml:space="preserve">54. </w:delText>
              </w:r>
              <w:r w:rsidDel="00BE0030">
                <w:rPr>
                  <w:rFonts w:eastAsia="Times New Roman"/>
                </w:rPr>
                <w:tab/>
                <w:delText>Carneiro I, Roca-Feltrer A, Griffin JT, Smith L, Tanner M, Schellenberg JA, et al. Age-Patterns of Malaria Vary with Severity, Transmission Intensity and Seasonality in Sub-Saharan Africa: A Systematic Review and Pooled Analysis. PLoS One. 2010;5. doi:10.1371/JOURNAL.PONE.0008988</w:delText>
              </w:r>
            </w:del>
          </w:ins>
        </w:p>
        <w:p w14:paraId="31512C10" w14:textId="62B0EAA9" w:rsidR="00A96CA6" w:rsidDel="00BE0030" w:rsidRDefault="00A96CA6">
          <w:pPr>
            <w:autoSpaceDE w:val="0"/>
            <w:autoSpaceDN w:val="0"/>
            <w:ind w:hanging="640"/>
            <w:divId w:val="1447114878"/>
            <w:rPr>
              <w:ins w:id="1726" w:author="Ifeoma Doreen Ozodiegwu" w:date="2023-12-06T18:39:00Z"/>
              <w:del w:id="1727" w:author="Ozodiegwu, Ifeoma" w:date="2023-12-07T15:53:00Z"/>
              <w:rFonts w:eastAsia="Times New Roman"/>
            </w:rPr>
          </w:pPr>
          <w:ins w:id="1728" w:author="Ifeoma Doreen Ozodiegwu" w:date="2023-12-06T18:39:00Z">
            <w:del w:id="1729" w:author="Ozodiegwu, Ifeoma" w:date="2023-12-07T15:53:00Z">
              <w:r w:rsidDel="00BE0030">
                <w:rPr>
                  <w:rFonts w:eastAsia="Times New Roman"/>
                </w:rPr>
                <w:delText xml:space="preserve">55. </w:delText>
              </w:r>
              <w:r w:rsidDel="00BE0030">
                <w:rPr>
                  <w:rFonts w:eastAsia="Times New Roman"/>
                </w:rPr>
                <w:tab/>
                <w:delText>Gyimah-Brempong K, Paddison O, Mitiku W. Higher education and economic growth in Africa. Journal of Development Studies. 2006;42: 509–529. doi:10.1080/00220380600576490</w:delText>
              </w:r>
            </w:del>
          </w:ins>
        </w:p>
        <w:p w14:paraId="121438A8" w14:textId="530C79CE" w:rsidR="00A96CA6" w:rsidDel="00BE0030" w:rsidRDefault="00A96CA6">
          <w:pPr>
            <w:autoSpaceDE w:val="0"/>
            <w:autoSpaceDN w:val="0"/>
            <w:ind w:hanging="640"/>
            <w:divId w:val="1622684327"/>
            <w:rPr>
              <w:ins w:id="1730" w:author="Ifeoma Doreen Ozodiegwu" w:date="2023-12-06T18:39:00Z"/>
              <w:del w:id="1731" w:author="Ozodiegwu, Ifeoma" w:date="2023-12-07T15:53:00Z"/>
              <w:rFonts w:eastAsia="Times New Roman"/>
            </w:rPr>
          </w:pPr>
          <w:ins w:id="1732" w:author="Ifeoma Doreen Ozodiegwu" w:date="2023-12-06T18:39:00Z">
            <w:del w:id="1733" w:author="Ozodiegwu, Ifeoma" w:date="2023-12-07T15:53:00Z">
              <w:r w:rsidDel="00BE0030">
                <w:rPr>
                  <w:rFonts w:eastAsia="Times New Roman"/>
                </w:rPr>
                <w:delText xml:space="preserve">56. </w:delText>
              </w:r>
              <w:r w:rsidDel="00BE0030">
                <w:rPr>
                  <w:rFonts w:eastAsia="Times New Roman"/>
                </w:rPr>
                <w:tab/>
                <w:delText xml:space="preserve">Bloom D, Canning D, Chan K. Higher Education and Economic Development in Africa. 2006. </w:delText>
              </w:r>
            </w:del>
          </w:ins>
        </w:p>
        <w:p w14:paraId="2CCE4C84" w14:textId="1DEB6068" w:rsidR="00A96CA6" w:rsidDel="00BE0030" w:rsidRDefault="00A96CA6">
          <w:pPr>
            <w:autoSpaceDE w:val="0"/>
            <w:autoSpaceDN w:val="0"/>
            <w:ind w:hanging="640"/>
            <w:divId w:val="1224216203"/>
            <w:rPr>
              <w:ins w:id="1734" w:author="Ifeoma Doreen Ozodiegwu" w:date="2023-12-06T18:39:00Z"/>
              <w:del w:id="1735" w:author="Ozodiegwu, Ifeoma" w:date="2023-12-07T15:53:00Z"/>
              <w:rFonts w:eastAsia="Times New Roman"/>
            </w:rPr>
          </w:pPr>
          <w:ins w:id="1736" w:author="Ifeoma Doreen Ozodiegwu" w:date="2023-12-06T18:39:00Z">
            <w:del w:id="1737" w:author="Ozodiegwu, Ifeoma" w:date="2023-12-07T15:53:00Z">
              <w:r w:rsidDel="00BE0030">
                <w:rPr>
                  <w:rFonts w:eastAsia="Times New Roman"/>
                </w:rPr>
                <w:delText xml:space="preserve">57. </w:delText>
              </w:r>
              <w:r w:rsidDel="00BE0030">
                <w:rPr>
                  <w:rFonts w:eastAsia="Times New Roman"/>
                </w:rPr>
                <w:tab/>
                <w:delText>Gracie R, Barcellos C, Magalhães M, Souza-Santos R, Rubens P, Barrocas G, et al. Geographical Scale Effects on the Analysis of  Leptospirosis Determinants. International Journal of Environmental Research and Public Health 2014, Vol 11, Pages 10366-10383. 2014;11: 10366–10383. doi:10.3390/IJERPH111010366</w:delText>
              </w:r>
            </w:del>
          </w:ins>
        </w:p>
        <w:p w14:paraId="015A225F" w14:textId="0EA1AF75" w:rsidR="00A96CA6" w:rsidDel="00BE0030" w:rsidRDefault="00A96CA6">
          <w:pPr>
            <w:autoSpaceDE w:val="0"/>
            <w:autoSpaceDN w:val="0"/>
            <w:ind w:hanging="640"/>
            <w:divId w:val="1974021012"/>
            <w:rPr>
              <w:ins w:id="1738" w:author="Ifeoma Doreen Ozodiegwu" w:date="2023-12-06T18:39:00Z"/>
              <w:del w:id="1739" w:author="Ozodiegwu, Ifeoma" w:date="2023-12-07T15:53:00Z"/>
              <w:rFonts w:eastAsia="Times New Roman"/>
            </w:rPr>
          </w:pPr>
          <w:ins w:id="1740" w:author="Ifeoma Doreen Ozodiegwu" w:date="2023-12-06T18:39:00Z">
            <w:del w:id="1741" w:author="Ozodiegwu, Ifeoma" w:date="2023-12-07T15:53:00Z">
              <w:r w:rsidDel="00BE0030">
                <w:rPr>
                  <w:rFonts w:eastAsia="Times New Roman"/>
                </w:rPr>
                <w:delText xml:space="preserve">58. </w:delText>
              </w:r>
              <w:r w:rsidDel="00BE0030">
                <w:rPr>
                  <w:rFonts w:eastAsia="Times New Roman"/>
                </w:rPr>
                <w:tab/>
                <w:delText>Love-Koh J, Griffin S, Kataika E, Revill P, Sibandze S, Walker S. Methods to promote equity in health resource allocation in low- and middle-income countries: an overview. Global Health. 2020;16. doi:10.1186/S12992-019-0537-Z</w:delText>
              </w:r>
            </w:del>
          </w:ins>
        </w:p>
        <w:p w14:paraId="79E555BF" w14:textId="5EB63D9D" w:rsidR="00A96CA6" w:rsidDel="00BE0030" w:rsidRDefault="00A96CA6">
          <w:pPr>
            <w:autoSpaceDE w:val="0"/>
            <w:autoSpaceDN w:val="0"/>
            <w:ind w:hanging="640"/>
            <w:divId w:val="1519930694"/>
            <w:rPr>
              <w:ins w:id="1742" w:author="Ifeoma Doreen Ozodiegwu" w:date="2023-12-06T18:39:00Z"/>
              <w:del w:id="1743" w:author="Ozodiegwu, Ifeoma" w:date="2023-12-07T15:53:00Z"/>
              <w:rFonts w:eastAsia="Times New Roman"/>
            </w:rPr>
          </w:pPr>
          <w:ins w:id="1744" w:author="Ifeoma Doreen Ozodiegwu" w:date="2023-12-06T18:39:00Z">
            <w:del w:id="1745" w:author="Ozodiegwu, Ifeoma" w:date="2023-12-07T15:53:00Z">
              <w:r w:rsidDel="00BE0030">
                <w:rPr>
                  <w:rFonts w:eastAsia="Times New Roman"/>
                </w:rPr>
                <w:delText xml:space="preserve">59. </w:delText>
              </w:r>
              <w:r w:rsidDel="00BE0030">
                <w:rPr>
                  <w:rFonts w:eastAsia="Times New Roman"/>
                </w:rPr>
                <w:tab/>
                <w:delText>Scott N, Hussain SA, Martin-Hughes R, Fowkes FJI, Kerr CC, Pearson R, et al. Maximizing the impact of malaria funding through allocative efficiency: Using the right interventions in the right locations. Malar J. 2017;16: 1–14. doi:10.1186/S12936-017-2019-1/FIGURES/8</w:delText>
              </w:r>
            </w:del>
          </w:ins>
        </w:p>
        <w:p w14:paraId="7C98F083" w14:textId="3FF12A8B" w:rsidR="006A6F7B" w:rsidDel="00BE0030" w:rsidRDefault="00A96CA6">
          <w:pPr>
            <w:autoSpaceDE w:val="0"/>
            <w:autoSpaceDN w:val="0"/>
            <w:ind w:hanging="640"/>
            <w:divId w:val="2145659172"/>
            <w:rPr>
              <w:ins w:id="1746" w:author="chilochibi chiziba" w:date="2023-11-17T14:55:00Z"/>
              <w:del w:id="1747" w:author="Ozodiegwu, Ifeoma" w:date="2023-12-07T15:53:00Z"/>
              <w:rFonts w:eastAsia="Times New Roman"/>
              <w:sz w:val="24"/>
              <w:szCs w:val="24"/>
            </w:rPr>
          </w:pPr>
          <w:ins w:id="1748" w:author="Ifeoma Doreen Ozodiegwu" w:date="2023-12-06T18:39:00Z">
            <w:del w:id="1749" w:author="Ozodiegwu, Ifeoma" w:date="2023-12-07T15:53:00Z">
              <w:r w:rsidDel="00BE0030">
                <w:rPr>
                  <w:rFonts w:eastAsia="Times New Roman"/>
                </w:rPr>
                <w:delText> </w:delText>
              </w:r>
            </w:del>
          </w:ins>
          <w:ins w:id="1750" w:author="chilochibi chiziba" w:date="2023-11-17T14:55:00Z">
            <w:del w:id="1751" w:author="Ozodiegwu, Ifeoma" w:date="2023-12-07T15:53:00Z">
              <w:r w:rsidR="006A6F7B" w:rsidDel="00BE0030">
                <w:rPr>
                  <w:rFonts w:eastAsia="Times New Roman"/>
                </w:rPr>
                <w:delText xml:space="preserve">1. </w:delText>
              </w:r>
              <w:r w:rsidR="006A6F7B" w:rsidDel="00BE0030">
                <w:rPr>
                  <w:rFonts w:eastAsia="Times New Roman"/>
                </w:rPr>
                <w:tab/>
                <w:delText xml:space="preserve">World Health Organization. World Malaria Report 2021. Geneva; 2021. </w:delText>
              </w:r>
            </w:del>
          </w:ins>
        </w:p>
        <w:p w14:paraId="124FDAF0" w14:textId="0AFEF682" w:rsidR="006A6F7B" w:rsidDel="00BE0030" w:rsidRDefault="006A6F7B">
          <w:pPr>
            <w:autoSpaceDE w:val="0"/>
            <w:autoSpaceDN w:val="0"/>
            <w:ind w:hanging="640"/>
            <w:divId w:val="1382441511"/>
            <w:rPr>
              <w:ins w:id="1752" w:author="chilochibi chiziba" w:date="2023-11-17T14:55:00Z"/>
              <w:del w:id="1753" w:author="Ozodiegwu, Ifeoma" w:date="2023-12-07T15:53:00Z"/>
              <w:rFonts w:eastAsia="Times New Roman"/>
            </w:rPr>
          </w:pPr>
          <w:ins w:id="1754" w:author="chilochibi chiziba" w:date="2023-11-17T14:55:00Z">
            <w:del w:id="1755" w:author="Ozodiegwu, Ifeoma" w:date="2023-12-07T15:53:00Z">
              <w:r w:rsidDel="00BE0030">
                <w:rPr>
                  <w:rFonts w:eastAsia="Times New Roman"/>
                </w:rPr>
                <w:delText xml:space="preserve">2. </w:delText>
              </w:r>
              <w:r w:rsidDel="00BE0030">
                <w:rPr>
                  <w:rFonts w:eastAsia="Times New Roman"/>
                </w:rPr>
                <w:tab/>
                <w:delText>Okunlola OA, Oyeyemi OT. Spatio-temporal analysis of association between incidence of malaria and environmental predictors of malaria transmission in Nigeria. Sci Rep. 2019;9: 1–11. doi:10.1038/s41598-019-53814-x</w:delText>
              </w:r>
            </w:del>
          </w:ins>
        </w:p>
        <w:p w14:paraId="1C8EDAB8" w14:textId="222981B5" w:rsidR="006A6F7B" w:rsidDel="00BE0030" w:rsidRDefault="006A6F7B">
          <w:pPr>
            <w:autoSpaceDE w:val="0"/>
            <w:autoSpaceDN w:val="0"/>
            <w:ind w:hanging="640"/>
            <w:divId w:val="330374368"/>
            <w:rPr>
              <w:ins w:id="1756" w:author="chilochibi chiziba" w:date="2023-11-17T14:55:00Z"/>
              <w:del w:id="1757" w:author="Ozodiegwu, Ifeoma" w:date="2023-12-07T15:53:00Z"/>
              <w:rFonts w:eastAsia="Times New Roman"/>
            </w:rPr>
          </w:pPr>
          <w:ins w:id="1758" w:author="chilochibi chiziba" w:date="2023-11-17T14:55:00Z">
            <w:del w:id="1759" w:author="Ozodiegwu, Ifeoma" w:date="2023-12-07T15:53:00Z">
              <w:r w:rsidDel="00BE0030">
                <w:rPr>
                  <w:rFonts w:eastAsia="Times New Roman"/>
                </w:rPr>
                <w:delText xml:space="preserve">3. </w:delText>
              </w:r>
              <w:r w:rsidDel="00BE0030">
                <w:rPr>
                  <w:rFonts w:eastAsia="Times New Roman"/>
                </w:rPr>
                <w:tab/>
                <w:delText xml:space="preserve">National Malaria Control Programme, suMAP, World Health Organization, INFORM project. A description of the epidemiology of malaria to guide the planning of control in Nigeria. A report prepared for the Federal Ministry of Health, Nigeria, the Roll Back Malaria Partnership and the Department for International Development, UK. 2013. </w:delText>
              </w:r>
            </w:del>
          </w:ins>
        </w:p>
        <w:p w14:paraId="2F697ACB" w14:textId="185F1159" w:rsidR="006A6F7B" w:rsidDel="00BE0030" w:rsidRDefault="006A6F7B">
          <w:pPr>
            <w:autoSpaceDE w:val="0"/>
            <w:autoSpaceDN w:val="0"/>
            <w:ind w:hanging="640"/>
            <w:divId w:val="1622029344"/>
            <w:rPr>
              <w:ins w:id="1760" w:author="chilochibi chiziba" w:date="2023-11-17T14:55:00Z"/>
              <w:del w:id="1761" w:author="Ozodiegwu, Ifeoma" w:date="2023-12-07T15:53:00Z"/>
              <w:rFonts w:eastAsia="Times New Roman"/>
            </w:rPr>
          </w:pPr>
          <w:ins w:id="1762" w:author="chilochibi chiziba" w:date="2023-11-17T14:55:00Z">
            <w:del w:id="1763" w:author="Ozodiegwu, Ifeoma" w:date="2023-12-07T15:53:00Z">
              <w:r w:rsidDel="00BE0030">
                <w:rPr>
                  <w:rFonts w:eastAsia="Times New Roman"/>
                </w:rPr>
                <w:delText xml:space="preserve">4. </w:delText>
              </w:r>
              <w:r w:rsidDel="00BE0030">
                <w:rPr>
                  <w:rFonts w:eastAsia="Times New Roman"/>
                </w:rPr>
                <w:tab/>
                <w:delText>Jane Ugwu CL, Zewotir T. Evaluating the effects of climate and environmental factors on under-5 children malaria spatial distribution using generalized additive models (GAMs). J Epidemiol Glob Health. 2020;10: 304–314. doi:10.2991/jegh.k.200814.001</w:delText>
              </w:r>
            </w:del>
          </w:ins>
        </w:p>
        <w:p w14:paraId="7C988F31" w14:textId="554790EB" w:rsidR="006A6F7B" w:rsidDel="00BE0030" w:rsidRDefault="006A6F7B">
          <w:pPr>
            <w:autoSpaceDE w:val="0"/>
            <w:autoSpaceDN w:val="0"/>
            <w:ind w:hanging="640"/>
            <w:divId w:val="1337269097"/>
            <w:rPr>
              <w:ins w:id="1764" w:author="chilochibi chiziba" w:date="2023-11-17T14:55:00Z"/>
              <w:del w:id="1765" w:author="Ozodiegwu, Ifeoma" w:date="2023-12-07T15:53:00Z"/>
              <w:rFonts w:eastAsia="Times New Roman"/>
            </w:rPr>
          </w:pPr>
          <w:ins w:id="1766" w:author="chilochibi chiziba" w:date="2023-11-17T14:55:00Z">
            <w:del w:id="1767" w:author="Ozodiegwu, Ifeoma" w:date="2023-12-07T15:53:00Z">
              <w:r w:rsidDel="00BE0030">
                <w:rPr>
                  <w:rFonts w:eastAsia="Times New Roman"/>
                </w:rPr>
                <w:delText xml:space="preserve">5. </w:delText>
              </w:r>
              <w:r w:rsidDel="00BE0030">
                <w:rPr>
                  <w:rFonts w:eastAsia="Times New Roman"/>
                </w:rPr>
                <w:tab/>
                <w:delText>United Nations Department of Economic and Social Affairs. World Urbanization Prospects: The 2018 Revision. 2019. doi:10.18356/b9e995fe-en</w:delText>
              </w:r>
            </w:del>
          </w:ins>
        </w:p>
        <w:p w14:paraId="03BA35A7" w14:textId="59491E03" w:rsidR="006A6F7B" w:rsidDel="00BE0030" w:rsidRDefault="006A6F7B">
          <w:pPr>
            <w:autoSpaceDE w:val="0"/>
            <w:autoSpaceDN w:val="0"/>
            <w:ind w:hanging="640"/>
            <w:divId w:val="305555573"/>
            <w:rPr>
              <w:ins w:id="1768" w:author="chilochibi chiziba" w:date="2023-11-17T14:55:00Z"/>
              <w:del w:id="1769" w:author="Ozodiegwu, Ifeoma" w:date="2023-12-07T15:53:00Z"/>
              <w:rFonts w:eastAsia="Times New Roman"/>
            </w:rPr>
          </w:pPr>
          <w:ins w:id="1770" w:author="chilochibi chiziba" w:date="2023-11-17T14:55:00Z">
            <w:del w:id="1771" w:author="Ozodiegwu, Ifeoma" w:date="2023-12-07T15:53:00Z">
              <w:r w:rsidDel="00BE0030">
                <w:rPr>
                  <w:rFonts w:eastAsia="Times New Roman"/>
                </w:rPr>
                <w:delText xml:space="preserve">6. </w:delText>
              </w:r>
              <w:r w:rsidDel="00BE0030">
                <w:rPr>
                  <w:rFonts w:eastAsia="Times New Roman"/>
                </w:rPr>
                <w:tab/>
                <w:delText>Byrne N. Urban malaria risk in sub-Saharan Africa: Where is the evidence? Travel Med Infect Dis. 2007;5: 135–137. doi:10.1016/J.TMAID.2006.04.003</w:delText>
              </w:r>
            </w:del>
          </w:ins>
        </w:p>
        <w:p w14:paraId="19A8FC0C" w14:textId="60825EA1" w:rsidR="006A6F7B" w:rsidDel="00BE0030" w:rsidRDefault="006A6F7B">
          <w:pPr>
            <w:autoSpaceDE w:val="0"/>
            <w:autoSpaceDN w:val="0"/>
            <w:ind w:hanging="640"/>
            <w:divId w:val="33313154"/>
            <w:rPr>
              <w:ins w:id="1772" w:author="chilochibi chiziba" w:date="2023-11-17T14:55:00Z"/>
              <w:del w:id="1773" w:author="Ozodiegwu, Ifeoma" w:date="2023-12-07T15:53:00Z"/>
              <w:rFonts w:eastAsia="Times New Roman"/>
            </w:rPr>
          </w:pPr>
          <w:ins w:id="1774" w:author="chilochibi chiziba" w:date="2023-11-17T14:55:00Z">
            <w:del w:id="1775" w:author="Ozodiegwu, Ifeoma" w:date="2023-12-07T15:53:00Z">
              <w:r w:rsidDel="00BE0030">
                <w:rPr>
                  <w:rFonts w:eastAsia="Times New Roman"/>
                </w:rPr>
                <w:delText xml:space="preserve">7. </w:delText>
              </w:r>
              <w:r w:rsidDel="00BE0030">
                <w:rPr>
                  <w:rFonts w:eastAsia="Times New Roman"/>
                </w:rPr>
                <w:tab/>
                <w:delText>Trape JF, Zoulani A. Malaria and urbanization in Central Africa: the example of Brazzaville. Part III: Relationships between urbanization and the intensity of malaria transmission. Trans R Soc Trop Med Hyg. 1987;81: 19–25. doi:10.1016/0035-9203(87)90473-1</w:delText>
              </w:r>
            </w:del>
          </w:ins>
        </w:p>
        <w:p w14:paraId="02DA0A91" w14:textId="20C15603" w:rsidR="006A6F7B" w:rsidDel="00BE0030" w:rsidRDefault="006A6F7B">
          <w:pPr>
            <w:autoSpaceDE w:val="0"/>
            <w:autoSpaceDN w:val="0"/>
            <w:ind w:hanging="640"/>
            <w:divId w:val="352269731"/>
            <w:rPr>
              <w:ins w:id="1776" w:author="chilochibi chiziba" w:date="2023-11-17T14:55:00Z"/>
              <w:del w:id="1777" w:author="Ozodiegwu, Ifeoma" w:date="2023-12-07T15:53:00Z"/>
              <w:rFonts w:eastAsia="Times New Roman"/>
            </w:rPr>
          </w:pPr>
          <w:ins w:id="1778" w:author="chilochibi chiziba" w:date="2023-11-17T14:55:00Z">
            <w:del w:id="1779" w:author="Ozodiegwu, Ifeoma" w:date="2023-12-07T15:53:00Z">
              <w:r w:rsidDel="00BE0030">
                <w:rPr>
                  <w:rFonts w:eastAsia="Times New Roman"/>
                </w:rPr>
                <w:delText xml:space="preserve">8. </w:delText>
              </w:r>
              <w:r w:rsidDel="00BE0030">
                <w:rPr>
                  <w:rFonts w:eastAsia="Times New Roman"/>
                </w:rPr>
                <w:tab/>
                <w:delText>Hay SI, Guerra CA, Tatem AJ, Atkinson PM, Snow RW. Urbanization, malaria transmission and disease burden in Africa. Nat Rev Microbiol. 2005;3: 81. doi:10.1038/NRMICRO1069</w:delText>
              </w:r>
            </w:del>
          </w:ins>
        </w:p>
        <w:p w14:paraId="01D4049E" w14:textId="043BEA73" w:rsidR="006A6F7B" w:rsidDel="00BE0030" w:rsidRDefault="006A6F7B">
          <w:pPr>
            <w:autoSpaceDE w:val="0"/>
            <w:autoSpaceDN w:val="0"/>
            <w:ind w:hanging="640"/>
            <w:divId w:val="1486898930"/>
            <w:rPr>
              <w:ins w:id="1780" w:author="chilochibi chiziba" w:date="2023-11-17T14:55:00Z"/>
              <w:del w:id="1781" w:author="Ozodiegwu, Ifeoma" w:date="2023-12-07T15:53:00Z"/>
              <w:rFonts w:eastAsia="Times New Roman"/>
            </w:rPr>
          </w:pPr>
          <w:ins w:id="1782" w:author="chilochibi chiziba" w:date="2023-11-17T14:55:00Z">
            <w:del w:id="1783" w:author="Ozodiegwu, Ifeoma" w:date="2023-12-07T15:53:00Z">
              <w:r w:rsidDel="00BE0030">
                <w:rPr>
                  <w:rFonts w:eastAsia="Times New Roman"/>
                </w:rPr>
                <w:delText xml:space="preserve">9. </w:delText>
              </w:r>
              <w:r w:rsidDel="00BE0030">
                <w:rPr>
                  <w:rFonts w:eastAsia="Times New Roman"/>
                </w:rPr>
                <w:tab/>
                <w:delText>Wang S-J, Lengeler C, Smith TA, Vounatsou P, Akogbeto M, Tanner M. Rapid Urban Malaria Appraisal (RUMA) IV: Epidemiology of urban malaria in Cotonou (Benin). Malar J. 2006;5: 45. doi:10.1186/1475-2875-5-45</w:delText>
              </w:r>
            </w:del>
          </w:ins>
        </w:p>
        <w:p w14:paraId="3DC1CDC2" w14:textId="0C9EC360" w:rsidR="006A6F7B" w:rsidDel="00BE0030" w:rsidRDefault="006A6F7B">
          <w:pPr>
            <w:autoSpaceDE w:val="0"/>
            <w:autoSpaceDN w:val="0"/>
            <w:ind w:hanging="640"/>
            <w:divId w:val="1629164122"/>
            <w:rPr>
              <w:ins w:id="1784" w:author="chilochibi chiziba" w:date="2023-11-17T14:55:00Z"/>
              <w:del w:id="1785" w:author="Ozodiegwu, Ifeoma" w:date="2023-12-07T15:53:00Z"/>
              <w:rFonts w:eastAsia="Times New Roman"/>
            </w:rPr>
          </w:pPr>
          <w:ins w:id="1786" w:author="chilochibi chiziba" w:date="2023-11-17T14:55:00Z">
            <w:del w:id="1787" w:author="Ozodiegwu, Ifeoma" w:date="2023-12-07T15:53:00Z">
              <w:r w:rsidDel="00BE0030">
                <w:rPr>
                  <w:rFonts w:eastAsia="Times New Roman"/>
                </w:rPr>
                <w:delText xml:space="preserve">10. </w:delText>
              </w:r>
              <w:r w:rsidDel="00BE0030">
                <w:rPr>
                  <w:rFonts w:eastAsia="Times New Roman"/>
                </w:rPr>
                <w:tab/>
                <w:delText>Kabula BI, Attah PK, Wilson MD, Boakye DA. Characterization of Anopheles gambiae s.l. and insecticide resistance profile relative to physicochemical properties of breeding habitats within Accra Metropolis, Ghana. Tanzan J Health Res. 2011;13: 163–187. doi:10.4314/thrb.v13i3.66915</w:delText>
              </w:r>
            </w:del>
          </w:ins>
        </w:p>
        <w:p w14:paraId="4EFF6A55" w14:textId="15A37203" w:rsidR="006A6F7B" w:rsidDel="00BE0030" w:rsidRDefault="006A6F7B">
          <w:pPr>
            <w:autoSpaceDE w:val="0"/>
            <w:autoSpaceDN w:val="0"/>
            <w:ind w:hanging="640"/>
            <w:divId w:val="28379208"/>
            <w:rPr>
              <w:ins w:id="1788" w:author="chilochibi chiziba" w:date="2023-11-17T14:55:00Z"/>
              <w:del w:id="1789" w:author="Ozodiegwu, Ifeoma" w:date="2023-12-07T15:53:00Z"/>
              <w:rFonts w:eastAsia="Times New Roman"/>
            </w:rPr>
          </w:pPr>
          <w:ins w:id="1790" w:author="chilochibi chiziba" w:date="2023-11-17T14:55:00Z">
            <w:del w:id="1791" w:author="Ozodiegwu, Ifeoma" w:date="2023-12-07T15:53:00Z">
              <w:r w:rsidDel="00BE0030">
                <w:rPr>
                  <w:rFonts w:eastAsia="Times New Roman"/>
                </w:rPr>
                <w:delText xml:space="preserve">11. </w:delText>
              </w:r>
              <w:r w:rsidDel="00BE0030">
                <w:rPr>
                  <w:rFonts w:eastAsia="Times New Roman"/>
                </w:rPr>
                <w:tab/>
                <w:delText>Antonio-Nkondjio C, Fossog BT, Ndo C, Djantio BM, Togouet SZ, Awono-Ambene P, et al. Anopheles gambiae distribution and insecticide resistance in the cities of Douala and Yaoundé (Cameroon): Influence of urban agriculture and pollution. Malar J. 2011;10: 1–13. doi:10.1186/1475-2875-10-154/TABLES/6</w:delText>
              </w:r>
            </w:del>
          </w:ins>
        </w:p>
        <w:p w14:paraId="379F0F6D" w14:textId="181D4716" w:rsidR="006A6F7B" w:rsidDel="00BE0030" w:rsidRDefault="006A6F7B">
          <w:pPr>
            <w:autoSpaceDE w:val="0"/>
            <w:autoSpaceDN w:val="0"/>
            <w:ind w:hanging="640"/>
            <w:divId w:val="850415170"/>
            <w:rPr>
              <w:ins w:id="1792" w:author="chilochibi chiziba" w:date="2023-11-17T14:55:00Z"/>
              <w:del w:id="1793" w:author="Ozodiegwu, Ifeoma" w:date="2023-12-07T15:53:00Z"/>
              <w:rFonts w:eastAsia="Times New Roman"/>
            </w:rPr>
          </w:pPr>
          <w:ins w:id="1794" w:author="chilochibi chiziba" w:date="2023-11-17T14:55:00Z">
            <w:del w:id="1795" w:author="Ozodiegwu, Ifeoma" w:date="2023-12-07T15:53:00Z">
              <w:r w:rsidDel="00BE0030">
                <w:rPr>
                  <w:rFonts w:eastAsia="Times New Roman"/>
                </w:rPr>
                <w:delText xml:space="preserve">12. </w:delText>
              </w:r>
              <w:r w:rsidDel="00BE0030">
                <w:rPr>
                  <w:rFonts w:eastAsia="Times New Roman"/>
                </w:rPr>
                <w:tab/>
                <w:delText>Azrag RS, Mohammed BH. Anopheles arabiensis in Sudan: A noticeable tolerance to urban polluted larval habitats associated with resistance to Temephos. Malar J. 2018;17: 1–11. doi:10.1186/S12936-018-2350-1/TABLES/5</w:delText>
              </w:r>
            </w:del>
          </w:ins>
        </w:p>
        <w:p w14:paraId="6C1FAC8D" w14:textId="54A3559A" w:rsidR="006A6F7B" w:rsidDel="00BE0030" w:rsidRDefault="006A6F7B">
          <w:pPr>
            <w:autoSpaceDE w:val="0"/>
            <w:autoSpaceDN w:val="0"/>
            <w:ind w:hanging="640"/>
            <w:divId w:val="1428502215"/>
            <w:rPr>
              <w:ins w:id="1796" w:author="chilochibi chiziba" w:date="2023-11-17T14:55:00Z"/>
              <w:del w:id="1797" w:author="Ozodiegwu, Ifeoma" w:date="2023-12-07T15:53:00Z"/>
              <w:rFonts w:eastAsia="Times New Roman"/>
            </w:rPr>
          </w:pPr>
          <w:ins w:id="1798" w:author="chilochibi chiziba" w:date="2023-11-17T14:55:00Z">
            <w:del w:id="1799" w:author="Ozodiegwu, Ifeoma" w:date="2023-12-07T15:53:00Z">
              <w:r w:rsidDel="00BE0030">
                <w:rPr>
                  <w:rFonts w:eastAsia="Times New Roman"/>
                </w:rPr>
                <w:delText xml:space="preserve">13. </w:delText>
              </w:r>
              <w:r w:rsidDel="00BE0030">
                <w:rPr>
                  <w:rFonts w:eastAsia="Times New Roman"/>
                </w:rPr>
                <w:tab/>
                <w:delText xml:space="preserve">World Health Organization. World Malaria Report 2022. Geneva; 2022. </w:delText>
              </w:r>
            </w:del>
          </w:ins>
        </w:p>
        <w:p w14:paraId="162B82E7" w14:textId="42D79602" w:rsidR="006A6F7B" w:rsidDel="00BE0030" w:rsidRDefault="006A6F7B">
          <w:pPr>
            <w:autoSpaceDE w:val="0"/>
            <w:autoSpaceDN w:val="0"/>
            <w:ind w:hanging="640"/>
            <w:divId w:val="121459654"/>
            <w:rPr>
              <w:ins w:id="1800" w:author="chilochibi chiziba" w:date="2023-11-17T14:55:00Z"/>
              <w:del w:id="1801" w:author="Ozodiegwu, Ifeoma" w:date="2023-12-07T15:53:00Z"/>
              <w:rFonts w:eastAsia="Times New Roman"/>
            </w:rPr>
          </w:pPr>
          <w:ins w:id="1802" w:author="chilochibi chiziba" w:date="2023-11-17T14:55:00Z">
            <w:del w:id="1803" w:author="Ozodiegwu, Ifeoma" w:date="2023-12-07T15:53:00Z">
              <w:r w:rsidDel="00BE0030">
                <w:rPr>
                  <w:rFonts w:eastAsia="Times New Roman"/>
                </w:rPr>
                <w:delText xml:space="preserve">14. </w:delText>
              </w:r>
              <w:r w:rsidDel="00BE0030">
                <w:rPr>
                  <w:rFonts w:eastAsia="Times New Roman"/>
                </w:rPr>
                <w:tab/>
                <w:delText>Arinaitwe E, Mpimbaza A, Nankabirwa JI, Kamya V, Asiimwe A, Kuule JK, et al. Malaria Diagnosed in an Urban Setting Strongly Associated with Recent Overnight Travel: A Case–Control Study from Kampala, Uganda. Am J Trop Med Hyg. 2020;103: 1517–1524. doi:10.4269/AJTMH.20-0189</w:delText>
              </w:r>
            </w:del>
          </w:ins>
        </w:p>
        <w:p w14:paraId="1E499E21" w14:textId="7250B7AE" w:rsidR="006A6F7B" w:rsidDel="00BE0030" w:rsidRDefault="006A6F7B">
          <w:pPr>
            <w:autoSpaceDE w:val="0"/>
            <w:autoSpaceDN w:val="0"/>
            <w:ind w:hanging="640"/>
            <w:divId w:val="1815298516"/>
            <w:rPr>
              <w:ins w:id="1804" w:author="chilochibi chiziba" w:date="2023-11-17T14:55:00Z"/>
              <w:del w:id="1805" w:author="Ozodiegwu, Ifeoma" w:date="2023-12-07T15:53:00Z"/>
              <w:rFonts w:eastAsia="Times New Roman"/>
            </w:rPr>
          </w:pPr>
          <w:ins w:id="1806" w:author="chilochibi chiziba" w:date="2023-11-17T14:55:00Z">
            <w:del w:id="1807" w:author="Ozodiegwu, Ifeoma" w:date="2023-12-07T15:53:00Z">
              <w:r w:rsidDel="00BE0030">
                <w:rPr>
                  <w:rFonts w:eastAsia="Times New Roman"/>
                </w:rPr>
                <w:delText xml:space="preserve">15. </w:delText>
              </w:r>
              <w:r w:rsidDel="00BE0030">
                <w:rPr>
                  <w:rFonts w:eastAsia="Times New Roman"/>
                </w:rPr>
                <w:tab/>
                <w:delText>Baragatti M, Fournet F, Henry M-C, Assi S, Ouedraogo H, Rogier C, et al. Social and environmental malaria risk factors in urban areas of Ouagadougou, Burkina Faso. Malaria Journal 2009 8:1. 2009;8: 1–14. doi:10.1186/1475-2875-8-13</w:delText>
              </w:r>
            </w:del>
          </w:ins>
        </w:p>
        <w:p w14:paraId="09441309" w14:textId="2567B805" w:rsidR="006A6F7B" w:rsidDel="00BE0030" w:rsidRDefault="006A6F7B">
          <w:pPr>
            <w:autoSpaceDE w:val="0"/>
            <w:autoSpaceDN w:val="0"/>
            <w:ind w:hanging="640"/>
            <w:divId w:val="2102140531"/>
            <w:rPr>
              <w:ins w:id="1808" w:author="chilochibi chiziba" w:date="2023-11-17T14:55:00Z"/>
              <w:del w:id="1809" w:author="Ozodiegwu, Ifeoma" w:date="2023-12-07T15:53:00Z"/>
              <w:rFonts w:eastAsia="Times New Roman"/>
            </w:rPr>
          </w:pPr>
          <w:ins w:id="1810" w:author="chilochibi chiziba" w:date="2023-11-17T14:55:00Z">
            <w:del w:id="1811" w:author="Ozodiegwu, Ifeoma" w:date="2023-12-07T15:53:00Z">
              <w:r w:rsidDel="00BE0030">
                <w:rPr>
                  <w:rFonts w:eastAsia="Times New Roman"/>
                </w:rPr>
                <w:delText xml:space="preserve">16. </w:delText>
              </w:r>
              <w:r w:rsidDel="00BE0030">
                <w:rPr>
                  <w:rFonts w:eastAsia="Times New Roman"/>
                </w:rPr>
                <w:tab/>
                <w:delText xml:space="preserve">Bello FA, Ayede AI. Prevalence of malaria parasitemia and the use of malaria prevaention measures in pregnant women in Ibadan, Nigeria. Ann Ib Postgrad Med. 2019;17: 124–129. </w:delText>
              </w:r>
            </w:del>
          </w:ins>
        </w:p>
        <w:p w14:paraId="139AF8D8" w14:textId="2A1A4DFA" w:rsidR="006A6F7B" w:rsidDel="00BE0030" w:rsidRDefault="006A6F7B">
          <w:pPr>
            <w:autoSpaceDE w:val="0"/>
            <w:autoSpaceDN w:val="0"/>
            <w:ind w:hanging="640"/>
            <w:divId w:val="579173077"/>
            <w:rPr>
              <w:ins w:id="1812" w:author="chilochibi chiziba" w:date="2023-11-17T14:55:00Z"/>
              <w:del w:id="1813" w:author="Ozodiegwu, Ifeoma" w:date="2023-12-07T15:53:00Z"/>
              <w:rFonts w:eastAsia="Times New Roman"/>
            </w:rPr>
          </w:pPr>
          <w:ins w:id="1814" w:author="chilochibi chiziba" w:date="2023-11-17T14:55:00Z">
            <w:del w:id="1815" w:author="Ozodiegwu, Ifeoma" w:date="2023-12-07T15:53:00Z">
              <w:r w:rsidDel="00BE0030">
                <w:rPr>
                  <w:rFonts w:eastAsia="Times New Roman"/>
                </w:rPr>
                <w:delText xml:space="preserve">17. </w:delText>
              </w:r>
              <w:r w:rsidDel="00BE0030">
                <w:rPr>
                  <w:rFonts w:eastAsia="Times New Roman"/>
                </w:rPr>
                <w:tab/>
                <w:delText>Olukosi AY, Olakiigbe A, Ajibaye O, Orok BA, Aina OO, Akindele SK, et al. Socio-economic behavioural indicators of falciparum malaria parasitaemia and moderate to severe anaemia among pregnant women attending antenatal clinics in Lagos, Southwest Nigeria. Malar J. 2020;19. doi:10.1186/S12936-020-03462-8</w:delText>
              </w:r>
            </w:del>
          </w:ins>
        </w:p>
        <w:p w14:paraId="3B492F44" w14:textId="5DAAAE26" w:rsidR="006A6F7B" w:rsidDel="00BE0030" w:rsidRDefault="006A6F7B">
          <w:pPr>
            <w:autoSpaceDE w:val="0"/>
            <w:autoSpaceDN w:val="0"/>
            <w:ind w:hanging="640"/>
            <w:divId w:val="1892574918"/>
            <w:rPr>
              <w:ins w:id="1816" w:author="chilochibi chiziba" w:date="2023-11-17T14:55:00Z"/>
              <w:del w:id="1817" w:author="Ozodiegwu, Ifeoma" w:date="2023-12-07T15:53:00Z"/>
              <w:rFonts w:eastAsia="Times New Roman"/>
            </w:rPr>
          </w:pPr>
          <w:ins w:id="1818" w:author="chilochibi chiziba" w:date="2023-11-17T14:55:00Z">
            <w:del w:id="1819" w:author="Ozodiegwu, Ifeoma" w:date="2023-12-07T15:53:00Z">
              <w:r w:rsidDel="00BE0030">
                <w:rPr>
                  <w:rFonts w:eastAsia="Times New Roman"/>
                </w:rPr>
                <w:delText xml:space="preserve">18. </w:delText>
              </w:r>
              <w:r w:rsidDel="00BE0030">
                <w:rPr>
                  <w:rFonts w:eastAsia="Times New Roman"/>
                </w:rPr>
                <w:tab/>
                <w:delText xml:space="preserve">Adedotun AA, Morenikeji OA, Odaibo AB. Knowledge, attitudes and practices about malaria in an urban community in south-western Nigeria. J Vector Borne Dis. 2010;47: 155–159. </w:delText>
              </w:r>
            </w:del>
          </w:ins>
        </w:p>
        <w:p w14:paraId="01A71168" w14:textId="10C04B55" w:rsidR="006A6F7B" w:rsidDel="00BE0030" w:rsidRDefault="006A6F7B">
          <w:pPr>
            <w:autoSpaceDE w:val="0"/>
            <w:autoSpaceDN w:val="0"/>
            <w:ind w:hanging="640"/>
            <w:divId w:val="1369723460"/>
            <w:rPr>
              <w:ins w:id="1820" w:author="chilochibi chiziba" w:date="2023-11-17T14:55:00Z"/>
              <w:del w:id="1821" w:author="Ozodiegwu, Ifeoma" w:date="2023-12-07T15:53:00Z"/>
              <w:rFonts w:eastAsia="Times New Roman"/>
            </w:rPr>
          </w:pPr>
          <w:ins w:id="1822" w:author="chilochibi chiziba" w:date="2023-11-17T14:55:00Z">
            <w:del w:id="1823" w:author="Ozodiegwu, Ifeoma" w:date="2023-12-07T15:53:00Z">
              <w:r w:rsidDel="00BE0030">
                <w:rPr>
                  <w:rFonts w:eastAsia="Times New Roman"/>
                </w:rPr>
                <w:delText xml:space="preserve">19. </w:delText>
              </w:r>
              <w:r w:rsidDel="00BE0030">
                <w:rPr>
                  <w:rFonts w:eastAsia="Times New Roman"/>
                </w:rPr>
                <w:tab/>
                <w:delText>Fana SA, Bunza MDA, Anka SA, Imam AU, Nataala SU. Prevalence and risk factors associated with malaria infection among pregnant women in a semi-urban community of north-western Nigeria. Infect Dis Poverty. 2015;4. doi:10.1186/S40249-015-0054-0</w:delText>
              </w:r>
            </w:del>
          </w:ins>
        </w:p>
        <w:p w14:paraId="0153841F" w14:textId="4EBC376F" w:rsidR="006A6F7B" w:rsidDel="00BE0030" w:rsidRDefault="006A6F7B">
          <w:pPr>
            <w:autoSpaceDE w:val="0"/>
            <w:autoSpaceDN w:val="0"/>
            <w:ind w:hanging="640"/>
            <w:divId w:val="449055138"/>
            <w:rPr>
              <w:ins w:id="1824" w:author="chilochibi chiziba" w:date="2023-11-17T14:55:00Z"/>
              <w:del w:id="1825" w:author="Ozodiegwu, Ifeoma" w:date="2023-12-07T15:53:00Z"/>
              <w:rFonts w:eastAsia="Times New Roman"/>
            </w:rPr>
          </w:pPr>
          <w:ins w:id="1826" w:author="chilochibi chiziba" w:date="2023-11-17T14:55:00Z">
            <w:del w:id="1827" w:author="Ozodiegwu, Ifeoma" w:date="2023-12-07T15:53:00Z">
              <w:r w:rsidDel="00BE0030">
                <w:rPr>
                  <w:rFonts w:eastAsia="Times New Roman"/>
                </w:rPr>
                <w:delText xml:space="preserve">20. </w:delText>
              </w:r>
              <w:r w:rsidDel="00BE0030">
                <w:rPr>
                  <w:rFonts w:eastAsia="Times New Roman"/>
                </w:rPr>
                <w:tab/>
                <w:delText>Awosolu OB, Yahaya ZS, Haziqah MTF, Simon-Oke IA, Fakunle C. A cross-sectional study of the prevalence, density, and risk factors associated with malaria transmission in urban communities of Ibadan, Southwestern Nigeria. Heliyon. 2021;7: e05975. doi:10.1016/J.HELIYON.2021.E05975</w:delText>
              </w:r>
            </w:del>
          </w:ins>
        </w:p>
        <w:p w14:paraId="7C005BB9" w14:textId="3371157C" w:rsidR="006A6F7B" w:rsidDel="00BE0030" w:rsidRDefault="006A6F7B">
          <w:pPr>
            <w:autoSpaceDE w:val="0"/>
            <w:autoSpaceDN w:val="0"/>
            <w:ind w:hanging="640"/>
            <w:divId w:val="549145773"/>
            <w:rPr>
              <w:ins w:id="1828" w:author="chilochibi chiziba" w:date="2023-11-17T14:55:00Z"/>
              <w:del w:id="1829" w:author="Ozodiegwu, Ifeoma" w:date="2023-12-07T15:53:00Z"/>
              <w:rFonts w:eastAsia="Times New Roman"/>
            </w:rPr>
          </w:pPr>
          <w:ins w:id="1830" w:author="chilochibi chiziba" w:date="2023-11-17T14:55:00Z">
            <w:del w:id="1831" w:author="Ozodiegwu, Ifeoma" w:date="2023-12-07T15:53:00Z">
              <w:r w:rsidDel="00BE0030">
                <w:rPr>
                  <w:rFonts w:eastAsia="Times New Roman"/>
                </w:rPr>
                <w:delText xml:space="preserve">21. </w:delText>
              </w:r>
              <w:r w:rsidDel="00BE0030">
                <w:rPr>
                  <w:rFonts w:eastAsia="Times New Roman"/>
                </w:rPr>
                <w:tab/>
                <w:delText>Alegana VA, Okiro EA, Snow RW. Routine data for malaria morbidity estimation in Africa: Challenges and prospects. BMC Med. 2020;18: 1–13. doi:10.1186/s12916-020-01593-y</w:delText>
              </w:r>
            </w:del>
          </w:ins>
        </w:p>
        <w:p w14:paraId="34CBB1F8" w14:textId="2B01AB98" w:rsidR="006A6F7B" w:rsidDel="00BE0030" w:rsidRDefault="006A6F7B">
          <w:pPr>
            <w:autoSpaceDE w:val="0"/>
            <w:autoSpaceDN w:val="0"/>
            <w:ind w:hanging="640"/>
            <w:divId w:val="543955420"/>
            <w:rPr>
              <w:ins w:id="1832" w:author="chilochibi chiziba" w:date="2023-11-17T14:55:00Z"/>
              <w:del w:id="1833" w:author="Ozodiegwu, Ifeoma" w:date="2023-12-07T15:53:00Z"/>
              <w:rFonts w:eastAsia="Times New Roman"/>
            </w:rPr>
          </w:pPr>
          <w:ins w:id="1834" w:author="chilochibi chiziba" w:date="2023-11-17T14:55:00Z">
            <w:del w:id="1835" w:author="Ozodiegwu, Ifeoma" w:date="2023-12-07T15:53:00Z">
              <w:r w:rsidDel="00BE0030">
                <w:rPr>
                  <w:rFonts w:eastAsia="Times New Roman"/>
                </w:rPr>
                <w:delText xml:space="preserve">22. </w:delText>
              </w:r>
              <w:r w:rsidDel="00BE0030">
                <w:rPr>
                  <w:rFonts w:eastAsia="Times New Roman"/>
                </w:rPr>
                <w:tab/>
                <w:delText xml:space="preserve">World Health Organization, Clinton Health Access Initiative. Landscape Assessment of Malaria Surveillance in Nigeria. 2018 Aug. </w:delText>
              </w:r>
            </w:del>
          </w:ins>
        </w:p>
        <w:p w14:paraId="057735AA" w14:textId="559FEF2E" w:rsidR="006A6F7B" w:rsidDel="00BE0030" w:rsidRDefault="006A6F7B">
          <w:pPr>
            <w:autoSpaceDE w:val="0"/>
            <w:autoSpaceDN w:val="0"/>
            <w:ind w:hanging="640"/>
            <w:divId w:val="740326340"/>
            <w:rPr>
              <w:ins w:id="1836" w:author="chilochibi chiziba" w:date="2023-11-17T14:55:00Z"/>
              <w:del w:id="1837" w:author="Ozodiegwu, Ifeoma" w:date="2023-12-07T15:53:00Z"/>
              <w:rFonts w:eastAsia="Times New Roman"/>
            </w:rPr>
          </w:pPr>
          <w:ins w:id="1838" w:author="chilochibi chiziba" w:date="2023-11-17T14:55:00Z">
            <w:del w:id="1839" w:author="Ozodiegwu, Ifeoma" w:date="2023-12-07T15:53:00Z">
              <w:r w:rsidDel="00BE0030">
                <w:rPr>
                  <w:rFonts w:eastAsia="Times New Roman"/>
                </w:rPr>
                <w:delText xml:space="preserve">23. </w:delText>
              </w:r>
              <w:r w:rsidDel="00BE0030">
                <w:rPr>
                  <w:rFonts w:eastAsia="Times New Roman"/>
                </w:rPr>
                <w:tab/>
                <w:delText xml:space="preserve">National Population Commission (NPC) [Nigeria] and ICF. Nigeria Demographic and Health Survey 2018. Abuja, Nigeria, and Rockville, Maryland, USA; 2019. </w:delText>
              </w:r>
            </w:del>
          </w:ins>
        </w:p>
        <w:p w14:paraId="49526192" w14:textId="00B546CF" w:rsidR="006A6F7B" w:rsidDel="00BE0030" w:rsidRDefault="006A6F7B">
          <w:pPr>
            <w:autoSpaceDE w:val="0"/>
            <w:autoSpaceDN w:val="0"/>
            <w:ind w:hanging="640"/>
            <w:divId w:val="692800855"/>
            <w:rPr>
              <w:ins w:id="1840" w:author="chilochibi chiziba" w:date="2023-11-17T14:55:00Z"/>
              <w:del w:id="1841" w:author="Ozodiegwu, Ifeoma" w:date="2023-12-07T15:53:00Z"/>
              <w:rFonts w:eastAsia="Times New Roman"/>
            </w:rPr>
          </w:pPr>
          <w:ins w:id="1842" w:author="chilochibi chiziba" w:date="2023-11-17T14:55:00Z">
            <w:del w:id="1843" w:author="Ozodiegwu, Ifeoma" w:date="2023-12-07T15:53:00Z">
              <w:r w:rsidDel="00BE0030">
                <w:rPr>
                  <w:rFonts w:eastAsia="Times New Roman"/>
                </w:rPr>
                <w:delText xml:space="preserve">24. </w:delText>
              </w:r>
              <w:r w:rsidDel="00BE0030">
                <w:rPr>
                  <w:rFonts w:eastAsia="Times New Roman"/>
                </w:rPr>
                <w:tab/>
                <w:delText xml:space="preserve">NPC NPC-, ICF. The Federal Republic of Nigeria Nigeria Demographic and Health Survey 2018 National Population Commission Abuja, Nigeria. 2019 Oct. </w:delText>
              </w:r>
            </w:del>
          </w:ins>
        </w:p>
        <w:p w14:paraId="7875FB52" w14:textId="153502B2" w:rsidR="006A6F7B" w:rsidDel="00BE0030" w:rsidRDefault="006A6F7B">
          <w:pPr>
            <w:autoSpaceDE w:val="0"/>
            <w:autoSpaceDN w:val="0"/>
            <w:ind w:hanging="640"/>
            <w:divId w:val="260341675"/>
            <w:rPr>
              <w:ins w:id="1844" w:author="chilochibi chiziba" w:date="2023-11-17T14:55:00Z"/>
              <w:del w:id="1845" w:author="Ozodiegwu, Ifeoma" w:date="2023-12-07T15:53:00Z"/>
              <w:rFonts w:eastAsia="Times New Roman"/>
            </w:rPr>
          </w:pPr>
          <w:ins w:id="1846" w:author="chilochibi chiziba" w:date="2023-11-17T14:55:00Z">
            <w:del w:id="1847" w:author="Ozodiegwu, Ifeoma" w:date="2023-12-07T15:53:00Z">
              <w:r w:rsidDel="00BE0030">
                <w:rPr>
                  <w:rFonts w:eastAsia="Times New Roman"/>
                </w:rPr>
                <w:delText xml:space="preserve">25. </w:delText>
              </w:r>
              <w:r w:rsidDel="00BE0030">
                <w:rPr>
                  <w:rFonts w:eastAsia="Times New Roman"/>
                </w:rPr>
                <w:tab/>
                <w:delText xml:space="preserve">Burgert-Brucker CR, Colston J, Roy T, Zachary B. Geographic displacement procedure and georeferenced data release policy for the Demographic and Health Surveys. DHS Spatial Analysis Reports No. 7. Calverton, Maryland; 2013. </w:delText>
              </w:r>
            </w:del>
          </w:ins>
        </w:p>
        <w:p w14:paraId="61377E76" w14:textId="186DC09B" w:rsidR="006A6F7B" w:rsidDel="00BE0030" w:rsidRDefault="006A6F7B">
          <w:pPr>
            <w:autoSpaceDE w:val="0"/>
            <w:autoSpaceDN w:val="0"/>
            <w:ind w:hanging="640"/>
            <w:divId w:val="54358574"/>
            <w:rPr>
              <w:ins w:id="1848" w:author="chilochibi chiziba" w:date="2023-11-17T14:55:00Z"/>
              <w:del w:id="1849" w:author="Ozodiegwu, Ifeoma" w:date="2023-12-07T15:53:00Z"/>
              <w:rFonts w:eastAsia="Times New Roman"/>
            </w:rPr>
          </w:pPr>
          <w:ins w:id="1850" w:author="chilochibi chiziba" w:date="2023-11-17T14:55:00Z">
            <w:del w:id="1851" w:author="Ozodiegwu, Ifeoma" w:date="2023-12-07T15:53:00Z">
              <w:r w:rsidDel="00BE0030">
                <w:rPr>
                  <w:rFonts w:eastAsia="Times New Roman"/>
                </w:rPr>
                <w:delText xml:space="preserve">26. </w:delText>
              </w:r>
              <w:r w:rsidDel="00BE0030">
                <w:rPr>
                  <w:rFonts w:eastAsia="Times New Roman"/>
                </w:rPr>
                <w:tab/>
                <w:delText>Anyanwu PE, Fulton J, Evans E, Paget T. Exploring the role of socioeconomic factors in the development and spread of anti-malarial drug resistance: a qualitative study. Malaria Journal 2017 16:1. 2017;16: 1–15. doi:10.1186/S12936-017-1849-1</w:delText>
              </w:r>
            </w:del>
          </w:ins>
        </w:p>
        <w:p w14:paraId="28FB5082" w14:textId="42969B14" w:rsidR="006A6F7B" w:rsidDel="00BE0030" w:rsidRDefault="006A6F7B">
          <w:pPr>
            <w:autoSpaceDE w:val="0"/>
            <w:autoSpaceDN w:val="0"/>
            <w:ind w:hanging="640"/>
            <w:divId w:val="1941639116"/>
            <w:rPr>
              <w:ins w:id="1852" w:author="chilochibi chiziba" w:date="2023-11-17T14:55:00Z"/>
              <w:del w:id="1853" w:author="Ozodiegwu, Ifeoma" w:date="2023-12-07T15:53:00Z"/>
              <w:rFonts w:eastAsia="Times New Roman"/>
            </w:rPr>
          </w:pPr>
          <w:ins w:id="1854" w:author="chilochibi chiziba" w:date="2023-11-17T14:55:00Z">
            <w:del w:id="1855" w:author="Ozodiegwu, Ifeoma" w:date="2023-12-07T15:53:00Z">
              <w:r w:rsidDel="00BE0030">
                <w:rPr>
                  <w:rFonts w:eastAsia="Times New Roman"/>
                </w:rPr>
                <w:delText xml:space="preserve">27. </w:delText>
              </w:r>
              <w:r w:rsidDel="00BE0030">
                <w:rPr>
                  <w:rFonts w:eastAsia="Times New Roman"/>
                </w:rPr>
                <w:tab/>
                <w:delText>Dawaki S, Al-Mekhlafi HM, Ithoi I, Ibrahim J, Atroosh WM, Abdulsalam AM, et al. Is Nigeria winning the battle against malaria? Prevalence, risk factors and KAP assessment among Hausa communities in Kano State. Malar J. 2016;15: 351. doi:10.1186/s12936-016-1394-3</w:delText>
              </w:r>
            </w:del>
          </w:ins>
        </w:p>
        <w:p w14:paraId="4C4C4452" w14:textId="66DA0F70" w:rsidR="006A6F7B" w:rsidDel="00BE0030" w:rsidRDefault="006A6F7B">
          <w:pPr>
            <w:autoSpaceDE w:val="0"/>
            <w:autoSpaceDN w:val="0"/>
            <w:ind w:hanging="640"/>
            <w:divId w:val="408773682"/>
            <w:rPr>
              <w:ins w:id="1856" w:author="chilochibi chiziba" w:date="2023-11-17T14:55:00Z"/>
              <w:del w:id="1857" w:author="Ozodiegwu, Ifeoma" w:date="2023-12-07T15:53:00Z"/>
              <w:rFonts w:eastAsia="Times New Roman"/>
            </w:rPr>
          </w:pPr>
          <w:ins w:id="1858" w:author="chilochibi chiziba" w:date="2023-11-17T14:55:00Z">
            <w:del w:id="1859" w:author="Ozodiegwu, Ifeoma" w:date="2023-12-07T15:53:00Z">
              <w:r w:rsidDel="00BE0030">
                <w:rPr>
                  <w:rFonts w:eastAsia="Times New Roman"/>
                </w:rPr>
                <w:delText xml:space="preserve">28. </w:delText>
              </w:r>
              <w:r w:rsidDel="00BE0030">
                <w:rPr>
                  <w:rFonts w:eastAsia="Times New Roman"/>
                </w:rPr>
                <w:tab/>
                <w:delText>Johansen IC, Rodrigues PT, Ferreira MU. Human mobility and urban malaria risk in the main transmission hotspot of Amazonian Brazil. PLoS One. 2020;15. doi:10.1371/JOURNAL.PONE.0242357</w:delText>
              </w:r>
            </w:del>
          </w:ins>
        </w:p>
        <w:p w14:paraId="24E5E75D" w14:textId="4BB7FC84" w:rsidR="006A6F7B" w:rsidDel="00BE0030" w:rsidRDefault="006A6F7B">
          <w:pPr>
            <w:autoSpaceDE w:val="0"/>
            <w:autoSpaceDN w:val="0"/>
            <w:ind w:hanging="640"/>
            <w:divId w:val="1799253471"/>
            <w:rPr>
              <w:ins w:id="1860" w:author="chilochibi chiziba" w:date="2023-11-17T14:55:00Z"/>
              <w:del w:id="1861" w:author="Ozodiegwu, Ifeoma" w:date="2023-12-07T15:53:00Z"/>
              <w:rFonts w:eastAsia="Times New Roman"/>
            </w:rPr>
          </w:pPr>
          <w:ins w:id="1862" w:author="chilochibi chiziba" w:date="2023-11-17T14:55:00Z">
            <w:del w:id="1863" w:author="Ozodiegwu, Ifeoma" w:date="2023-12-07T15:53:00Z">
              <w:r w:rsidDel="00BE0030">
                <w:rPr>
                  <w:rFonts w:eastAsia="Times New Roman"/>
                </w:rPr>
                <w:delText xml:space="preserve">29. </w:delText>
              </w:r>
              <w:r w:rsidDel="00BE0030">
                <w:rPr>
                  <w:rFonts w:eastAsia="Times New Roman"/>
                </w:rPr>
                <w:tab/>
                <w:delText>Weiss DJ, Mappin B, Dalrymple U, Bhatt S, Cameron E, Hay SI, et al. Re-examining environmental correlates of Plasmodium falciparum Malaria endemicity: A data-intensive variable selection approach. Malar J. 2015;14: 1–18. doi:10.1186/S12936-015-0574-X/FIGURES/8</w:delText>
              </w:r>
            </w:del>
          </w:ins>
        </w:p>
        <w:p w14:paraId="22E9B201" w14:textId="18B4CA35" w:rsidR="006A6F7B" w:rsidDel="00BE0030" w:rsidRDefault="006A6F7B">
          <w:pPr>
            <w:autoSpaceDE w:val="0"/>
            <w:autoSpaceDN w:val="0"/>
            <w:ind w:hanging="640"/>
            <w:divId w:val="445542453"/>
            <w:rPr>
              <w:ins w:id="1864" w:author="chilochibi chiziba" w:date="2023-11-17T14:55:00Z"/>
              <w:del w:id="1865" w:author="Ozodiegwu, Ifeoma" w:date="2023-12-07T15:53:00Z"/>
              <w:rFonts w:eastAsia="Times New Roman"/>
            </w:rPr>
          </w:pPr>
          <w:ins w:id="1866" w:author="chilochibi chiziba" w:date="2023-11-17T14:55:00Z">
            <w:del w:id="1867" w:author="Ozodiegwu, Ifeoma" w:date="2023-12-07T15:53:00Z">
              <w:r w:rsidDel="00BE0030">
                <w:rPr>
                  <w:rFonts w:eastAsia="Times New Roman"/>
                </w:rPr>
                <w:delText xml:space="preserve">30. </w:delText>
              </w:r>
              <w:r w:rsidDel="00BE0030">
                <w:rPr>
                  <w:rFonts w:eastAsia="Times New Roman"/>
                </w:rPr>
                <w:tab/>
                <w:delText xml:space="preserve">Hadley W. ggplot2: Elegant Graphics for Data Analysis. Springer-Verlag New York; 2016. </w:delText>
              </w:r>
            </w:del>
          </w:ins>
        </w:p>
        <w:p w14:paraId="7A5E9452" w14:textId="1987A96A" w:rsidR="006A6F7B" w:rsidDel="00BE0030" w:rsidRDefault="006A6F7B">
          <w:pPr>
            <w:autoSpaceDE w:val="0"/>
            <w:autoSpaceDN w:val="0"/>
            <w:ind w:hanging="640"/>
            <w:divId w:val="1121993446"/>
            <w:rPr>
              <w:ins w:id="1868" w:author="chilochibi chiziba" w:date="2023-11-17T14:55:00Z"/>
              <w:del w:id="1869" w:author="Ozodiegwu, Ifeoma" w:date="2023-12-07T15:53:00Z"/>
              <w:rFonts w:eastAsia="Times New Roman"/>
            </w:rPr>
          </w:pPr>
          <w:ins w:id="1870" w:author="chilochibi chiziba" w:date="2023-11-17T14:55:00Z">
            <w:del w:id="1871" w:author="Ozodiegwu, Ifeoma" w:date="2023-12-07T15:53:00Z">
              <w:r w:rsidDel="00BE0030">
                <w:rPr>
                  <w:rFonts w:eastAsia="Times New Roman"/>
                </w:rPr>
                <w:delText xml:space="preserve">31. </w:delText>
              </w:r>
              <w:r w:rsidDel="00BE0030">
                <w:rPr>
                  <w:rFonts w:eastAsia="Times New Roman"/>
                </w:rPr>
                <w:tab/>
                <w:delText>Bates D, Venables WN. splines-package: Regression Spline Functions and Classes. [cited 3 Jan 2022]. Available: https://rdrr.io/r/splines/splines-package.html</w:delText>
              </w:r>
            </w:del>
          </w:ins>
        </w:p>
        <w:p w14:paraId="196D0454" w14:textId="0042C176" w:rsidR="006A6F7B" w:rsidDel="00BE0030" w:rsidRDefault="006A6F7B">
          <w:pPr>
            <w:autoSpaceDE w:val="0"/>
            <w:autoSpaceDN w:val="0"/>
            <w:ind w:hanging="640"/>
            <w:divId w:val="425997893"/>
            <w:rPr>
              <w:ins w:id="1872" w:author="chilochibi chiziba" w:date="2023-11-17T14:55:00Z"/>
              <w:del w:id="1873" w:author="Ozodiegwu, Ifeoma" w:date="2023-12-07T15:53:00Z"/>
              <w:rFonts w:eastAsia="Times New Roman"/>
            </w:rPr>
          </w:pPr>
          <w:ins w:id="1874" w:author="chilochibi chiziba" w:date="2023-11-17T14:55:00Z">
            <w:del w:id="1875" w:author="Ozodiegwu, Ifeoma" w:date="2023-12-07T15:53:00Z">
              <w:r w:rsidDel="00BE0030">
                <w:rPr>
                  <w:rFonts w:eastAsia="Times New Roman"/>
                </w:rPr>
                <w:delText xml:space="preserve">32. </w:delText>
              </w:r>
              <w:r w:rsidDel="00BE0030">
                <w:rPr>
                  <w:rFonts w:eastAsia="Times New Roman"/>
                </w:rPr>
                <w:tab/>
                <w:delText>Brooks ME, Kristensen K, van Benthem KJ, Magnusson A, Berg CW, Nielsen A, et al. glmmTMB balances speed and flexibility among packages for zero-inflated generalized linear mixed modeling. R Journal. 2017;9: 378–400. doi:10.32614/RJ-2017-066</w:delText>
              </w:r>
            </w:del>
          </w:ins>
        </w:p>
        <w:p w14:paraId="064BCBC8" w14:textId="50AC5091" w:rsidR="006A6F7B" w:rsidDel="00BE0030" w:rsidRDefault="006A6F7B">
          <w:pPr>
            <w:autoSpaceDE w:val="0"/>
            <w:autoSpaceDN w:val="0"/>
            <w:ind w:hanging="640"/>
            <w:divId w:val="19554966"/>
            <w:rPr>
              <w:ins w:id="1876" w:author="chilochibi chiziba" w:date="2023-11-17T14:55:00Z"/>
              <w:del w:id="1877" w:author="Ozodiegwu, Ifeoma" w:date="2023-12-07T15:53:00Z"/>
              <w:rFonts w:eastAsia="Times New Roman"/>
            </w:rPr>
          </w:pPr>
          <w:ins w:id="1878" w:author="chilochibi chiziba" w:date="2023-11-17T14:55:00Z">
            <w:del w:id="1879" w:author="Ozodiegwu, Ifeoma" w:date="2023-12-07T15:53:00Z">
              <w:r w:rsidDel="00BE0030">
                <w:rPr>
                  <w:rFonts w:eastAsia="Times New Roman"/>
                </w:rPr>
                <w:delText xml:space="preserve">33. </w:delText>
              </w:r>
              <w:r w:rsidDel="00BE0030">
                <w:rPr>
                  <w:rFonts w:eastAsia="Times New Roman"/>
                </w:rPr>
                <w:tab/>
                <w:delText xml:space="preserve">Hartig F. DHARMa: residual diagnostics for hierarchical (multi-level/mixed) regression models. 2021. </w:delText>
              </w:r>
            </w:del>
          </w:ins>
        </w:p>
        <w:p w14:paraId="24D57327" w14:textId="552BC2D5" w:rsidR="006A6F7B" w:rsidDel="00BE0030" w:rsidRDefault="006A6F7B">
          <w:pPr>
            <w:autoSpaceDE w:val="0"/>
            <w:autoSpaceDN w:val="0"/>
            <w:ind w:hanging="640"/>
            <w:divId w:val="1242134512"/>
            <w:rPr>
              <w:ins w:id="1880" w:author="chilochibi chiziba" w:date="2023-11-17T14:55:00Z"/>
              <w:del w:id="1881" w:author="Ozodiegwu, Ifeoma" w:date="2023-12-07T15:53:00Z"/>
              <w:rFonts w:eastAsia="Times New Roman"/>
            </w:rPr>
          </w:pPr>
          <w:ins w:id="1882" w:author="chilochibi chiziba" w:date="2023-11-17T14:55:00Z">
            <w:del w:id="1883" w:author="Ozodiegwu, Ifeoma" w:date="2023-12-07T15:53:00Z">
              <w:r w:rsidDel="00BE0030">
                <w:rPr>
                  <w:rFonts w:eastAsia="Times New Roman"/>
                </w:rPr>
                <w:delText xml:space="preserve">34. </w:delText>
              </w:r>
              <w:r w:rsidDel="00BE0030">
                <w:rPr>
                  <w:rFonts w:eastAsia="Times New Roman"/>
                </w:rPr>
                <w:tab/>
                <w:delText xml:space="preserve">National Population Commission (NPC), National Malaria Control Programme (NMCP), ICF International. Nigeria Malaria Indicator Survey 2010 . Abuja, Nigeria; 2012. </w:delText>
              </w:r>
            </w:del>
          </w:ins>
        </w:p>
        <w:p w14:paraId="2BAF5B30" w14:textId="1B9995BB" w:rsidR="006A6F7B" w:rsidDel="00BE0030" w:rsidRDefault="006A6F7B">
          <w:pPr>
            <w:autoSpaceDE w:val="0"/>
            <w:autoSpaceDN w:val="0"/>
            <w:ind w:hanging="640"/>
            <w:divId w:val="1662611789"/>
            <w:rPr>
              <w:ins w:id="1884" w:author="chilochibi chiziba" w:date="2023-11-17T14:55:00Z"/>
              <w:del w:id="1885" w:author="Ozodiegwu, Ifeoma" w:date="2023-12-07T15:53:00Z"/>
              <w:rFonts w:eastAsia="Times New Roman"/>
            </w:rPr>
          </w:pPr>
          <w:ins w:id="1886" w:author="chilochibi chiziba" w:date="2023-11-17T14:55:00Z">
            <w:del w:id="1887" w:author="Ozodiegwu, Ifeoma" w:date="2023-12-07T15:53:00Z">
              <w:r w:rsidDel="00BE0030">
                <w:rPr>
                  <w:rFonts w:eastAsia="Times New Roman"/>
                </w:rPr>
                <w:delText xml:space="preserve">35. </w:delText>
              </w:r>
              <w:r w:rsidDel="00BE0030">
                <w:rPr>
                  <w:rFonts w:eastAsia="Times New Roman"/>
                </w:rPr>
                <w:tab/>
                <w:delText xml:space="preserve">National Malaria Elimination Programme (NMEP), National Population Commission (NPopC), National Bureau of Statistics (NBS), ICF International. Nigeria Malaria Indicator Survey 2015. Abuja, Nigeria, and Rockville, Maryland, USA; 2016. </w:delText>
              </w:r>
            </w:del>
          </w:ins>
        </w:p>
        <w:p w14:paraId="014A06E0" w14:textId="423BEE8B" w:rsidR="006A6F7B" w:rsidDel="00BE0030" w:rsidRDefault="006A6F7B">
          <w:pPr>
            <w:autoSpaceDE w:val="0"/>
            <w:autoSpaceDN w:val="0"/>
            <w:ind w:hanging="640"/>
            <w:divId w:val="1319311350"/>
            <w:rPr>
              <w:ins w:id="1888" w:author="chilochibi chiziba" w:date="2023-11-17T14:55:00Z"/>
              <w:del w:id="1889" w:author="Ozodiegwu, Ifeoma" w:date="2023-12-07T15:53:00Z"/>
              <w:rFonts w:eastAsia="Times New Roman"/>
            </w:rPr>
          </w:pPr>
          <w:ins w:id="1890" w:author="chilochibi chiziba" w:date="2023-11-17T14:55:00Z">
            <w:del w:id="1891" w:author="Ozodiegwu, Ifeoma" w:date="2023-12-07T15:53:00Z">
              <w:r w:rsidDel="00BE0030">
                <w:rPr>
                  <w:rFonts w:eastAsia="Times New Roman"/>
                </w:rPr>
                <w:delText xml:space="preserve">36. </w:delText>
              </w:r>
              <w:r w:rsidDel="00BE0030">
                <w:rPr>
                  <w:rFonts w:eastAsia="Times New Roman"/>
                </w:rPr>
                <w:tab/>
                <w:delText>National Malaria Elimination Programme National(NMEP) [Nigeria], National Population Commission (NPC) [Nigeria], IFC. Nigeria Malaria Indicator Survey 2021 Final Report. Abuja, Nigeria, and Rockville, Maryland, USA: NMEP, NPC, and ICF; 2022. Available: https://www.dhsprogram.com/pubs/pdf/MIS41/MIS41.pdf</w:delText>
              </w:r>
            </w:del>
          </w:ins>
        </w:p>
        <w:p w14:paraId="0FF668F7" w14:textId="4849C4C7" w:rsidR="006A6F7B" w:rsidDel="00BE0030" w:rsidRDefault="006A6F7B">
          <w:pPr>
            <w:autoSpaceDE w:val="0"/>
            <w:autoSpaceDN w:val="0"/>
            <w:ind w:hanging="640"/>
            <w:divId w:val="1062560719"/>
            <w:rPr>
              <w:ins w:id="1892" w:author="chilochibi chiziba" w:date="2023-11-17T14:55:00Z"/>
              <w:del w:id="1893" w:author="Ozodiegwu, Ifeoma" w:date="2023-12-07T15:53:00Z"/>
              <w:rFonts w:eastAsia="Times New Roman"/>
            </w:rPr>
          </w:pPr>
          <w:ins w:id="1894" w:author="chilochibi chiziba" w:date="2023-11-17T14:55:00Z">
            <w:del w:id="1895" w:author="Ozodiegwu, Ifeoma" w:date="2023-12-07T15:53:00Z">
              <w:r w:rsidDel="00BE0030">
                <w:rPr>
                  <w:rFonts w:eastAsia="Times New Roman"/>
                </w:rPr>
                <w:delText xml:space="preserve">37. </w:delText>
              </w:r>
              <w:r w:rsidDel="00BE0030">
                <w:rPr>
                  <w:rFonts w:eastAsia="Times New Roman"/>
                </w:rPr>
                <w:tab/>
                <w:delText>Tusting LS, Bisanzio D, Alabaster G, Cameron E, Cibulskis R, Davies M, et al. Mapping changes in housing in sub-Saharan Africa from 2000 to 2015. Nature 2019 568:7752. 2019;568: 391–394. doi:10.1038/s41586-019-1050-5</w:delText>
              </w:r>
            </w:del>
          </w:ins>
        </w:p>
        <w:p w14:paraId="7B2577F0" w14:textId="402427C5" w:rsidR="006A6F7B" w:rsidDel="00BE0030" w:rsidRDefault="006A6F7B">
          <w:pPr>
            <w:autoSpaceDE w:val="0"/>
            <w:autoSpaceDN w:val="0"/>
            <w:ind w:hanging="640"/>
            <w:divId w:val="368604340"/>
            <w:rPr>
              <w:ins w:id="1896" w:author="chilochibi chiziba" w:date="2023-11-17T14:55:00Z"/>
              <w:del w:id="1897" w:author="Ozodiegwu, Ifeoma" w:date="2023-12-07T15:53:00Z"/>
              <w:rFonts w:eastAsia="Times New Roman"/>
            </w:rPr>
          </w:pPr>
          <w:ins w:id="1898" w:author="chilochibi chiziba" w:date="2023-11-17T14:55:00Z">
            <w:del w:id="1899" w:author="Ozodiegwu, Ifeoma" w:date="2023-12-07T15:53:00Z">
              <w:r w:rsidDel="00BE0030">
                <w:rPr>
                  <w:rFonts w:eastAsia="Times New Roman"/>
                </w:rPr>
                <w:delText xml:space="preserve">38. </w:delText>
              </w:r>
              <w:r w:rsidDel="00BE0030">
                <w:rPr>
                  <w:rFonts w:eastAsia="Times New Roman"/>
                </w:rPr>
                <w:tab/>
                <w:delText>The Malaria Atlas Project. The Malaria Atlas Project website. [cited 27 May 2020]. Available: https://malariaatlas.org/</w:delText>
              </w:r>
            </w:del>
          </w:ins>
        </w:p>
        <w:p w14:paraId="67771DF8" w14:textId="68081DA0" w:rsidR="006A6F7B" w:rsidDel="00BE0030" w:rsidRDefault="006A6F7B">
          <w:pPr>
            <w:autoSpaceDE w:val="0"/>
            <w:autoSpaceDN w:val="0"/>
            <w:ind w:hanging="640"/>
            <w:divId w:val="920720194"/>
            <w:rPr>
              <w:ins w:id="1900" w:author="chilochibi chiziba" w:date="2023-11-17T14:55:00Z"/>
              <w:del w:id="1901" w:author="Ozodiegwu, Ifeoma" w:date="2023-12-07T15:53:00Z"/>
              <w:rFonts w:eastAsia="Times New Roman"/>
            </w:rPr>
          </w:pPr>
          <w:ins w:id="1902" w:author="chilochibi chiziba" w:date="2023-11-17T14:55:00Z">
            <w:del w:id="1903" w:author="Ozodiegwu, Ifeoma" w:date="2023-12-07T15:53:00Z">
              <w:r w:rsidDel="00BE0030">
                <w:rPr>
                  <w:rFonts w:eastAsia="Times New Roman"/>
                </w:rPr>
                <w:delText xml:space="preserve">39. </w:delText>
              </w:r>
              <w:r w:rsidDel="00BE0030">
                <w:rPr>
                  <w:rFonts w:eastAsia="Times New Roman"/>
                </w:rPr>
                <w:tab/>
                <w:delText>Center for International Earth Science Information Network - CIESIN - Columbia University. Gridded Population of the World, Version 4 (GPWv4): Population Density Adjusted to Match 2015 Revision UN WPP Country Totals, Revision 11. Palisades, NY: NASA Socioeconomic Data and Applications Center (SEDAC); 2018. doi:https://doi.org/10.7927/H4F47M65</w:delText>
              </w:r>
            </w:del>
          </w:ins>
        </w:p>
        <w:p w14:paraId="5FC5AB5A" w14:textId="41F65000" w:rsidR="006A6F7B" w:rsidDel="00BE0030" w:rsidRDefault="006A6F7B">
          <w:pPr>
            <w:autoSpaceDE w:val="0"/>
            <w:autoSpaceDN w:val="0"/>
            <w:ind w:hanging="640"/>
            <w:divId w:val="1766850940"/>
            <w:rPr>
              <w:ins w:id="1904" w:author="chilochibi chiziba" w:date="2023-11-17T14:55:00Z"/>
              <w:del w:id="1905" w:author="Ozodiegwu, Ifeoma" w:date="2023-12-07T15:53:00Z"/>
              <w:rFonts w:eastAsia="Times New Roman"/>
            </w:rPr>
          </w:pPr>
          <w:ins w:id="1906" w:author="chilochibi chiziba" w:date="2023-11-17T14:55:00Z">
            <w:del w:id="1907" w:author="Ozodiegwu, Ifeoma" w:date="2023-12-07T15:53:00Z">
              <w:r w:rsidDel="00BE0030">
                <w:rPr>
                  <w:rFonts w:eastAsia="Times New Roman"/>
                </w:rPr>
                <w:delText xml:space="preserve">40. </w:delText>
              </w:r>
              <w:r w:rsidDel="00BE0030">
                <w:rPr>
                  <w:rFonts w:eastAsia="Times New Roman"/>
                </w:rPr>
                <w:tab/>
                <w:delText>The Centre for Humanitarian Data. Welcome - Humanitarian Data Exchange. Available: https://data.humdata.org/</w:delText>
              </w:r>
            </w:del>
          </w:ins>
        </w:p>
        <w:p w14:paraId="3D4B89FE" w14:textId="2A3DB1E2" w:rsidR="006A6F7B" w:rsidDel="00BE0030" w:rsidRDefault="006A6F7B">
          <w:pPr>
            <w:autoSpaceDE w:val="0"/>
            <w:autoSpaceDN w:val="0"/>
            <w:ind w:hanging="640"/>
            <w:divId w:val="1787847684"/>
            <w:rPr>
              <w:ins w:id="1908" w:author="chilochibi chiziba" w:date="2023-11-17T14:55:00Z"/>
              <w:del w:id="1909" w:author="Ozodiegwu, Ifeoma" w:date="2023-12-07T15:53:00Z"/>
              <w:rFonts w:eastAsia="Times New Roman"/>
            </w:rPr>
          </w:pPr>
          <w:ins w:id="1910" w:author="chilochibi chiziba" w:date="2023-11-17T14:55:00Z">
            <w:del w:id="1911" w:author="Ozodiegwu, Ifeoma" w:date="2023-12-07T15:53:00Z">
              <w:r w:rsidDel="00BE0030">
                <w:rPr>
                  <w:rFonts w:eastAsia="Times New Roman"/>
                </w:rPr>
                <w:delText xml:space="preserve">41. </w:delText>
              </w:r>
              <w:r w:rsidDel="00BE0030">
                <w:rPr>
                  <w:rFonts w:eastAsia="Times New Roman"/>
                </w:rPr>
                <w:tab/>
                <w:delText>Weiss DJ, Nelson A, Vargas-Ruiz CA, Gligorić K, Bavadekar S, Gabrilovich E, et al. Global maps of travel time to healthcare facilities. Nature Medicine 2020 26:12. 2020;26: 1835–1838. doi:10.1038/s41591-020-1059-1</w:delText>
              </w:r>
            </w:del>
          </w:ins>
        </w:p>
        <w:p w14:paraId="15F99723" w14:textId="2CF23FEF" w:rsidR="006A6F7B" w:rsidDel="00BE0030" w:rsidRDefault="006A6F7B">
          <w:pPr>
            <w:autoSpaceDE w:val="0"/>
            <w:autoSpaceDN w:val="0"/>
            <w:ind w:hanging="640"/>
            <w:divId w:val="614748768"/>
            <w:rPr>
              <w:ins w:id="1912" w:author="chilochibi chiziba" w:date="2023-11-17T14:55:00Z"/>
              <w:del w:id="1913" w:author="Ozodiegwu, Ifeoma" w:date="2023-12-07T15:53:00Z"/>
              <w:rFonts w:eastAsia="Times New Roman"/>
            </w:rPr>
          </w:pPr>
          <w:ins w:id="1914" w:author="chilochibi chiziba" w:date="2023-11-17T14:55:00Z">
            <w:del w:id="1915" w:author="Ozodiegwu, Ifeoma" w:date="2023-12-07T15:53:00Z">
              <w:r w:rsidDel="00BE0030">
                <w:rPr>
                  <w:rFonts w:eastAsia="Times New Roman"/>
                </w:rPr>
                <w:delText xml:space="preserve">42. </w:delText>
              </w:r>
              <w:r w:rsidDel="00BE0030">
                <w:rPr>
                  <w:rFonts w:eastAsia="Times New Roman"/>
                </w:rPr>
                <w:tab/>
                <w:delText>European Center for Medium Range Weather Forecasts (ECMWF) Climate Data Store. ERA5-Land monthly averaged data from 1981 to present. [cited 2 Sep 2021]. doi:10.24381/cds.68d2bb30</w:delText>
              </w:r>
            </w:del>
          </w:ins>
        </w:p>
        <w:p w14:paraId="2327E698" w14:textId="57D50F4B" w:rsidR="006A6F7B" w:rsidDel="00BE0030" w:rsidRDefault="006A6F7B">
          <w:pPr>
            <w:autoSpaceDE w:val="0"/>
            <w:autoSpaceDN w:val="0"/>
            <w:ind w:hanging="640"/>
            <w:divId w:val="1245380732"/>
            <w:rPr>
              <w:ins w:id="1916" w:author="chilochibi chiziba" w:date="2023-11-17T14:55:00Z"/>
              <w:del w:id="1917" w:author="Ozodiegwu, Ifeoma" w:date="2023-12-07T15:53:00Z"/>
              <w:rFonts w:eastAsia="Times New Roman"/>
            </w:rPr>
          </w:pPr>
          <w:ins w:id="1918" w:author="chilochibi chiziba" w:date="2023-11-17T14:55:00Z">
            <w:del w:id="1919" w:author="Ozodiegwu, Ifeoma" w:date="2023-12-07T15:53:00Z">
              <w:r w:rsidDel="00BE0030">
                <w:rPr>
                  <w:rFonts w:eastAsia="Times New Roman"/>
                </w:rPr>
                <w:delText xml:space="preserve">43. </w:delText>
              </w:r>
              <w:r w:rsidDel="00BE0030">
                <w:rPr>
                  <w:rFonts w:eastAsia="Times New Roman"/>
                </w:rPr>
                <w:tab/>
                <w:delText xml:space="preserve">Global Modeling and Assimilation Office. MERRA-2 tavgM_2d_lnd_Nx: 2d Monthly mean Time-Averaged Single-Level Assimilation Land Surface Diagnostics V5.12.4. Greenbelt, MD: Goddard Earth Sciences Data and Information Services Center (GES DISC); 2015. </w:delText>
              </w:r>
            </w:del>
          </w:ins>
        </w:p>
        <w:p w14:paraId="4CC616A1" w14:textId="79A77EE3" w:rsidR="006A6F7B" w:rsidDel="00BE0030" w:rsidRDefault="006A6F7B">
          <w:pPr>
            <w:autoSpaceDE w:val="0"/>
            <w:autoSpaceDN w:val="0"/>
            <w:ind w:hanging="640"/>
            <w:divId w:val="514806770"/>
            <w:rPr>
              <w:ins w:id="1920" w:author="chilochibi chiziba" w:date="2023-11-17T14:55:00Z"/>
              <w:del w:id="1921" w:author="Ozodiegwu, Ifeoma" w:date="2023-12-07T15:53:00Z"/>
              <w:rFonts w:eastAsia="Times New Roman"/>
            </w:rPr>
          </w:pPr>
          <w:ins w:id="1922" w:author="chilochibi chiziba" w:date="2023-11-17T14:55:00Z">
            <w:del w:id="1923" w:author="Ozodiegwu, Ifeoma" w:date="2023-12-07T15:53:00Z">
              <w:r w:rsidDel="00BE0030">
                <w:rPr>
                  <w:rFonts w:eastAsia="Times New Roman"/>
                </w:rPr>
                <w:delText xml:space="preserve">44. </w:delText>
              </w:r>
              <w:r w:rsidDel="00BE0030">
                <w:rPr>
                  <w:rFonts w:eastAsia="Times New Roman"/>
                </w:rPr>
                <w:tab/>
                <w:delText>Yamazaki D, Ikeshima D, Tawatari R, Yamaguchi T, O’loughlin F, Neal JC, et al. A high-accuracy map of global terrain elevations. Geophys Res Lett. 2017;44: 5844–5853. doi:10.1002/2017GL072874</w:delText>
              </w:r>
            </w:del>
          </w:ins>
        </w:p>
        <w:p w14:paraId="665F0E47" w14:textId="0F13D0BF" w:rsidR="006A6F7B" w:rsidDel="00BE0030" w:rsidRDefault="006A6F7B">
          <w:pPr>
            <w:autoSpaceDE w:val="0"/>
            <w:autoSpaceDN w:val="0"/>
            <w:ind w:hanging="640"/>
            <w:divId w:val="74862370"/>
            <w:rPr>
              <w:ins w:id="1924" w:author="chilochibi chiziba" w:date="2023-11-17T14:55:00Z"/>
              <w:del w:id="1925" w:author="Ozodiegwu, Ifeoma" w:date="2023-12-07T15:53:00Z"/>
              <w:rFonts w:eastAsia="Times New Roman"/>
            </w:rPr>
          </w:pPr>
          <w:ins w:id="1926" w:author="chilochibi chiziba" w:date="2023-11-17T14:55:00Z">
            <w:del w:id="1927" w:author="Ozodiegwu, Ifeoma" w:date="2023-12-07T15:53:00Z">
              <w:r w:rsidDel="00BE0030">
                <w:rPr>
                  <w:rFonts w:eastAsia="Times New Roman"/>
                </w:rPr>
                <w:delText xml:space="preserve">45. </w:delText>
              </w:r>
              <w:r w:rsidDel="00BE0030">
                <w:rPr>
                  <w:rFonts w:eastAsia="Times New Roman"/>
                </w:rPr>
                <w:tab/>
                <w:delText>Agomo CO, Oyibo WA. Factors associated with risk of malaria infection among pregnant women in lagos, nigeria. Infect Dis Poverty. 2013;2: 1–8. doi:10.1186/2049-9957-2-19/COMMENTS</w:delText>
              </w:r>
            </w:del>
          </w:ins>
        </w:p>
        <w:p w14:paraId="67B3BA4B" w14:textId="44413586" w:rsidR="006A6F7B" w:rsidDel="00BE0030" w:rsidRDefault="006A6F7B">
          <w:pPr>
            <w:autoSpaceDE w:val="0"/>
            <w:autoSpaceDN w:val="0"/>
            <w:ind w:hanging="640"/>
            <w:divId w:val="1981301868"/>
            <w:rPr>
              <w:ins w:id="1928" w:author="chilochibi chiziba" w:date="2023-11-17T14:55:00Z"/>
              <w:del w:id="1929" w:author="Ozodiegwu, Ifeoma" w:date="2023-12-07T15:53:00Z"/>
              <w:rFonts w:eastAsia="Times New Roman"/>
            </w:rPr>
          </w:pPr>
          <w:ins w:id="1930" w:author="chilochibi chiziba" w:date="2023-11-17T14:55:00Z">
            <w:del w:id="1931" w:author="Ozodiegwu, Ifeoma" w:date="2023-12-07T15:53:00Z">
              <w:r w:rsidDel="00BE0030">
                <w:rPr>
                  <w:rFonts w:eastAsia="Times New Roman"/>
                </w:rPr>
                <w:delText xml:space="preserve">46. </w:delText>
              </w:r>
              <w:r w:rsidDel="00BE0030">
                <w:rPr>
                  <w:rFonts w:eastAsia="Times New Roman"/>
                </w:rPr>
                <w:tab/>
                <w:delText>Brieger WR, Sesay HR, Adesina H, Mosanya ME, Ogunlade PB, Ayodele JO, et al. Urban malaria treatment behaviour in the context of low levels of malaria transmission in Lagos, Nigeria. Afr J Med Med Sci. 2001;30 Suppl: 7–15. Available: https://pubmed.ncbi.nlm.nih.gov/14513932/</w:delText>
              </w:r>
            </w:del>
          </w:ins>
        </w:p>
        <w:p w14:paraId="74FEBCCA" w14:textId="1FD5D1F5" w:rsidR="006A6F7B" w:rsidDel="00BE0030" w:rsidRDefault="006A6F7B">
          <w:pPr>
            <w:autoSpaceDE w:val="0"/>
            <w:autoSpaceDN w:val="0"/>
            <w:ind w:hanging="640"/>
            <w:divId w:val="2125610299"/>
            <w:rPr>
              <w:ins w:id="1932" w:author="chilochibi chiziba" w:date="2023-11-17T14:55:00Z"/>
              <w:del w:id="1933" w:author="Ozodiegwu, Ifeoma" w:date="2023-12-07T15:53:00Z"/>
              <w:rFonts w:eastAsia="Times New Roman"/>
            </w:rPr>
          </w:pPr>
          <w:ins w:id="1934" w:author="chilochibi chiziba" w:date="2023-11-17T14:55:00Z">
            <w:del w:id="1935" w:author="Ozodiegwu, Ifeoma" w:date="2023-12-07T15:53:00Z">
              <w:r w:rsidDel="00BE0030">
                <w:rPr>
                  <w:rFonts w:eastAsia="Times New Roman"/>
                </w:rPr>
                <w:delText xml:space="preserve">47. </w:delText>
              </w:r>
              <w:r w:rsidDel="00BE0030">
                <w:rPr>
                  <w:rFonts w:eastAsia="Times New Roman"/>
                </w:rPr>
                <w:tab/>
                <w:delText>Oyibo W, Latham V, Oladipo O, Ntadom G, Uhomoibhi P, Ogbulafor N, et al. Malaria parasite density and detailed qualitative microscopy enhances large-scale profiling of infection endemicity in Nigeria. Sci Rep. 2023;13. doi:10.1038/S41598-023-27535-1</w:delText>
              </w:r>
            </w:del>
          </w:ins>
        </w:p>
        <w:p w14:paraId="6B9D80A6" w14:textId="1BBA92D3" w:rsidR="006A6F7B" w:rsidDel="00BE0030" w:rsidRDefault="006A6F7B">
          <w:pPr>
            <w:autoSpaceDE w:val="0"/>
            <w:autoSpaceDN w:val="0"/>
            <w:ind w:hanging="640"/>
            <w:divId w:val="297414185"/>
            <w:rPr>
              <w:ins w:id="1936" w:author="chilochibi chiziba" w:date="2023-11-17T14:55:00Z"/>
              <w:del w:id="1937" w:author="Ozodiegwu, Ifeoma" w:date="2023-12-07T15:53:00Z"/>
              <w:rFonts w:eastAsia="Times New Roman"/>
            </w:rPr>
          </w:pPr>
          <w:ins w:id="1938" w:author="chilochibi chiziba" w:date="2023-11-17T14:55:00Z">
            <w:del w:id="1939" w:author="Ozodiegwu, Ifeoma" w:date="2023-12-07T15:53:00Z">
              <w:r w:rsidDel="00BE0030">
                <w:rPr>
                  <w:rFonts w:eastAsia="Times New Roman"/>
                </w:rPr>
                <w:delText xml:space="preserve">48. </w:delText>
              </w:r>
              <w:r w:rsidDel="00BE0030">
                <w:rPr>
                  <w:rFonts w:eastAsia="Times New Roman"/>
                </w:rPr>
                <w:tab/>
                <w:delText>Oladosu OO, Oyibo WA. Overdiagnosis and Overtreatment of Malaria in Children That Presented with Fever in Lagos, Nigeria. ISRN Infect Dis. 2013;2013: 1–6. doi:10.5402/2013/914675</w:delText>
              </w:r>
            </w:del>
          </w:ins>
        </w:p>
        <w:p w14:paraId="145D5678" w14:textId="7F08B662" w:rsidR="006A6F7B" w:rsidDel="00BE0030" w:rsidRDefault="006A6F7B">
          <w:pPr>
            <w:autoSpaceDE w:val="0"/>
            <w:autoSpaceDN w:val="0"/>
            <w:ind w:hanging="640"/>
            <w:divId w:val="1885405504"/>
            <w:rPr>
              <w:ins w:id="1940" w:author="chilochibi chiziba" w:date="2023-11-17T14:55:00Z"/>
              <w:del w:id="1941" w:author="Ozodiegwu, Ifeoma" w:date="2023-12-07T15:53:00Z"/>
              <w:rFonts w:eastAsia="Times New Roman"/>
            </w:rPr>
          </w:pPr>
          <w:ins w:id="1942" w:author="chilochibi chiziba" w:date="2023-11-17T14:55:00Z">
            <w:del w:id="1943" w:author="Ozodiegwu, Ifeoma" w:date="2023-12-07T15:53:00Z">
              <w:r w:rsidDel="00BE0030">
                <w:rPr>
                  <w:rFonts w:eastAsia="Times New Roman"/>
                </w:rPr>
                <w:delText xml:space="preserve">49. </w:delText>
              </w:r>
              <w:r w:rsidDel="00BE0030">
                <w:rPr>
                  <w:rFonts w:eastAsia="Times New Roman"/>
                </w:rPr>
                <w:tab/>
                <w:delText>Noland GS, Graves PM, Sallau A, Eigege A, Emukah E, Patterson AE, et al. Malaria prevalence, anemia and baseline intervention coverage prior to mass net distributions in Abia and Plateau States, Nigeria. BMC Infect Dis. 2014;14: 1–13. doi:10.1186/1471-2334-14-168/TABLES/5</w:delText>
              </w:r>
            </w:del>
          </w:ins>
        </w:p>
        <w:p w14:paraId="5BCAFE4D" w14:textId="03F685C8" w:rsidR="006A6F7B" w:rsidDel="00BE0030" w:rsidRDefault="006A6F7B">
          <w:pPr>
            <w:autoSpaceDE w:val="0"/>
            <w:autoSpaceDN w:val="0"/>
            <w:ind w:hanging="640"/>
            <w:divId w:val="181600619"/>
            <w:rPr>
              <w:ins w:id="1944" w:author="chilochibi chiziba" w:date="2023-11-17T14:55:00Z"/>
              <w:del w:id="1945" w:author="Ozodiegwu, Ifeoma" w:date="2023-12-07T15:53:00Z"/>
              <w:rFonts w:eastAsia="Times New Roman"/>
            </w:rPr>
          </w:pPr>
          <w:ins w:id="1946" w:author="chilochibi chiziba" w:date="2023-11-17T14:55:00Z">
            <w:del w:id="1947" w:author="Ozodiegwu, Ifeoma" w:date="2023-12-07T15:53:00Z">
              <w:r w:rsidDel="00BE0030">
                <w:rPr>
                  <w:rFonts w:eastAsia="Times New Roman"/>
                </w:rPr>
                <w:delText xml:space="preserve">50. </w:delText>
              </w:r>
              <w:r w:rsidDel="00BE0030">
                <w:rPr>
                  <w:rFonts w:eastAsia="Times New Roman"/>
                </w:rPr>
                <w:tab/>
                <w:delText>Nzeako SO, Nduka FO, Origie OA. Prevalence of Malaria in Pregnant Women Attending Ante Natal Care at University of Port Harcourt Primary Health Care Centre Aluu, Port Harcourt, Rivers State, Nigeria. International Journal of Scientific Research in Environmental Sciences. 2013;1: 268–272. doi:10.12983/IJSRES-2013-P268-272</w:delText>
              </w:r>
            </w:del>
          </w:ins>
        </w:p>
        <w:p w14:paraId="158ABF78" w14:textId="247B4E50" w:rsidR="006A6F7B" w:rsidDel="00BE0030" w:rsidRDefault="006A6F7B">
          <w:pPr>
            <w:autoSpaceDE w:val="0"/>
            <w:autoSpaceDN w:val="0"/>
            <w:ind w:hanging="640"/>
            <w:divId w:val="1781101736"/>
            <w:rPr>
              <w:ins w:id="1948" w:author="chilochibi chiziba" w:date="2023-11-17T14:55:00Z"/>
              <w:del w:id="1949" w:author="Ozodiegwu, Ifeoma" w:date="2023-12-07T15:53:00Z"/>
              <w:rFonts w:eastAsia="Times New Roman"/>
            </w:rPr>
          </w:pPr>
          <w:ins w:id="1950" w:author="chilochibi chiziba" w:date="2023-11-17T14:55:00Z">
            <w:del w:id="1951" w:author="Ozodiegwu, Ifeoma" w:date="2023-12-07T15:53:00Z">
              <w:r w:rsidDel="00BE0030">
                <w:rPr>
                  <w:rFonts w:eastAsia="Times New Roman"/>
                </w:rPr>
                <w:delText xml:space="preserve">51. </w:delText>
              </w:r>
              <w:r w:rsidDel="00BE0030">
                <w:rPr>
                  <w:rFonts w:eastAsia="Times New Roman"/>
                </w:rPr>
                <w:tab/>
                <w:delText>Onoja H, Nduka FO, Abah AE. Effectiveness and compliance to the use of sulphadoxine-pyrimethamine as a prophylaxis for malaria among pregnant women in Port Harcourt, Rivers State, Nigeria. Afr Health Sci. 2022;22: 187. doi:10.4314/AHS.V22I2.22</w:delText>
              </w:r>
            </w:del>
          </w:ins>
        </w:p>
        <w:p w14:paraId="06E01CDD" w14:textId="0062A27C" w:rsidR="006A6F7B" w:rsidDel="00BE0030" w:rsidRDefault="006A6F7B">
          <w:pPr>
            <w:autoSpaceDE w:val="0"/>
            <w:autoSpaceDN w:val="0"/>
            <w:ind w:hanging="640"/>
            <w:divId w:val="1986081447"/>
            <w:rPr>
              <w:ins w:id="1952" w:author="chilochibi chiziba" w:date="2023-11-17T14:55:00Z"/>
              <w:del w:id="1953" w:author="Ozodiegwu, Ifeoma" w:date="2023-12-07T15:53:00Z"/>
              <w:rFonts w:eastAsia="Times New Roman"/>
            </w:rPr>
          </w:pPr>
          <w:ins w:id="1954" w:author="chilochibi chiziba" w:date="2023-11-17T14:55:00Z">
            <w:del w:id="1955" w:author="Ozodiegwu, Ifeoma" w:date="2023-12-07T15:53:00Z">
              <w:r w:rsidDel="00BE0030">
                <w:rPr>
                  <w:rFonts w:eastAsia="Times New Roman"/>
                </w:rPr>
                <w:delText xml:space="preserve">52. </w:delText>
              </w:r>
              <w:r w:rsidDel="00BE0030">
                <w:rPr>
                  <w:rFonts w:eastAsia="Times New Roman"/>
                </w:rPr>
                <w:tab/>
                <w:delText>Silva PM De, Marshall JM. Factors Contributing to Urban Malaria Transmission in Sub-Saharan Africa: A Systematic Review. J Trop Med. 2012;2012. doi:10.1155/2012/819563</w:delText>
              </w:r>
            </w:del>
          </w:ins>
        </w:p>
        <w:p w14:paraId="5EBFFB96" w14:textId="173C203A" w:rsidR="006A6F7B" w:rsidDel="00BE0030" w:rsidRDefault="006A6F7B">
          <w:pPr>
            <w:autoSpaceDE w:val="0"/>
            <w:autoSpaceDN w:val="0"/>
            <w:ind w:hanging="640"/>
            <w:divId w:val="1166632793"/>
            <w:rPr>
              <w:ins w:id="1956" w:author="chilochibi chiziba" w:date="2023-11-17T14:55:00Z"/>
              <w:del w:id="1957" w:author="Ozodiegwu, Ifeoma" w:date="2023-12-07T15:53:00Z"/>
              <w:rFonts w:eastAsia="Times New Roman"/>
            </w:rPr>
          </w:pPr>
          <w:ins w:id="1958" w:author="chilochibi chiziba" w:date="2023-11-17T14:55:00Z">
            <w:del w:id="1959" w:author="Ozodiegwu, Ifeoma" w:date="2023-12-07T15:53:00Z">
              <w:r w:rsidDel="00BE0030">
                <w:rPr>
                  <w:rFonts w:eastAsia="Times New Roman"/>
                </w:rPr>
                <w:delText xml:space="preserve">53. </w:delText>
              </w:r>
              <w:r w:rsidDel="00BE0030">
                <w:rPr>
                  <w:rFonts w:eastAsia="Times New Roman"/>
                </w:rPr>
                <w:tab/>
                <w:delText>Carneiro I, Roca-Feltrer A, Griffin JT, Smith L, Tanner M, Schellenberg JA, et al. Age-Patterns of Malaria Vary with Severity, Transmission Intensity and Seasonality in Sub-Saharan Africa: A Systematic Review and Pooled Analysis. PLoS One. 2010;5. doi:10.1371/JOURNAL.PONE.0008988</w:delText>
              </w:r>
            </w:del>
          </w:ins>
        </w:p>
        <w:p w14:paraId="06239744" w14:textId="220CCF97" w:rsidR="006A6F7B" w:rsidDel="00BE0030" w:rsidRDefault="006A6F7B">
          <w:pPr>
            <w:autoSpaceDE w:val="0"/>
            <w:autoSpaceDN w:val="0"/>
            <w:ind w:hanging="640"/>
            <w:divId w:val="1578975765"/>
            <w:rPr>
              <w:ins w:id="1960" w:author="chilochibi chiziba" w:date="2023-11-17T14:55:00Z"/>
              <w:del w:id="1961" w:author="Ozodiegwu, Ifeoma" w:date="2023-12-07T15:53:00Z"/>
              <w:rFonts w:eastAsia="Times New Roman"/>
            </w:rPr>
          </w:pPr>
          <w:ins w:id="1962" w:author="chilochibi chiziba" w:date="2023-11-17T14:55:00Z">
            <w:del w:id="1963" w:author="Ozodiegwu, Ifeoma" w:date="2023-12-07T15:53:00Z">
              <w:r w:rsidDel="00BE0030">
                <w:rPr>
                  <w:rFonts w:eastAsia="Times New Roman"/>
                </w:rPr>
                <w:delText xml:space="preserve">54. </w:delText>
              </w:r>
              <w:r w:rsidDel="00BE0030">
                <w:rPr>
                  <w:rFonts w:eastAsia="Times New Roman"/>
                </w:rPr>
                <w:tab/>
                <w:delText>Gyimah-Brempong K, Paddison O, Mitiku W. Higher education and economic growth in Africa. Journal of Development Studies. 2006;42: 509–529. doi:10.1080/00220380600576490</w:delText>
              </w:r>
            </w:del>
          </w:ins>
        </w:p>
        <w:p w14:paraId="1E6EC327" w14:textId="5C8F9CC4" w:rsidR="006A6F7B" w:rsidDel="00BE0030" w:rsidRDefault="006A6F7B">
          <w:pPr>
            <w:autoSpaceDE w:val="0"/>
            <w:autoSpaceDN w:val="0"/>
            <w:ind w:hanging="640"/>
            <w:divId w:val="1257908246"/>
            <w:rPr>
              <w:ins w:id="1964" w:author="chilochibi chiziba" w:date="2023-11-17T14:55:00Z"/>
              <w:del w:id="1965" w:author="Ozodiegwu, Ifeoma" w:date="2023-12-07T15:53:00Z"/>
              <w:rFonts w:eastAsia="Times New Roman"/>
            </w:rPr>
          </w:pPr>
          <w:ins w:id="1966" w:author="chilochibi chiziba" w:date="2023-11-17T14:55:00Z">
            <w:del w:id="1967" w:author="Ozodiegwu, Ifeoma" w:date="2023-12-07T15:53:00Z">
              <w:r w:rsidDel="00BE0030">
                <w:rPr>
                  <w:rFonts w:eastAsia="Times New Roman"/>
                </w:rPr>
                <w:delText xml:space="preserve">55. </w:delText>
              </w:r>
              <w:r w:rsidDel="00BE0030">
                <w:rPr>
                  <w:rFonts w:eastAsia="Times New Roman"/>
                </w:rPr>
                <w:tab/>
                <w:delText xml:space="preserve">Bloom D, Canning D, Chan K. Higher Education and Economic Development in Africa. 2006. </w:delText>
              </w:r>
            </w:del>
          </w:ins>
        </w:p>
        <w:p w14:paraId="1A417288" w14:textId="57A8878F" w:rsidR="006A6F7B" w:rsidDel="00BE0030" w:rsidRDefault="006A6F7B">
          <w:pPr>
            <w:autoSpaceDE w:val="0"/>
            <w:autoSpaceDN w:val="0"/>
            <w:ind w:hanging="640"/>
            <w:divId w:val="1484078363"/>
            <w:rPr>
              <w:ins w:id="1968" w:author="chilochibi chiziba" w:date="2023-11-17T14:55:00Z"/>
              <w:del w:id="1969" w:author="Ozodiegwu, Ifeoma" w:date="2023-12-07T15:53:00Z"/>
              <w:rFonts w:eastAsia="Times New Roman"/>
            </w:rPr>
          </w:pPr>
          <w:ins w:id="1970" w:author="chilochibi chiziba" w:date="2023-11-17T14:55:00Z">
            <w:del w:id="1971" w:author="Ozodiegwu, Ifeoma" w:date="2023-12-07T15:53:00Z">
              <w:r w:rsidDel="00BE0030">
                <w:rPr>
                  <w:rFonts w:eastAsia="Times New Roman"/>
                </w:rPr>
                <w:delText xml:space="preserve">56. </w:delText>
              </w:r>
              <w:r w:rsidDel="00BE0030">
                <w:rPr>
                  <w:rFonts w:eastAsia="Times New Roman"/>
                </w:rPr>
                <w:tab/>
                <w:delText>Gracie R, Barcellos C, Magalhães M, Souza-Santos R, Rubens P, Barrocas G, et al. Geographical Scale Effects on the Analysis of  Leptospirosis Determinants. International Journal of Environmental Research and Public Health 2014, Vol 11, Pages 10366-10383. 2014;11: 10366–10383. doi:10.3390/IJERPH111010366</w:delText>
              </w:r>
            </w:del>
          </w:ins>
        </w:p>
        <w:p w14:paraId="5BD38A32" w14:textId="49FB1824" w:rsidR="006A6F7B" w:rsidDel="00BE0030" w:rsidRDefault="006A6F7B">
          <w:pPr>
            <w:autoSpaceDE w:val="0"/>
            <w:autoSpaceDN w:val="0"/>
            <w:ind w:hanging="640"/>
            <w:divId w:val="1055547183"/>
            <w:rPr>
              <w:ins w:id="1972" w:author="chilochibi chiziba" w:date="2023-11-17T14:55:00Z"/>
              <w:del w:id="1973" w:author="Ozodiegwu, Ifeoma" w:date="2023-12-07T15:53:00Z"/>
              <w:rFonts w:eastAsia="Times New Roman"/>
            </w:rPr>
          </w:pPr>
          <w:ins w:id="1974" w:author="chilochibi chiziba" w:date="2023-11-17T14:55:00Z">
            <w:del w:id="1975" w:author="Ozodiegwu, Ifeoma" w:date="2023-12-07T15:53:00Z">
              <w:r w:rsidDel="00BE0030">
                <w:rPr>
                  <w:rFonts w:eastAsia="Times New Roman"/>
                </w:rPr>
                <w:delText xml:space="preserve">57. </w:delText>
              </w:r>
              <w:r w:rsidDel="00BE0030">
                <w:rPr>
                  <w:rFonts w:eastAsia="Times New Roman"/>
                </w:rPr>
                <w:tab/>
                <w:delText>Love-Koh J, Griffin S, Kataika E, Revill P, Sibandze S, Walker S. Methods to promote equity in health resource allocation in low- and middle-income countries: an overview. Global Health. 2020;16. doi:10.1186/S12992-019-0537-Z</w:delText>
              </w:r>
            </w:del>
          </w:ins>
        </w:p>
        <w:p w14:paraId="5D69823E" w14:textId="05AE7DDD" w:rsidR="006A6F7B" w:rsidDel="00BE0030" w:rsidRDefault="006A6F7B">
          <w:pPr>
            <w:autoSpaceDE w:val="0"/>
            <w:autoSpaceDN w:val="0"/>
            <w:ind w:hanging="640"/>
            <w:divId w:val="979697713"/>
            <w:rPr>
              <w:ins w:id="1976" w:author="chilochibi chiziba" w:date="2023-11-17T14:55:00Z"/>
              <w:del w:id="1977" w:author="Ozodiegwu, Ifeoma" w:date="2023-12-07T15:53:00Z"/>
              <w:rFonts w:eastAsia="Times New Roman"/>
            </w:rPr>
          </w:pPr>
          <w:ins w:id="1978" w:author="chilochibi chiziba" w:date="2023-11-17T14:55:00Z">
            <w:del w:id="1979" w:author="Ozodiegwu, Ifeoma" w:date="2023-12-07T15:53:00Z">
              <w:r w:rsidDel="00BE0030">
                <w:rPr>
                  <w:rFonts w:eastAsia="Times New Roman"/>
                </w:rPr>
                <w:delText xml:space="preserve">58. </w:delText>
              </w:r>
              <w:r w:rsidDel="00BE0030">
                <w:rPr>
                  <w:rFonts w:eastAsia="Times New Roman"/>
                </w:rPr>
                <w:tab/>
                <w:delText>Scott N, Hussain SA, Martin-Hughes R, Fowkes FJI, Kerr CC, Pearson R, et al. Maximizing the impact of malaria funding through allocative efficiency: Using the right interventions in the right locations. Malar J. 2017;16: 1–14. doi:10.1186/S12936-017-2019-1/FIGURES/8</w:delText>
              </w:r>
            </w:del>
          </w:ins>
        </w:p>
        <w:p w14:paraId="3F28CD82" w14:textId="761B2CC0" w:rsidR="00DA30EE" w:rsidDel="00BE0030" w:rsidRDefault="006A6F7B">
          <w:pPr>
            <w:autoSpaceDE w:val="0"/>
            <w:autoSpaceDN w:val="0"/>
            <w:ind w:hanging="640"/>
            <w:divId w:val="632323094"/>
            <w:rPr>
              <w:del w:id="1980" w:author="Ozodiegwu, Ifeoma" w:date="2023-12-07T15:53:00Z"/>
              <w:rFonts w:eastAsia="Times New Roman"/>
              <w:sz w:val="24"/>
              <w:szCs w:val="24"/>
            </w:rPr>
          </w:pPr>
          <w:ins w:id="1981" w:author="chilochibi chiziba" w:date="2023-11-17T14:55:00Z">
            <w:del w:id="1982" w:author="Ozodiegwu, Ifeoma" w:date="2023-12-07T15:53:00Z">
              <w:r w:rsidDel="00BE0030">
                <w:rPr>
                  <w:rFonts w:eastAsia="Times New Roman"/>
                </w:rPr>
                <w:delText> </w:delText>
              </w:r>
            </w:del>
          </w:ins>
          <w:del w:id="1983" w:author="Ozodiegwu, Ifeoma" w:date="2023-12-07T15:53:00Z">
            <w:r w:rsidR="00DA30EE" w:rsidDel="00BE0030">
              <w:rPr>
                <w:rFonts w:eastAsia="Times New Roman"/>
              </w:rPr>
              <w:delText xml:space="preserve">1. </w:delText>
            </w:r>
            <w:r w:rsidR="00DA30EE" w:rsidDel="00BE0030">
              <w:rPr>
                <w:rFonts w:eastAsia="Times New Roman"/>
              </w:rPr>
              <w:tab/>
              <w:delText xml:space="preserve">World Health Organization. World Malaria Report 2021. Geneva; 2021. </w:delText>
            </w:r>
          </w:del>
        </w:p>
        <w:p w14:paraId="1B60BAD9" w14:textId="4893603C" w:rsidR="00DA30EE" w:rsidDel="00BE0030" w:rsidRDefault="00DA30EE">
          <w:pPr>
            <w:autoSpaceDE w:val="0"/>
            <w:autoSpaceDN w:val="0"/>
            <w:ind w:hanging="640"/>
            <w:divId w:val="107282554"/>
            <w:rPr>
              <w:del w:id="1984" w:author="Ozodiegwu, Ifeoma" w:date="2023-12-07T15:53:00Z"/>
              <w:rFonts w:eastAsia="Times New Roman"/>
            </w:rPr>
          </w:pPr>
          <w:del w:id="1985" w:author="Ozodiegwu, Ifeoma" w:date="2023-12-07T15:53:00Z">
            <w:r w:rsidDel="00BE0030">
              <w:rPr>
                <w:rFonts w:eastAsia="Times New Roman"/>
              </w:rPr>
              <w:delText xml:space="preserve">2. </w:delText>
            </w:r>
            <w:r w:rsidDel="00BE0030">
              <w:rPr>
                <w:rFonts w:eastAsia="Times New Roman"/>
              </w:rPr>
              <w:tab/>
              <w:delText>Okunlola OA, Oyeyemi OT. Spatio-temporal analysis of association between incidence of malaria and environmental predictors of malaria transmission in Nigeria. Sci Rep. 2019;9: 1–11. doi:10.1038/s41598-019-53814-x</w:delText>
            </w:r>
          </w:del>
        </w:p>
        <w:p w14:paraId="68ECE50E" w14:textId="1C327BC2" w:rsidR="00DA30EE" w:rsidDel="00BE0030" w:rsidRDefault="00DA30EE">
          <w:pPr>
            <w:autoSpaceDE w:val="0"/>
            <w:autoSpaceDN w:val="0"/>
            <w:ind w:hanging="640"/>
            <w:divId w:val="1570268755"/>
            <w:rPr>
              <w:del w:id="1986" w:author="Ozodiegwu, Ifeoma" w:date="2023-12-07T15:53:00Z"/>
              <w:rFonts w:eastAsia="Times New Roman"/>
            </w:rPr>
          </w:pPr>
          <w:del w:id="1987" w:author="Ozodiegwu, Ifeoma" w:date="2023-12-07T15:53:00Z">
            <w:r w:rsidDel="00BE0030">
              <w:rPr>
                <w:rFonts w:eastAsia="Times New Roman"/>
              </w:rPr>
              <w:delText xml:space="preserve">3. </w:delText>
            </w:r>
            <w:r w:rsidDel="00BE0030">
              <w:rPr>
                <w:rFonts w:eastAsia="Times New Roman"/>
              </w:rPr>
              <w:tab/>
              <w:delText xml:space="preserve">National Malaria Control Programme, suMAP, World Health Organization, INFORM project. A description of the epidemiology of malaria to guide the planning of control in Nigeria. A report prepared for the Federal Ministry of Health, Nigeria, the Roll Back Malaria Partnership and the Department for International Development, UK. 2013. </w:delText>
            </w:r>
          </w:del>
        </w:p>
        <w:p w14:paraId="631C3C33" w14:textId="59D12907" w:rsidR="00DA30EE" w:rsidDel="00BE0030" w:rsidRDefault="00DA30EE">
          <w:pPr>
            <w:autoSpaceDE w:val="0"/>
            <w:autoSpaceDN w:val="0"/>
            <w:ind w:hanging="640"/>
            <w:divId w:val="794760024"/>
            <w:rPr>
              <w:del w:id="1988" w:author="Ozodiegwu, Ifeoma" w:date="2023-12-07T15:53:00Z"/>
              <w:rFonts w:eastAsia="Times New Roman"/>
            </w:rPr>
          </w:pPr>
          <w:del w:id="1989" w:author="Ozodiegwu, Ifeoma" w:date="2023-12-07T15:53:00Z">
            <w:r w:rsidDel="00BE0030">
              <w:rPr>
                <w:rFonts w:eastAsia="Times New Roman"/>
              </w:rPr>
              <w:delText xml:space="preserve">4. </w:delText>
            </w:r>
            <w:r w:rsidDel="00BE0030">
              <w:rPr>
                <w:rFonts w:eastAsia="Times New Roman"/>
              </w:rPr>
              <w:tab/>
              <w:delText>Jane Ugwu CL, Zewotir T. Evaluating the effects of climate and environmental factors on under-5 children malaria spatial distribution using generalized additive models (GAMs). J Epidemiol Glob Health. 2020;10: 304–314. doi:10.2991/jegh.k.200814.001</w:delText>
            </w:r>
          </w:del>
        </w:p>
        <w:p w14:paraId="4D3E62DE" w14:textId="0831901D" w:rsidR="00DA30EE" w:rsidDel="00BE0030" w:rsidRDefault="00DA30EE">
          <w:pPr>
            <w:autoSpaceDE w:val="0"/>
            <w:autoSpaceDN w:val="0"/>
            <w:ind w:hanging="640"/>
            <w:divId w:val="359551051"/>
            <w:rPr>
              <w:del w:id="1990" w:author="Ozodiegwu, Ifeoma" w:date="2023-12-07T15:53:00Z"/>
              <w:rFonts w:eastAsia="Times New Roman"/>
            </w:rPr>
          </w:pPr>
          <w:del w:id="1991" w:author="Ozodiegwu, Ifeoma" w:date="2023-12-07T15:53:00Z">
            <w:r w:rsidDel="00BE0030">
              <w:rPr>
                <w:rFonts w:eastAsia="Times New Roman"/>
              </w:rPr>
              <w:delText xml:space="preserve">5. </w:delText>
            </w:r>
            <w:r w:rsidDel="00BE0030">
              <w:rPr>
                <w:rFonts w:eastAsia="Times New Roman"/>
              </w:rPr>
              <w:tab/>
              <w:delText>United Nations Department of Economic and Social Affairs. World Urbanization Prospects: The 2018 Revision. 2019. doi:10.18356/b9e995fe-en</w:delText>
            </w:r>
          </w:del>
        </w:p>
        <w:p w14:paraId="6D63BF87" w14:textId="6BB9EDDC" w:rsidR="00DA30EE" w:rsidDel="00BE0030" w:rsidRDefault="00DA30EE">
          <w:pPr>
            <w:autoSpaceDE w:val="0"/>
            <w:autoSpaceDN w:val="0"/>
            <w:ind w:hanging="640"/>
            <w:divId w:val="1962221940"/>
            <w:rPr>
              <w:del w:id="1992" w:author="Ozodiegwu, Ifeoma" w:date="2023-12-07T15:53:00Z"/>
              <w:rFonts w:eastAsia="Times New Roman"/>
            </w:rPr>
          </w:pPr>
          <w:del w:id="1993" w:author="Ozodiegwu, Ifeoma" w:date="2023-12-07T15:53:00Z">
            <w:r w:rsidDel="00BE0030">
              <w:rPr>
                <w:rFonts w:eastAsia="Times New Roman"/>
              </w:rPr>
              <w:delText xml:space="preserve">6. </w:delText>
            </w:r>
            <w:r w:rsidDel="00BE0030">
              <w:rPr>
                <w:rFonts w:eastAsia="Times New Roman"/>
              </w:rPr>
              <w:tab/>
              <w:delText>Byrne N. Urban malaria risk in sub-Saharan Africa: Where is the evidence? Travel Med Infect Dis. 2007;5: 135–137. doi:10.1016/J.TMAID.2006.04.003</w:delText>
            </w:r>
          </w:del>
        </w:p>
        <w:p w14:paraId="26B798ED" w14:textId="74B4C1FB" w:rsidR="00DA30EE" w:rsidDel="00BE0030" w:rsidRDefault="00DA30EE">
          <w:pPr>
            <w:autoSpaceDE w:val="0"/>
            <w:autoSpaceDN w:val="0"/>
            <w:ind w:hanging="640"/>
            <w:divId w:val="1863081512"/>
            <w:rPr>
              <w:del w:id="1994" w:author="Ozodiegwu, Ifeoma" w:date="2023-12-07T15:53:00Z"/>
              <w:rFonts w:eastAsia="Times New Roman"/>
            </w:rPr>
          </w:pPr>
          <w:del w:id="1995" w:author="Ozodiegwu, Ifeoma" w:date="2023-12-07T15:53:00Z">
            <w:r w:rsidDel="00BE0030">
              <w:rPr>
                <w:rFonts w:eastAsia="Times New Roman"/>
              </w:rPr>
              <w:delText xml:space="preserve">7. </w:delText>
            </w:r>
            <w:r w:rsidDel="00BE0030">
              <w:rPr>
                <w:rFonts w:eastAsia="Times New Roman"/>
              </w:rPr>
              <w:tab/>
              <w:delText>Trape JF, Zoulani A. Malaria and urbanization in Central Africa: the example of Brazzaville. Part III: Relationships between urbanization and the intensity of malaria transmission. Trans R Soc Trop Med Hyg. 1987;81: 19–25. doi:10.1016/0035-9203(87)90473-1</w:delText>
            </w:r>
          </w:del>
        </w:p>
        <w:p w14:paraId="6C7291BD" w14:textId="0F8943EE" w:rsidR="00DA30EE" w:rsidDel="00BE0030" w:rsidRDefault="00DA30EE">
          <w:pPr>
            <w:autoSpaceDE w:val="0"/>
            <w:autoSpaceDN w:val="0"/>
            <w:ind w:hanging="640"/>
            <w:divId w:val="918246456"/>
            <w:rPr>
              <w:del w:id="1996" w:author="Ozodiegwu, Ifeoma" w:date="2023-12-07T15:53:00Z"/>
              <w:rFonts w:eastAsia="Times New Roman"/>
            </w:rPr>
          </w:pPr>
          <w:del w:id="1997" w:author="Ozodiegwu, Ifeoma" w:date="2023-12-07T15:53:00Z">
            <w:r w:rsidDel="00BE0030">
              <w:rPr>
                <w:rFonts w:eastAsia="Times New Roman"/>
              </w:rPr>
              <w:delText xml:space="preserve">8. </w:delText>
            </w:r>
            <w:r w:rsidDel="00BE0030">
              <w:rPr>
                <w:rFonts w:eastAsia="Times New Roman"/>
              </w:rPr>
              <w:tab/>
              <w:delText>Hay SI, Guerra CA, Tatem AJ, Atkinson PM, Snow RW. Urbanization, malaria transmission and disease burden in Africa. Nat Rev Microbiol. 2005;3: 81. doi:10.1038/NRMICRO1069</w:delText>
            </w:r>
          </w:del>
        </w:p>
        <w:p w14:paraId="024DF11B" w14:textId="577934DC" w:rsidR="00DA30EE" w:rsidDel="00BE0030" w:rsidRDefault="00DA30EE">
          <w:pPr>
            <w:autoSpaceDE w:val="0"/>
            <w:autoSpaceDN w:val="0"/>
            <w:ind w:hanging="640"/>
            <w:divId w:val="2051832898"/>
            <w:rPr>
              <w:del w:id="1998" w:author="Ozodiegwu, Ifeoma" w:date="2023-12-07T15:53:00Z"/>
              <w:rFonts w:eastAsia="Times New Roman"/>
            </w:rPr>
          </w:pPr>
          <w:del w:id="1999" w:author="Ozodiegwu, Ifeoma" w:date="2023-12-07T15:53:00Z">
            <w:r w:rsidDel="00BE0030">
              <w:rPr>
                <w:rFonts w:eastAsia="Times New Roman"/>
              </w:rPr>
              <w:delText xml:space="preserve">9. </w:delText>
            </w:r>
            <w:r w:rsidDel="00BE0030">
              <w:rPr>
                <w:rFonts w:eastAsia="Times New Roman"/>
              </w:rPr>
              <w:tab/>
              <w:delText>Wang S-J, Lengeler C, Smith TA, Vounatsou P, Akogbeto M, Tanner M. Rapid Urban Malaria Appraisal (RUMA) IV: Epidemiology of urban malaria in Cotonou (Benin). Malar J. 2006;5: 45. doi:10.1186/1475-2875-5-45</w:delText>
            </w:r>
          </w:del>
        </w:p>
        <w:p w14:paraId="03274C97" w14:textId="3EF53968" w:rsidR="00DA30EE" w:rsidDel="00BE0030" w:rsidRDefault="00DA30EE">
          <w:pPr>
            <w:autoSpaceDE w:val="0"/>
            <w:autoSpaceDN w:val="0"/>
            <w:ind w:hanging="640"/>
            <w:divId w:val="342321807"/>
            <w:rPr>
              <w:del w:id="2000" w:author="Ozodiegwu, Ifeoma" w:date="2023-12-07T15:53:00Z"/>
              <w:rFonts w:eastAsia="Times New Roman"/>
            </w:rPr>
          </w:pPr>
          <w:del w:id="2001" w:author="Ozodiegwu, Ifeoma" w:date="2023-12-07T15:53:00Z">
            <w:r w:rsidDel="00BE0030">
              <w:rPr>
                <w:rFonts w:eastAsia="Times New Roman"/>
              </w:rPr>
              <w:delText xml:space="preserve">10. </w:delText>
            </w:r>
            <w:r w:rsidDel="00BE0030">
              <w:rPr>
                <w:rFonts w:eastAsia="Times New Roman"/>
              </w:rPr>
              <w:tab/>
              <w:delText>Kabula BI, Attah PK, Wilson MD, Boakye DA. Characterization of Anopheles gambiae s.l. and insecticide resistance profile relative to physicochemical properties of breeding habitats within Accra Metropolis, Ghana. Tanzan J Health Res. 2011;13: 163–187. doi:10.4314/thrb.v13i3.66915</w:delText>
            </w:r>
          </w:del>
        </w:p>
        <w:p w14:paraId="15B1DDAE" w14:textId="175CEF8F" w:rsidR="00DA30EE" w:rsidDel="00BE0030" w:rsidRDefault="00DA30EE">
          <w:pPr>
            <w:autoSpaceDE w:val="0"/>
            <w:autoSpaceDN w:val="0"/>
            <w:ind w:hanging="640"/>
            <w:divId w:val="480931403"/>
            <w:rPr>
              <w:del w:id="2002" w:author="Ozodiegwu, Ifeoma" w:date="2023-12-07T15:53:00Z"/>
              <w:rFonts w:eastAsia="Times New Roman"/>
            </w:rPr>
          </w:pPr>
          <w:del w:id="2003" w:author="Ozodiegwu, Ifeoma" w:date="2023-12-07T15:53:00Z">
            <w:r w:rsidDel="00BE0030">
              <w:rPr>
                <w:rFonts w:eastAsia="Times New Roman"/>
              </w:rPr>
              <w:delText xml:space="preserve">11. </w:delText>
            </w:r>
            <w:r w:rsidDel="00BE0030">
              <w:rPr>
                <w:rFonts w:eastAsia="Times New Roman"/>
              </w:rPr>
              <w:tab/>
              <w:delText>Antonio-Nkondjio C, Fossog BT, Ndo C, Djantio BM, Togouet SZ, Awono-Ambene P, et al. Anopheles gambiae distribution and insecticide resistance in the cities of Douala and Yaoundé (Cameroon): Influence of urban agriculture and pollution. Malar J. 2011;10: 1–13. doi:10.1186/1475-2875-10-154/TABLES/6</w:delText>
            </w:r>
          </w:del>
        </w:p>
        <w:p w14:paraId="639215C0" w14:textId="4F604DE9" w:rsidR="00DA30EE" w:rsidDel="00BE0030" w:rsidRDefault="00DA30EE">
          <w:pPr>
            <w:autoSpaceDE w:val="0"/>
            <w:autoSpaceDN w:val="0"/>
            <w:ind w:hanging="640"/>
            <w:divId w:val="1468400299"/>
            <w:rPr>
              <w:del w:id="2004" w:author="Ozodiegwu, Ifeoma" w:date="2023-12-07T15:53:00Z"/>
              <w:rFonts w:eastAsia="Times New Roman"/>
            </w:rPr>
          </w:pPr>
          <w:del w:id="2005" w:author="Ozodiegwu, Ifeoma" w:date="2023-12-07T15:53:00Z">
            <w:r w:rsidDel="00BE0030">
              <w:rPr>
                <w:rFonts w:eastAsia="Times New Roman"/>
              </w:rPr>
              <w:delText xml:space="preserve">12. </w:delText>
            </w:r>
            <w:r w:rsidDel="00BE0030">
              <w:rPr>
                <w:rFonts w:eastAsia="Times New Roman"/>
              </w:rPr>
              <w:tab/>
              <w:delText>Azrag RS, Mohammed BH. Anopheles arabiensis in Sudan: A noticeable tolerance to urban polluted larval habitats associated with resistance to Temephos. Malar J. 2018;17: 1–11. doi:10.1186/S12936-018-2350-1/TABLES/5</w:delText>
            </w:r>
          </w:del>
        </w:p>
        <w:p w14:paraId="76594C25" w14:textId="747F47C1" w:rsidR="00DA30EE" w:rsidDel="00BE0030" w:rsidRDefault="00DA30EE">
          <w:pPr>
            <w:autoSpaceDE w:val="0"/>
            <w:autoSpaceDN w:val="0"/>
            <w:ind w:hanging="640"/>
            <w:divId w:val="1753548848"/>
            <w:rPr>
              <w:del w:id="2006" w:author="Ozodiegwu, Ifeoma" w:date="2023-12-07T15:53:00Z"/>
              <w:rFonts w:eastAsia="Times New Roman"/>
            </w:rPr>
          </w:pPr>
          <w:del w:id="2007" w:author="Ozodiegwu, Ifeoma" w:date="2023-12-07T15:53:00Z">
            <w:r w:rsidDel="00BE0030">
              <w:rPr>
                <w:rFonts w:eastAsia="Times New Roman"/>
              </w:rPr>
              <w:delText xml:space="preserve">13. </w:delText>
            </w:r>
            <w:r w:rsidDel="00BE0030">
              <w:rPr>
                <w:rFonts w:eastAsia="Times New Roman"/>
              </w:rPr>
              <w:tab/>
              <w:delText xml:space="preserve">World Health Organization. World Malaria Report 2022. Geneva; 2022. </w:delText>
            </w:r>
          </w:del>
        </w:p>
        <w:p w14:paraId="5ACB168F" w14:textId="19879DD4" w:rsidR="00DA30EE" w:rsidDel="00BE0030" w:rsidRDefault="00DA30EE">
          <w:pPr>
            <w:autoSpaceDE w:val="0"/>
            <w:autoSpaceDN w:val="0"/>
            <w:ind w:hanging="640"/>
            <w:divId w:val="732775152"/>
            <w:rPr>
              <w:del w:id="2008" w:author="Ozodiegwu, Ifeoma" w:date="2023-12-07T15:53:00Z"/>
              <w:rFonts w:eastAsia="Times New Roman"/>
            </w:rPr>
          </w:pPr>
          <w:del w:id="2009" w:author="Ozodiegwu, Ifeoma" w:date="2023-12-07T15:53:00Z">
            <w:r w:rsidDel="00BE0030">
              <w:rPr>
                <w:rFonts w:eastAsia="Times New Roman"/>
              </w:rPr>
              <w:delText xml:space="preserve">14. </w:delText>
            </w:r>
            <w:r w:rsidDel="00BE0030">
              <w:rPr>
                <w:rFonts w:eastAsia="Times New Roman"/>
              </w:rPr>
              <w:tab/>
              <w:delText>Arinaitwe E, Mpimbaza A, Nankabirwa JI, Kamya V, Asiimwe A, Kuule JK, et al. Malaria Diagnosed in an Urban Setting Strongly Associated with Recent Overnight Travel: A Case–Control Study from Kampala, Uganda. Am J Trop Med Hyg. 2020;103: 1517–1524. doi:10.4269/AJTMH.20-0189</w:delText>
            </w:r>
          </w:del>
        </w:p>
        <w:p w14:paraId="3C2D542D" w14:textId="651B06AC" w:rsidR="00DA30EE" w:rsidDel="00BE0030" w:rsidRDefault="00DA30EE">
          <w:pPr>
            <w:autoSpaceDE w:val="0"/>
            <w:autoSpaceDN w:val="0"/>
            <w:ind w:hanging="640"/>
            <w:divId w:val="10255944"/>
            <w:rPr>
              <w:del w:id="2010" w:author="Ozodiegwu, Ifeoma" w:date="2023-12-07T15:53:00Z"/>
              <w:rFonts w:eastAsia="Times New Roman"/>
            </w:rPr>
          </w:pPr>
          <w:del w:id="2011" w:author="Ozodiegwu, Ifeoma" w:date="2023-12-07T15:53:00Z">
            <w:r w:rsidDel="00BE0030">
              <w:rPr>
                <w:rFonts w:eastAsia="Times New Roman"/>
              </w:rPr>
              <w:delText xml:space="preserve">15. </w:delText>
            </w:r>
            <w:r w:rsidDel="00BE0030">
              <w:rPr>
                <w:rFonts w:eastAsia="Times New Roman"/>
              </w:rPr>
              <w:tab/>
              <w:delText>Baragatti M, Fournet F, Henry M-C, Assi S, Ouedraogo H, Rogier C, et al. Social and environmental malaria risk factors in urban areas of Ouagadougou, Burkina Faso. Malaria Journal 2009 8:1. 2009;8: 1–14. doi:10.1186/1475-2875-8-13</w:delText>
            </w:r>
          </w:del>
        </w:p>
        <w:p w14:paraId="32030F3A" w14:textId="05337B90" w:rsidR="00DA30EE" w:rsidDel="00BE0030" w:rsidRDefault="00DA30EE">
          <w:pPr>
            <w:autoSpaceDE w:val="0"/>
            <w:autoSpaceDN w:val="0"/>
            <w:ind w:hanging="640"/>
            <w:divId w:val="747923279"/>
            <w:rPr>
              <w:del w:id="2012" w:author="Ozodiegwu, Ifeoma" w:date="2023-12-07T15:53:00Z"/>
              <w:rFonts w:eastAsia="Times New Roman"/>
            </w:rPr>
          </w:pPr>
          <w:del w:id="2013" w:author="Ozodiegwu, Ifeoma" w:date="2023-12-07T15:53:00Z">
            <w:r w:rsidDel="00BE0030">
              <w:rPr>
                <w:rFonts w:eastAsia="Times New Roman"/>
              </w:rPr>
              <w:delText xml:space="preserve">16. </w:delText>
            </w:r>
            <w:r w:rsidDel="00BE0030">
              <w:rPr>
                <w:rFonts w:eastAsia="Times New Roman"/>
              </w:rPr>
              <w:tab/>
              <w:delText xml:space="preserve">Bello FA, Ayede AI. Prevalence of malaria parasitemia and the use of malaria prevaention measures in pregnant women in Ibadan, Nigeria. Ann Ib Postgrad Med. 2019;17: 124–129. </w:delText>
            </w:r>
          </w:del>
        </w:p>
        <w:p w14:paraId="3A6BE57C" w14:textId="67EDC5DD" w:rsidR="00DA30EE" w:rsidDel="00BE0030" w:rsidRDefault="00DA30EE">
          <w:pPr>
            <w:autoSpaceDE w:val="0"/>
            <w:autoSpaceDN w:val="0"/>
            <w:ind w:hanging="640"/>
            <w:divId w:val="1737580763"/>
            <w:rPr>
              <w:del w:id="2014" w:author="Ozodiegwu, Ifeoma" w:date="2023-12-07T15:53:00Z"/>
              <w:rFonts w:eastAsia="Times New Roman"/>
            </w:rPr>
          </w:pPr>
          <w:del w:id="2015" w:author="Ozodiegwu, Ifeoma" w:date="2023-12-07T15:53:00Z">
            <w:r w:rsidDel="00BE0030">
              <w:rPr>
                <w:rFonts w:eastAsia="Times New Roman"/>
              </w:rPr>
              <w:delText xml:space="preserve">17. </w:delText>
            </w:r>
            <w:r w:rsidDel="00BE0030">
              <w:rPr>
                <w:rFonts w:eastAsia="Times New Roman"/>
              </w:rPr>
              <w:tab/>
              <w:delText>Olukosi AY, Olakiigbe A, Ajibaye O, Orok BA, Aina OO, Akindele SK, et al. Socio-economic behavioural indicators of falciparum malaria parasitaemia and moderate to severe anaemia among pregnant women attending antenatal clinics in Lagos, Southwest Nigeria. Malar J. 2020;19. doi:10.1186/S12936-020-03462-8</w:delText>
            </w:r>
          </w:del>
        </w:p>
        <w:p w14:paraId="584F8F7A" w14:textId="7230232F" w:rsidR="00DA30EE" w:rsidDel="00BE0030" w:rsidRDefault="00DA30EE">
          <w:pPr>
            <w:autoSpaceDE w:val="0"/>
            <w:autoSpaceDN w:val="0"/>
            <w:ind w:hanging="640"/>
            <w:divId w:val="1131704205"/>
            <w:rPr>
              <w:del w:id="2016" w:author="Ozodiegwu, Ifeoma" w:date="2023-12-07T15:53:00Z"/>
              <w:rFonts w:eastAsia="Times New Roman"/>
            </w:rPr>
          </w:pPr>
          <w:del w:id="2017" w:author="Ozodiegwu, Ifeoma" w:date="2023-12-07T15:53:00Z">
            <w:r w:rsidDel="00BE0030">
              <w:rPr>
                <w:rFonts w:eastAsia="Times New Roman"/>
              </w:rPr>
              <w:delText xml:space="preserve">18. </w:delText>
            </w:r>
            <w:r w:rsidDel="00BE0030">
              <w:rPr>
                <w:rFonts w:eastAsia="Times New Roman"/>
              </w:rPr>
              <w:tab/>
              <w:delText xml:space="preserve">Adedotun AA, Morenikeji OA, Odaibo AB. Knowledge, attitudes and practices about malaria in an urban community in south-western Nigeria. J Vector Borne Dis. 2010;47: 155–159. </w:delText>
            </w:r>
          </w:del>
        </w:p>
        <w:p w14:paraId="7F401575" w14:textId="3725CC40" w:rsidR="00DA30EE" w:rsidDel="00BE0030" w:rsidRDefault="00DA30EE">
          <w:pPr>
            <w:autoSpaceDE w:val="0"/>
            <w:autoSpaceDN w:val="0"/>
            <w:ind w:hanging="640"/>
            <w:divId w:val="732393297"/>
            <w:rPr>
              <w:del w:id="2018" w:author="Ozodiegwu, Ifeoma" w:date="2023-12-07T15:53:00Z"/>
              <w:rFonts w:eastAsia="Times New Roman"/>
            </w:rPr>
          </w:pPr>
          <w:del w:id="2019" w:author="Ozodiegwu, Ifeoma" w:date="2023-12-07T15:53:00Z">
            <w:r w:rsidDel="00BE0030">
              <w:rPr>
                <w:rFonts w:eastAsia="Times New Roman"/>
              </w:rPr>
              <w:delText xml:space="preserve">19. </w:delText>
            </w:r>
            <w:r w:rsidDel="00BE0030">
              <w:rPr>
                <w:rFonts w:eastAsia="Times New Roman"/>
              </w:rPr>
              <w:tab/>
              <w:delText>Fana SA, Bunza MDA, Anka SA, Imam AU, Nataala SU. Prevalence and risk factors associated with malaria infection among pregnant women in a semi-urban community of north-western Nigeria. Infect Dis Poverty. 2015;4. doi:10.1186/S40249-015-0054-0</w:delText>
            </w:r>
          </w:del>
        </w:p>
        <w:p w14:paraId="5884170C" w14:textId="2F605BDD" w:rsidR="00DA30EE" w:rsidDel="00BE0030" w:rsidRDefault="00DA30EE">
          <w:pPr>
            <w:autoSpaceDE w:val="0"/>
            <w:autoSpaceDN w:val="0"/>
            <w:ind w:hanging="640"/>
            <w:divId w:val="637762169"/>
            <w:rPr>
              <w:del w:id="2020" w:author="Ozodiegwu, Ifeoma" w:date="2023-12-07T15:53:00Z"/>
              <w:rFonts w:eastAsia="Times New Roman"/>
            </w:rPr>
          </w:pPr>
          <w:del w:id="2021" w:author="Ozodiegwu, Ifeoma" w:date="2023-12-07T15:53:00Z">
            <w:r w:rsidDel="00BE0030">
              <w:rPr>
                <w:rFonts w:eastAsia="Times New Roman"/>
              </w:rPr>
              <w:delText xml:space="preserve">20. </w:delText>
            </w:r>
            <w:r w:rsidDel="00BE0030">
              <w:rPr>
                <w:rFonts w:eastAsia="Times New Roman"/>
              </w:rPr>
              <w:tab/>
              <w:delText>Awosolu OB, Yahaya ZS, Haziqah MTF, Simon-Oke IA, Fakunle C. A cross-sectional study of the prevalence, density, and risk factors associated with malaria transmission in urban communities of Ibadan, Southwestern Nigeria. Heliyon. 2021;7: e05975. doi:10.1016/J.HELIYON.2021.E05975</w:delText>
            </w:r>
          </w:del>
        </w:p>
        <w:p w14:paraId="5E7516C7" w14:textId="088AC6E1" w:rsidR="00DA30EE" w:rsidDel="00BE0030" w:rsidRDefault="00DA30EE">
          <w:pPr>
            <w:autoSpaceDE w:val="0"/>
            <w:autoSpaceDN w:val="0"/>
            <w:ind w:hanging="640"/>
            <w:divId w:val="777141110"/>
            <w:rPr>
              <w:del w:id="2022" w:author="Ozodiegwu, Ifeoma" w:date="2023-12-07T15:53:00Z"/>
              <w:rFonts w:eastAsia="Times New Roman"/>
            </w:rPr>
          </w:pPr>
          <w:del w:id="2023" w:author="Ozodiegwu, Ifeoma" w:date="2023-12-07T15:53:00Z">
            <w:r w:rsidDel="00BE0030">
              <w:rPr>
                <w:rFonts w:eastAsia="Times New Roman"/>
              </w:rPr>
              <w:delText xml:space="preserve">21. </w:delText>
            </w:r>
            <w:r w:rsidDel="00BE0030">
              <w:rPr>
                <w:rFonts w:eastAsia="Times New Roman"/>
              </w:rPr>
              <w:tab/>
              <w:delText>Alegana VA, Okiro EA, Snow RW. Routine data for malaria morbidity estimation in Africa: Challenges and prospects. BMC Med. 2020;18: 1–13. doi:10.1186/s12916-020-01593-y</w:delText>
            </w:r>
          </w:del>
        </w:p>
        <w:p w14:paraId="4CF7ADF4" w14:textId="40DAD175" w:rsidR="00DA30EE" w:rsidDel="00BE0030" w:rsidRDefault="00DA30EE">
          <w:pPr>
            <w:autoSpaceDE w:val="0"/>
            <w:autoSpaceDN w:val="0"/>
            <w:ind w:hanging="640"/>
            <w:divId w:val="1078673006"/>
            <w:rPr>
              <w:del w:id="2024" w:author="Ozodiegwu, Ifeoma" w:date="2023-12-07T15:53:00Z"/>
              <w:rFonts w:eastAsia="Times New Roman"/>
            </w:rPr>
          </w:pPr>
          <w:del w:id="2025" w:author="Ozodiegwu, Ifeoma" w:date="2023-12-07T15:53:00Z">
            <w:r w:rsidDel="00BE0030">
              <w:rPr>
                <w:rFonts w:eastAsia="Times New Roman"/>
              </w:rPr>
              <w:delText xml:space="preserve">22. </w:delText>
            </w:r>
            <w:r w:rsidDel="00BE0030">
              <w:rPr>
                <w:rFonts w:eastAsia="Times New Roman"/>
              </w:rPr>
              <w:tab/>
              <w:delText xml:space="preserve">World Health Organization, Clinton Health Access Initiative. Landscape Assessment of Malaria Surveillance in Nigeria. 2018 Aug. </w:delText>
            </w:r>
          </w:del>
        </w:p>
        <w:p w14:paraId="54D9456D" w14:textId="7E6AFC11" w:rsidR="00DA30EE" w:rsidDel="00BE0030" w:rsidRDefault="00DA30EE">
          <w:pPr>
            <w:autoSpaceDE w:val="0"/>
            <w:autoSpaceDN w:val="0"/>
            <w:ind w:hanging="640"/>
            <w:divId w:val="707492107"/>
            <w:rPr>
              <w:del w:id="2026" w:author="Ozodiegwu, Ifeoma" w:date="2023-12-07T15:53:00Z"/>
              <w:rFonts w:eastAsia="Times New Roman"/>
            </w:rPr>
          </w:pPr>
          <w:del w:id="2027" w:author="Ozodiegwu, Ifeoma" w:date="2023-12-07T15:53:00Z">
            <w:r w:rsidDel="00BE0030">
              <w:rPr>
                <w:rFonts w:eastAsia="Times New Roman"/>
              </w:rPr>
              <w:delText xml:space="preserve">23. </w:delText>
            </w:r>
            <w:r w:rsidDel="00BE0030">
              <w:rPr>
                <w:rFonts w:eastAsia="Times New Roman"/>
              </w:rPr>
              <w:tab/>
              <w:delText xml:space="preserve">National Population Commission (NPC) [Nigeria] and ICF. Nigeria Demographic and Health Survey 2018. Abuja, Nigeria, and Rockville, Maryland, USA; 2019. </w:delText>
            </w:r>
          </w:del>
        </w:p>
        <w:p w14:paraId="2E4953FF" w14:textId="7F811F66" w:rsidR="00DA30EE" w:rsidDel="00BE0030" w:rsidRDefault="00DA30EE">
          <w:pPr>
            <w:autoSpaceDE w:val="0"/>
            <w:autoSpaceDN w:val="0"/>
            <w:ind w:hanging="640"/>
            <w:divId w:val="1183011080"/>
            <w:rPr>
              <w:del w:id="2028" w:author="Ozodiegwu, Ifeoma" w:date="2023-12-07T15:53:00Z"/>
              <w:rFonts w:eastAsia="Times New Roman"/>
            </w:rPr>
          </w:pPr>
          <w:del w:id="2029" w:author="Ozodiegwu, Ifeoma" w:date="2023-12-07T15:53:00Z">
            <w:r w:rsidDel="00BE0030">
              <w:rPr>
                <w:rFonts w:eastAsia="Times New Roman"/>
              </w:rPr>
              <w:delText xml:space="preserve">24. </w:delText>
            </w:r>
            <w:r w:rsidDel="00BE0030">
              <w:rPr>
                <w:rFonts w:eastAsia="Times New Roman"/>
              </w:rPr>
              <w:tab/>
              <w:delText xml:space="preserve">NPC NPC-, ICF. The Federal Republic of Nigeria Nigeria Demographic and Health Survey 2018 National Population Commission Abuja, Nigeria. 2019 Oct. </w:delText>
            </w:r>
          </w:del>
        </w:p>
        <w:p w14:paraId="4E28189B" w14:textId="357DD412" w:rsidR="00DA30EE" w:rsidDel="00BE0030" w:rsidRDefault="00DA30EE">
          <w:pPr>
            <w:autoSpaceDE w:val="0"/>
            <w:autoSpaceDN w:val="0"/>
            <w:ind w:hanging="640"/>
            <w:divId w:val="1272860523"/>
            <w:rPr>
              <w:del w:id="2030" w:author="Ozodiegwu, Ifeoma" w:date="2023-12-07T15:53:00Z"/>
              <w:rFonts w:eastAsia="Times New Roman"/>
            </w:rPr>
          </w:pPr>
          <w:del w:id="2031" w:author="Ozodiegwu, Ifeoma" w:date="2023-12-07T15:53:00Z">
            <w:r w:rsidDel="00BE0030">
              <w:rPr>
                <w:rFonts w:eastAsia="Times New Roman"/>
              </w:rPr>
              <w:delText xml:space="preserve">25. </w:delText>
            </w:r>
            <w:r w:rsidDel="00BE0030">
              <w:rPr>
                <w:rFonts w:eastAsia="Times New Roman"/>
              </w:rPr>
              <w:tab/>
              <w:delText xml:space="preserve">Burgert-Brucker CR, Colston J, Roy T, Zachary B. Geographic displacement procedure and georeferenced data release policy for the Demographic and Health Surveys. DHS Spatial Analysis Reports No. 7. Calverton, Maryland; 2013. </w:delText>
            </w:r>
          </w:del>
        </w:p>
        <w:p w14:paraId="7344CA46" w14:textId="4ECD56F0" w:rsidR="00DA30EE" w:rsidDel="00BE0030" w:rsidRDefault="00DA30EE">
          <w:pPr>
            <w:autoSpaceDE w:val="0"/>
            <w:autoSpaceDN w:val="0"/>
            <w:ind w:hanging="640"/>
            <w:divId w:val="1273124036"/>
            <w:rPr>
              <w:del w:id="2032" w:author="Ozodiegwu, Ifeoma" w:date="2023-12-07T15:53:00Z"/>
              <w:rFonts w:eastAsia="Times New Roman"/>
            </w:rPr>
          </w:pPr>
          <w:del w:id="2033" w:author="Ozodiegwu, Ifeoma" w:date="2023-12-07T15:53:00Z">
            <w:r w:rsidDel="00BE0030">
              <w:rPr>
                <w:rFonts w:eastAsia="Times New Roman"/>
              </w:rPr>
              <w:delText xml:space="preserve">26. </w:delText>
            </w:r>
            <w:r w:rsidDel="00BE0030">
              <w:rPr>
                <w:rFonts w:eastAsia="Times New Roman"/>
              </w:rPr>
              <w:tab/>
              <w:delText>Anyanwu PE, Fulton J, Evans E, Paget T. Exploring the role of socioeconomic factors in the development and spread of anti-malarial drug resistance: a qualitative study. Malaria Journal 2017 16:1. 2017;16: 1–15. doi:10.1186/S12936-017-1849-1</w:delText>
            </w:r>
          </w:del>
        </w:p>
        <w:p w14:paraId="3110C2B6" w14:textId="5C66B2A3" w:rsidR="00DA30EE" w:rsidDel="00BE0030" w:rsidRDefault="00DA30EE">
          <w:pPr>
            <w:autoSpaceDE w:val="0"/>
            <w:autoSpaceDN w:val="0"/>
            <w:ind w:hanging="640"/>
            <w:divId w:val="2030108819"/>
            <w:rPr>
              <w:del w:id="2034" w:author="Ozodiegwu, Ifeoma" w:date="2023-12-07T15:53:00Z"/>
              <w:rFonts w:eastAsia="Times New Roman"/>
            </w:rPr>
          </w:pPr>
          <w:del w:id="2035" w:author="Ozodiegwu, Ifeoma" w:date="2023-12-07T15:53:00Z">
            <w:r w:rsidDel="00BE0030">
              <w:rPr>
                <w:rFonts w:eastAsia="Times New Roman"/>
              </w:rPr>
              <w:delText xml:space="preserve">27. </w:delText>
            </w:r>
            <w:r w:rsidDel="00BE0030">
              <w:rPr>
                <w:rFonts w:eastAsia="Times New Roman"/>
              </w:rPr>
              <w:tab/>
              <w:delText>Dawaki S, Al-Mekhlafi HM, Ithoi I, Ibrahim J, Atroosh WM, Abdulsalam AM, et al. Is Nigeria winning the battle against malaria? Prevalence, risk factors and KAP assessment among Hausa communities in Kano State. Malar J. 2016;15: 351. doi:10.1186/s12936-016-1394-3</w:delText>
            </w:r>
          </w:del>
        </w:p>
        <w:p w14:paraId="6B0A8D84" w14:textId="2D298C82" w:rsidR="00DA30EE" w:rsidDel="00BE0030" w:rsidRDefault="00DA30EE">
          <w:pPr>
            <w:autoSpaceDE w:val="0"/>
            <w:autoSpaceDN w:val="0"/>
            <w:ind w:hanging="640"/>
            <w:divId w:val="345718369"/>
            <w:rPr>
              <w:del w:id="2036" w:author="Ozodiegwu, Ifeoma" w:date="2023-12-07T15:53:00Z"/>
              <w:rFonts w:eastAsia="Times New Roman"/>
            </w:rPr>
          </w:pPr>
          <w:del w:id="2037" w:author="Ozodiegwu, Ifeoma" w:date="2023-12-07T15:53:00Z">
            <w:r w:rsidDel="00BE0030">
              <w:rPr>
                <w:rFonts w:eastAsia="Times New Roman"/>
              </w:rPr>
              <w:delText xml:space="preserve">28. </w:delText>
            </w:r>
            <w:r w:rsidDel="00BE0030">
              <w:rPr>
                <w:rFonts w:eastAsia="Times New Roman"/>
              </w:rPr>
              <w:tab/>
              <w:delText>Johansen IC, Rodrigues PT, Ferreira MU. Human mobility and urban malaria risk in the main transmission hotspot of Amazonian Brazil. PLoS One. 2020;15. doi:10.1371/JOURNAL.PONE.0242357</w:delText>
            </w:r>
          </w:del>
        </w:p>
        <w:p w14:paraId="0EE3F326" w14:textId="565C0262" w:rsidR="00DA30EE" w:rsidDel="00BE0030" w:rsidRDefault="00DA30EE">
          <w:pPr>
            <w:autoSpaceDE w:val="0"/>
            <w:autoSpaceDN w:val="0"/>
            <w:ind w:hanging="640"/>
            <w:divId w:val="613439437"/>
            <w:rPr>
              <w:del w:id="2038" w:author="Ozodiegwu, Ifeoma" w:date="2023-12-07T15:53:00Z"/>
              <w:rFonts w:eastAsia="Times New Roman"/>
            </w:rPr>
          </w:pPr>
          <w:del w:id="2039" w:author="Ozodiegwu, Ifeoma" w:date="2023-12-07T15:53:00Z">
            <w:r w:rsidDel="00BE0030">
              <w:rPr>
                <w:rFonts w:eastAsia="Times New Roman"/>
              </w:rPr>
              <w:delText xml:space="preserve">29. </w:delText>
            </w:r>
            <w:r w:rsidDel="00BE0030">
              <w:rPr>
                <w:rFonts w:eastAsia="Times New Roman"/>
              </w:rPr>
              <w:tab/>
              <w:delText>Weiss DJ, Mappin B, Dalrymple U, Bhatt S, Cameron E, Hay SI, et al. Re-examining environmental correlates of Plasmodium falciparum Malaria endemicity: A data-intensive variable selection approach. Malar J. 2015;14: 1–18. doi:10.1186/S12936-015-0574-X/FIGURES/8</w:delText>
            </w:r>
          </w:del>
        </w:p>
        <w:p w14:paraId="59F3A563" w14:textId="47457407" w:rsidR="00DA30EE" w:rsidDel="00BE0030" w:rsidRDefault="00DA30EE">
          <w:pPr>
            <w:autoSpaceDE w:val="0"/>
            <w:autoSpaceDN w:val="0"/>
            <w:ind w:hanging="640"/>
            <w:divId w:val="2057006053"/>
            <w:rPr>
              <w:del w:id="2040" w:author="Ozodiegwu, Ifeoma" w:date="2023-12-07T15:53:00Z"/>
              <w:rFonts w:eastAsia="Times New Roman"/>
            </w:rPr>
          </w:pPr>
          <w:del w:id="2041" w:author="Ozodiegwu, Ifeoma" w:date="2023-12-07T15:53:00Z">
            <w:r w:rsidDel="00BE0030">
              <w:rPr>
                <w:rFonts w:eastAsia="Times New Roman"/>
              </w:rPr>
              <w:delText xml:space="preserve">30. </w:delText>
            </w:r>
            <w:r w:rsidDel="00BE0030">
              <w:rPr>
                <w:rFonts w:eastAsia="Times New Roman"/>
              </w:rPr>
              <w:tab/>
              <w:delText xml:space="preserve">Hadley W. ggplot2: Elegant Graphics for Data Analysis. Springer-Verlag New York; 2016. </w:delText>
            </w:r>
          </w:del>
        </w:p>
        <w:p w14:paraId="731CA3B9" w14:textId="496C4CC5" w:rsidR="00DA30EE" w:rsidDel="00BE0030" w:rsidRDefault="00DA30EE">
          <w:pPr>
            <w:autoSpaceDE w:val="0"/>
            <w:autoSpaceDN w:val="0"/>
            <w:ind w:hanging="640"/>
            <w:divId w:val="1439836919"/>
            <w:rPr>
              <w:del w:id="2042" w:author="Ozodiegwu, Ifeoma" w:date="2023-12-07T15:53:00Z"/>
              <w:rFonts w:eastAsia="Times New Roman"/>
            </w:rPr>
          </w:pPr>
          <w:del w:id="2043" w:author="Ozodiegwu, Ifeoma" w:date="2023-12-07T15:53:00Z">
            <w:r w:rsidDel="00BE0030">
              <w:rPr>
                <w:rFonts w:eastAsia="Times New Roman"/>
              </w:rPr>
              <w:delText xml:space="preserve">31. </w:delText>
            </w:r>
            <w:r w:rsidDel="00BE0030">
              <w:rPr>
                <w:rFonts w:eastAsia="Times New Roman"/>
              </w:rPr>
              <w:tab/>
              <w:delText>Bates D, Venables WN. splines-package: Regression Spline Functions and Classes. [cited 3 Jan 2022]. Available: https://rdrr.io/r/splines/splines-package.html</w:delText>
            </w:r>
          </w:del>
        </w:p>
        <w:p w14:paraId="2CC1EB77" w14:textId="137382CC" w:rsidR="00DA30EE" w:rsidDel="00BE0030" w:rsidRDefault="00DA30EE">
          <w:pPr>
            <w:autoSpaceDE w:val="0"/>
            <w:autoSpaceDN w:val="0"/>
            <w:ind w:hanging="640"/>
            <w:divId w:val="1726759172"/>
            <w:rPr>
              <w:del w:id="2044" w:author="Ozodiegwu, Ifeoma" w:date="2023-12-07T15:53:00Z"/>
              <w:rFonts w:eastAsia="Times New Roman"/>
            </w:rPr>
          </w:pPr>
          <w:del w:id="2045" w:author="Ozodiegwu, Ifeoma" w:date="2023-12-07T15:53:00Z">
            <w:r w:rsidDel="00BE0030">
              <w:rPr>
                <w:rFonts w:eastAsia="Times New Roman"/>
              </w:rPr>
              <w:delText xml:space="preserve">32. </w:delText>
            </w:r>
            <w:r w:rsidDel="00BE0030">
              <w:rPr>
                <w:rFonts w:eastAsia="Times New Roman"/>
              </w:rPr>
              <w:tab/>
              <w:delText xml:space="preserve">Hartig F. DHARMa: residual diagnostics for hierarchical (multi-level/mixed) regression models. 2021. </w:delText>
            </w:r>
          </w:del>
        </w:p>
        <w:p w14:paraId="2673066E" w14:textId="74900373" w:rsidR="00DA30EE" w:rsidDel="00BE0030" w:rsidRDefault="00DA30EE">
          <w:pPr>
            <w:autoSpaceDE w:val="0"/>
            <w:autoSpaceDN w:val="0"/>
            <w:ind w:hanging="640"/>
            <w:divId w:val="1273048265"/>
            <w:rPr>
              <w:del w:id="2046" w:author="Ozodiegwu, Ifeoma" w:date="2023-12-07T15:53:00Z"/>
              <w:rFonts w:eastAsia="Times New Roman"/>
            </w:rPr>
          </w:pPr>
          <w:del w:id="2047" w:author="Ozodiegwu, Ifeoma" w:date="2023-12-07T15:53:00Z">
            <w:r w:rsidDel="00BE0030">
              <w:rPr>
                <w:rFonts w:eastAsia="Times New Roman"/>
              </w:rPr>
              <w:delText xml:space="preserve">33. </w:delText>
            </w:r>
            <w:r w:rsidDel="00BE0030">
              <w:rPr>
                <w:rFonts w:eastAsia="Times New Roman"/>
              </w:rPr>
              <w:tab/>
              <w:delText xml:space="preserve">National Population Commission (NPC), National Malaria Control Programme (NMCP), ICF International. Nigeria Malaria Indicator Survey 2010 . Abuja, Nigeria; 2012. </w:delText>
            </w:r>
          </w:del>
        </w:p>
        <w:p w14:paraId="25CA6767" w14:textId="0461CE25" w:rsidR="00DA30EE" w:rsidDel="00BE0030" w:rsidRDefault="00DA30EE">
          <w:pPr>
            <w:autoSpaceDE w:val="0"/>
            <w:autoSpaceDN w:val="0"/>
            <w:ind w:hanging="640"/>
            <w:divId w:val="718284284"/>
            <w:rPr>
              <w:del w:id="2048" w:author="Ozodiegwu, Ifeoma" w:date="2023-12-07T15:53:00Z"/>
              <w:rFonts w:eastAsia="Times New Roman"/>
            </w:rPr>
          </w:pPr>
          <w:del w:id="2049" w:author="Ozodiegwu, Ifeoma" w:date="2023-12-07T15:53:00Z">
            <w:r w:rsidDel="00BE0030">
              <w:rPr>
                <w:rFonts w:eastAsia="Times New Roman"/>
              </w:rPr>
              <w:delText xml:space="preserve">34. </w:delText>
            </w:r>
            <w:r w:rsidDel="00BE0030">
              <w:rPr>
                <w:rFonts w:eastAsia="Times New Roman"/>
              </w:rPr>
              <w:tab/>
              <w:delText xml:space="preserve">National Malaria Elimination Programme (NMEP), National Population Commission (NPopC), National Bureau of Statistics (NBS), ICF International. Nigeria Malaria Indicator Survey 2015. Abuja, Nigeria, and Rockville, Maryland, USA; 2016. </w:delText>
            </w:r>
          </w:del>
        </w:p>
        <w:p w14:paraId="60EDB228" w14:textId="6CCE624D" w:rsidR="00DA30EE" w:rsidDel="00BE0030" w:rsidRDefault="00DA30EE">
          <w:pPr>
            <w:autoSpaceDE w:val="0"/>
            <w:autoSpaceDN w:val="0"/>
            <w:ind w:hanging="640"/>
            <w:divId w:val="1486584663"/>
            <w:rPr>
              <w:del w:id="2050" w:author="Ozodiegwu, Ifeoma" w:date="2023-12-07T15:53:00Z"/>
              <w:rFonts w:eastAsia="Times New Roman"/>
            </w:rPr>
          </w:pPr>
          <w:del w:id="2051" w:author="Ozodiegwu, Ifeoma" w:date="2023-12-07T15:53:00Z">
            <w:r w:rsidDel="00BE0030">
              <w:rPr>
                <w:rFonts w:eastAsia="Times New Roman"/>
              </w:rPr>
              <w:delText xml:space="preserve">35. </w:delText>
            </w:r>
            <w:r w:rsidDel="00BE0030">
              <w:rPr>
                <w:rFonts w:eastAsia="Times New Roman"/>
              </w:rPr>
              <w:tab/>
              <w:delText>National Malaria Elimination Programme National(NMEP) [Nigeria], National Population Commission (NPC) [Nigeria], IFC. Nigeria Malaria Indicator Survey 2021 Final Report. Abuja, Nigeria, and Rockville, Maryland, USA: NMEP, NPC, and ICF; 2022. Available: https://www.dhsprogram.com/pubs/pdf/MIS41/MIS41.pdf</w:delText>
            </w:r>
          </w:del>
        </w:p>
        <w:p w14:paraId="19D89D46" w14:textId="7FC23C67" w:rsidR="00DA30EE" w:rsidDel="00BE0030" w:rsidRDefault="00DA30EE">
          <w:pPr>
            <w:autoSpaceDE w:val="0"/>
            <w:autoSpaceDN w:val="0"/>
            <w:ind w:hanging="640"/>
            <w:divId w:val="1901550421"/>
            <w:rPr>
              <w:del w:id="2052" w:author="Ozodiegwu, Ifeoma" w:date="2023-12-07T15:53:00Z"/>
              <w:rFonts w:eastAsia="Times New Roman"/>
            </w:rPr>
          </w:pPr>
          <w:del w:id="2053" w:author="Ozodiegwu, Ifeoma" w:date="2023-12-07T15:53:00Z">
            <w:r w:rsidDel="00BE0030">
              <w:rPr>
                <w:rFonts w:eastAsia="Times New Roman"/>
              </w:rPr>
              <w:delText xml:space="preserve">36. </w:delText>
            </w:r>
            <w:r w:rsidDel="00BE0030">
              <w:rPr>
                <w:rFonts w:eastAsia="Times New Roman"/>
              </w:rPr>
              <w:tab/>
              <w:delText>Tusting LS, Bisanzio D, Alabaster G, Cameron E, Cibulskis R, Davies M, et al. Mapping changes in housing in sub-Saharan Africa from 2000 to 2015. Nature 2019 568:7752. 2019;568: 391–394. doi:10.1038/s41586-019-1050-5</w:delText>
            </w:r>
          </w:del>
        </w:p>
        <w:p w14:paraId="261639C2" w14:textId="28D99C67" w:rsidR="00DA30EE" w:rsidDel="00BE0030" w:rsidRDefault="00DA30EE">
          <w:pPr>
            <w:autoSpaceDE w:val="0"/>
            <w:autoSpaceDN w:val="0"/>
            <w:ind w:hanging="640"/>
            <w:divId w:val="1742941706"/>
            <w:rPr>
              <w:del w:id="2054" w:author="Ozodiegwu, Ifeoma" w:date="2023-12-07T15:53:00Z"/>
              <w:rFonts w:eastAsia="Times New Roman"/>
            </w:rPr>
          </w:pPr>
          <w:del w:id="2055" w:author="Ozodiegwu, Ifeoma" w:date="2023-12-07T15:53:00Z">
            <w:r w:rsidDel="00BE0030">
              <w:rPr>
                <w:rFonts w:eastAsia="Times New Roman"/>
              </w:rPr>
              <w:delText xml:space="preserve">37. </w:delText>
            </w:r>
            <w:r w:rsidDel="00BE0030">
              <w:rPr>
                <w:rFonts w:eastAsia="Times New Roman"/>
              </w:rPr>
              <w:tab/>
              <w:delText>The Malaria Atlas Project. The Malaria Atlas Project website. [cited 27 May 2020]. Available: https://malariaatlas.org/</w:delText>
            </w:r>
          </w:del>
        </w:p>
        <w:p w14:paraId="3DB28B36" w14:textId="41FF0768" w:rsidR="00DA30EE" w:rsidDel="00BE0030" w:rsidRDefault="00DA30EE">
          <w:pPr>
            <w:autoSpaceDE w:val="0"/>
            <w:autoSpaceDN w:val="0"/>
            <w:ind w:hanging="640"/>
            <w:divId w:val="1125660365"/>
            <w:rPr>
              <w:del w:id="2056" w:author="Ozodiegwu, Ifeoma" w:date="2023-12-07T15:53:00Z"/>
              <w:rFonts w:eastAsia="Times New Roman"/>
            </w:rPr>
          </w:pPr>
          <w:del w:id="2057" w:author="Ozodiegwu, Ifeoma" w:date="2023-12-07T15:53:00Z">
            <w:r w:rsidDel="00BE0030">
              <w:rPr>
                <w:rFonts w:eastAsia="Times New Roman"/>
              </w:rPr>
              <w:delText xml:space="preserve">38. </w:delText>
            </w:r>
            <w:r w:rsidDel="00BE0030">
              <w:rPr>
                <w:rFonts w:eastAsia="Times New Roman"/>
              </w:rPr>
              <w:tab/>
              <w:delText>Center for International Earth Science Information Network - CIESIN - Columbia University. Gridded Population of the World, Version 4 (GPWv4): Population Density Adjusted to Match 2015 Revision UN WPP Country Totals, Revision 11. Palisades, NY: NASA Socioeconomic Data and Applications Center (SEDAC); 2018. doi:https://doi.org/10.7927/H4F47M65</w:delText>
            </w:r>
          </w:del>
        </w:p>
        <w:p w14:paraId="05937841" w14:textId="7C667971" w:rsidR="00DA30EE" w:rsidDel="00BE0030" w:rsidRDefault="00DA30EE">
          <w:pPr>
            <w:autoSpaceDE w:val="0"/>
            <w:autoSpaceDN w:val="0"/>
            <w:ind w:hanging="640"/>
            <w:divId w:val="1659730772"/>
            <w:rPr>
              <w:del w:id="2058" w:author="Ozodiegwu, Ifeoma" w:date="2023-12-07T15:53:00Z"/>
              <w:rFonts w:eastAsia="Times New Roman"/>
            </w:rPr>
          </w:pPr>
          <w:del w:id="2059" w:author="Ozodiegwu, Ifeoma" w:date="2023-12-07T15:53:00Z">
            <w:r w:rsidDel="00BE0030">
              <w:rPr>
                <w:rFonts w:eastAsia="Times New Roman"/>
              </w:rPr>
              <w:delText xml:space="preserve">39. </w:delText>
            </w:r>
            <w:r w:rsidDel="00BE0030">
              <w:rPr>
                <w:rFonts w:eastAsia="Times New Roman"/>
              </w:rPr>
              <w:tab/>
              <w:delText>The Centre for Humanitarian Data. Welcome - Humanitarian Data Exchange. Available: https://data.humdata.org/</w:delText>
            </w:r>
          </w:del>
        </w:p>
        <w:p w14:paraId="0578FCBB" w14:textId="029ED354" w:rsidR="00DA30EE" w:rsidDel="00BE0030" w:rsidRDefault="00DA30EE">
          <w:pPr>
            <w:autoSpaceDE w:val="0"/>
            <w:autoSpaceDN w:val="0"/>
            <w:ind w:hanging="640"/>
            <w:divId w:val="2057580712"/>
            <w:rPr>
              <w:del w:id="2060" w:author="Ozodiegwu, Ifeoma" w:date="2023-12-07T15:53:00Z"/>
              <w:rFonts w:eastAsia="Times New Roman"/>
            </w:rPr>
          </w:pPr>
          <w:del w:id="2061" w:author="Ozodiegwu, Ifeoma" w:date="2023-12-07T15:53:00Z">
            <w:r w:rsidDel="00BE0030">
              <w:rPr>
                <w:rFonts w:eastAsia="Times New Roman"/>
              </w:rPr>
              <w:delText xml:space="preserve">40. </w:delText>
            </w:r>
            <w:r w:rsidDel="00BE0030">
              <w:rPr>
                <w:rFonts w:eastAsia="Times New Roman"/>
              </w:rPr>
              <w:tab/>
              <w:delText>Weiss DJ, Nelson A, Vargas-Ruiz CA, Gligorić K, Bavadekar S, Gabrilovich E, et al. Global maps of travel time to healthcare facilities. Nature Medicine 2020 26:12. 2020;26: 1835–1838. doi:10.1038/s41591-020-1059-1</w:delText>
            </w:r>
          </w:del>
        </w:p>
        <w:p w14:paraId="0D843E5F" w14:textId="70D5D2E6" w:rsidR="00DA30EE" w:rsidDel="00BE0030" w:rsidRDefault="00DA30EE">
          <w:pPr>
            <w:autoSpaceDE w:val="0"/>
            <w:autoSpaceDN w:val="0"/>
            <w:ind w:hanging="640"/>
            <w:divId w:val="1059019345"/>
            <w:rPr>
              <w:del w:id="2062" w:author="Ozodiegwu, Ifeoma" w:date="2023-12-07T15:53:00Z"/>
              <w:rFonts w:eastAsia="Times New Roman"/>
            </w:rPr>
          </w:pPr>
          <w:del w:id="2063" w:author="Ozodiegwu, Ifeoma" w:date="2023-12-07T15:53:00Z">
            <w:r w:rsidDel="00BE0030">
              <w:rPr>
                <w:rFonts w:eastAsia="Times New Roman"/>
              </w:rPr>
              <w:delText xml:space="preserve">41. </w:delText>
            </w:r>
            <w:r w:rsidDel="00BE0030">
              <w:rPr>
                <w:rFonts w:eastAsia="Times New Roman"/>
              </w:rPr>
              <w:tab/>
              <w:delText>European Center for Medium Range Weather Forecasts (ECMWF) Climate Data Store. ERA5-Land monthly averaged data from 1981 to present. [cited 2 Sep 2021]. doi:10.24381/cds.68d2bb30</w:delText>
            </w:r>
          </w:del>
        </w:p>
        <w:p w14:paraId="25596AFA" w14:textId="27FB4CDD" w:rsidR="00DA30EE" w:rsidDel="00BE0030" w:rsidRDefault="00DA30EE">
          <w:pPr>
            <w:autoSpaceDE w:val="0"/>
            <w:autoSpaceDN w:val="0"/>
            <w:ind w:hanging="640"/>
            <w:divId w:val="154415138"/>
            <w:rPr>
              <w:del w:id="2064" w:author="Ozodiegwu, Ifeoma" w:date="2023-12-07T15:53:00Z"/>
              <w:rFonts w:eastAsia="Times New Roman"/>
            </w:rPr>
          </w:pPr>
          <w:del w:id="2065" w:author="Ozodiegwu, Ifeoma" w:date="2023-12-07T15:53:00Z">
            <w:r w:rsidDel="00BE0030">
              <w:rPr>
                <w:rFonts w:eastAsia="Times New Roman"/>
              </w:rPr>
              <w:delText xml:space="preserve">42. </w:delText>
            </w:r>
            <w:r w:rsidDel="00BE0030">
              <w:rPr>
                <w:rFonts w:eastAsia="Times New Roman"/>
              </w:rPr>
              <w:tab/>
              <w:delText xml:space="preserve">Global Modeling and Assimilation Office. MERRA-2 tavgM_2d_lnd_Nx: 2d Monthly mean Time-Averaged Single-Level Assimilation Land Surface Diagnostics V5.12.4. Greenbelt, MD: Goddard Earth Sciences Data and Information Services Center (GES DISC); 2015. </w:delText>
            </w:r>
          </w:del>
        </w:p>
        <w:p w14:paraId="7269AF97" w14:textId="6C10CC07" w:rsidR="00DA30EE" w:rsidDel="00BE0030" w:rsidRDefault="00DA30EE">
          <w:pPr>
            <w:autoSpaceDE w:val="0"/>
            <w:autoSpaceDN w:val="0"/>
            <w:ind w:hanging="640"/>
            <w:divId w:val="805590844"/>
            <w:rPr>
              <w:del w:id="2066" w:author="Ozodiegwu, Ifeoma" w:date="2023-12-07T15:53:00Z"/>
              <w:rFonts w:eastAsia="Times New Roman"/>
            </w:rPr>
          </w:pPr>
          <w:del w:id="2067" w:author="Ozodiegwu, Ifeoma" w:date="2023-12-07T15:53:00Z">
            <w:r w:rsidDel="00BE0030">
              <w:rPr>
                <w:rFonts w:eastAsia="Times New Roman"/>
              </w:rPr>
              <w:delText xml:space="preserve">43. </w:delText>
            </w:r>
            <w:r w:rsidDel="00BE0030">
              <w:rPr>
                <w:rFonts w:eastAsia="Times New Roman"/>
              </w:rPr>
              <w:tab/>
              <w:delText>Yamazaki D, Ikeshima D, Tawatari R, Yamaguchi T, O’loughlin F, Neal JC, et al. A high-accuracy map of global terrain elevations. Geophys Res Lett. 2017;44: 5844–5853. doi:10.1002/2017GL072874</w:delText>
            </w:r>
          </w:del>
        </w:p>
        <w:p w14:paraId="5B822B97" w14:textId="784DFF57" w:rsidR="00DA30EE" w:rsidDel="00BE0030" w:rsidRDefault="00DA30EE">
          <w:pPr>
            <w:autoSpaceDE w:val="0"/>
            <w:autoSpaceDN w:val="0"/>
            <w:ind w:hanging="640"/>
            <w:divId w:val="1089623185"/>
            <w:rPr>
              <w:del w:id="2068" w:author="Ozodiegwu, Ifeoma" w:date="2023-12-07T15:53:00Z"/>
              <w:rFonts w:eastAsia="Times New Roman"/>
            </w:rPr>
          </w:pPr>
          <w:del w:id="2069" w:author="Ozodiegwu, Ifeoma" w:date="2023-12-07T15:53:00Z">
            <w:r w:rsidDel="00BE0030">
              <w:rPr>
                <w:rFonts w:eastAsia="Times New Roman"/>
              </w:rPr>
              <w:delText xml:space="preserve">44. </w:delText>
            </w:r>
            <w:r w:rsidDel="00BE0030">
              <w:rPr>
                <w:rFonts w:eastAsia="Times New Roman"/>
              </w:rPr>
              <w:tab/>
              <w:delText>Agomo CO, Oyibo WA. Factors associated with risk of malaria infection among pregnant women in lagos, nigeria. Infect Dis Poverty. 2013;2: 1–8. doi:10.1186/2049-9957-2-19/COMMENTS</w:delText>
            </w:r>
          </w:del>
        </w:p>
        <w:p w14:paraId="2BCF23E3" w14:textId="18979FA4" w:rsidR="00DA30EE" w:rsidDel="00BE0030" w:rsidRDefault="00DA30EE">
          <w:pPr>
            <w:autoSpaceDE w:val="0"/>
            <w:autoSpaceDN w:val="0"/>
            <w:ind w:hanging="640"/>
            <w:divId w:val="1466045708"/>
            <w:rPr>
              <w:del w:id="2070" w:author="Ozodiegwu, Ifeoma" w:date="2023-12-07T15:53:00Z"/>
              <w:rFonts w:eastAsia="Times New Roman"/>
            </w:rPr>
          </w:pPr>
          <w:del w:id="2071" w:author="Ozodiegwu, Ifeoma" w:date="2023-12-07T15:53:00Z">
            <w:r w:rsidDel="00BE0030">
              <w:rPr>
                <w:rFonts w:eastAsia="Times New Roman"/>
              </w:rPr>
              <w:delText xml:space="preserve">45. </w:delText>
            </w:r>
            <w:r w:rsidDel="00BE0030">
              <w:rPr>
                <w:rFonts w:eastAsia="Times New Roman"/>
              </w:rPr>
              <w:tab/>
              <w:delText>Brieger WR, Sesay HR, Adesina H, Mosanya ME, Ogunlade PB, Ayodele JO, et al. Urban malaria treatment behaviour in the context of low levels of malaria transmission in Lagos, Nigeria. Afr J Med Med Sci. 2001;30 Suppl: 7–15. Available: https://pubmed.ncbi.nlm.nih.gov/14513932/</w:delText>
            </w:r>
          </w:del>
        </w:p>
        <w:p w14:paraId="44A081BF" w14:textId="62F11178" w:rsidR="00DA30EE" w:rsidDel="00BE0030" w:rsidRDefault="00DA30EE">
          <w:pPr>
            <w:autoSpaceDE w:val="0"/>
            <w:autoSpaceDN w:val="0"/>
            <w:ind w:hanging="640"/>
            <w:divId w:val="30232217"/>
            <w:rPr>
              <w:del w:id="2072" w:author="Ozodiegwu, Ifeoma" w:date="2023-12-07T15:53:00Z"/>
              <w:rFonts w:eastAsia="Times New Roman"/>
            </w:rPr>
          </w:pPr>
          <w:del w:id="2073" w:author="Ozodiegwu, Ifeoma" w:date="2023-12-07T15:53:00Z">
            <w:r w:rsidDel="00BE0030">
              <w:rPr>
                <w:rFonts w:eastAsia="Times New Roman"/>
              </w:rPr>
              <w:delText xml:space="preserve">46. </w:delText>
            </w:r>
            <w:r w:rsidDel="00BE0030">
              <w:rPr>
                <w:rFonts w:eastAsia="Times New Roman"/>
              </w:rPr>
              <w:tab/>
              <w:delText>Oyibo W, Latham V, Oladipo O, Ntadom G, Uhomoibhi P, Ogbulafor N, et al. Malaria parasite density and detailed qualitative microscopy enhances large-scale profiling of infection endemicity in Nigeria. Sci Rep. 2023;13. doi:10.1038/S41598-023-27535-1</w:delText>
            </w:r>
          </w:del>
        </w:p>
        <w:p w14:paraId="5C9E64C3" w14:textId="27CDA8FD" w:rsidR="00DA30EE" w:rsidDel="00BE0030" w:rsidRDefault="00DA30EE">
          <w:pPr>
            <w:autoSpaceDE w:val="0"/>
            <w:autoSpaceDN w:val="0"/>
            <w:ind w:hanging="640"/>
            <w:divId w:val="1680230707"/>
            <w:rPr>
              <w:del w:id="2074" w:author="Ozodiegwu, Ifeoma" w:date="2023-12-07T15:53:00Z"/>
              <w:rFonts w:eastAsia="Times New Roman"/>
            </w:rPr>
          </w:pPr>
          <w:del w:id="2075" w:author="Ozodiegwu, Ifeoma" w:date="2023-12-07T15:53:00Z">
            <w:r w:rsidDel="00BE0030">
              <w:rPr>
                <w:rFonts w:eastAsia="Times New Roman"/>
              </w:rPr>
              <w:delText xml:space="preserve">47. </w:delText>
            </w:r>
            <w:r w:rsidDel="00BE0030">
              <w:rPr>
                <w:rFonts w:eastAsia="Times New Roman"/>
              </w:rPr>
              <w:tab/>
              <w:delText>Oladosu OO, Oyibo WA. Overdiagnosis and Overtreatment of Malaria in Children That Presented with Fever in Lagos, Nigeria. ISRN Infect Dis. 2013;2013: 1–6. doi:10.5402/2013/914675</w:delText>
            </w:r>
          </w:del>
        </w:p>
        <w:p w14:paraId="438C67A7" w14:textId="6F13C433" w:rsidR="00DA30EE" w:rsidDel="00BE0030" w:rsidRDefault="00DA30EE">
          <w:pPr>
            <w:autoSpaceDE w:val="0"/>
            <w:autoSpaceDN w:val="0"/>
            <w:ind w:hanging="640"/>
            <w:divId w:val="1171291421"/>
            <w:rPr>
              <w:del w:id="2076" w:author="Ozodiegwu, Ifeoma" w:date="2023-12-07T15:53:00Z"/>
              <w:rFonts w:eastAsia="Times New Roman"/>
            </w:rPr>
          </w:pPr>
          <w:del w:id="2077" w:author="Ozodiegwu, Ifeoma" w:date="2023-12-07T15:53:00Z">
            <w:r w:rsidDel="00BE0030">
              <w:rPr>
                <w:rFonts w:eastAsia="Times New Roman"/>
              </w:rPr>
              <w:delText xml:space="preserve">48. </w:delText>
            </w:r>
            <w:r w:rsidDel="00BE0030">
              <w:rPr>
                <w:rFonts w:eastAsia="Times New Roman"/>
              </w:rPr>
              <w:tab/>
              <w:delText>Noland GS, Graves PM, Sallau A, Eigege A, Emukah E, Patterson AE, et al. Malaria prevalence, anemia and baseline intervention coverage prior to mass net distributions in Abia and Plateau States, Nigeria. BMC Infect Dis. 2014;14: 1–13. doi:10.1186/1471-2334-14-168/TABLES/5</w:delText>
            </w:r>
          </w:del>
        </w:p>
        <w:p w14:paraId="7C715133" w14:textId="0C504EA6" w:rsidR="00DA30EE" w:rsidDel="00BE0030" w:rsidRDefault="00DA30EE">
          <w:pPr>
            <w:autoSpaceDE w:val="0"/>
            <w:autoSpaceDN w:val="0"/>
            <w:ind w:hanging="640"/>
            <w:divId w:val="1962684676"/>
            <w:rPr>
              <w:del w:id="2078" w:author="Ozodiegwu, Ifeoma" w:date="2023-12-07T15:53:00Z"/>
              <w:rFonts w:eastAsia="Times New Roman"/>
            </w:rPr>
          </w:pPr>
          <w:del w:id="2079" w:author="Ozodiegwu, Ifeoma" w:date="2023-12-07T15:53:00Z">
            <w:r w:rsidDel="00BE0030">
              <w:rPr>
                <w:rFonts w:eastAsia="Times New Roman"/>
              </w:rPr>
              <w:delText xml:space="preserve">49. </w:delText>
            </w:r>
            <w:r w:rsidDel="00BE0030">
              <w:rPr>
                <w:rFonts w:eastAsia="Times New Roman"/>
              </w:rPr>
              <w:tab/>
              <w:delText>Nzeako SO, Nduka FO, Origie OA. Prevalence of Malaria in Pregnant Women Attending Ante Natal Care at University of Port Harcourt Primary Health Care Centre Aluu, Port Harcourt, Rivers State, Nigeria. International Journal of Scientific Research in Environmental Sciences. 2013;1: 268–272. doi:10.12983/IJSRES-2013-P268-272</w:delText>
            </w:r>
          </w:del>
        </w:p>
        <w:p w14:paraId="22450212" w14:textId="340F7AC4" w:rsidR="00DA30EE" w:rsidDel="00BE0030" w:rsidRDefault="00DA30EE">
          <w:pPr>
            <w:autoSpaceDE w:val="0"/>
            <w:autoSpaceDN w:val="0"/>
            <w:ind w:hanging="640"/>
            <w:divId w:val="2064988300"/>
            <w:rPr>
              <w:del w:id="2080" w:author="Ozodiegwu, Ifeoma" w:date="2023-12-07T15:53:00Z"/>
              <w:rFonts w:eastAsia="Times New Roman"/>
            </w:rPr>
          </w:pPr>
          <w:del w:id="2081" w:author="Ozodiegwu, Ifeoma" w:date="2023-12-07T15:53:00Z">
            <w:r w:rsidDel="00BE0030">
              <w:rPr>
                <w:rFonts w:eastAsia="Times New Roman"/>
              </w:rPr>
              <w:delText xml:space="preserve">50. </w:delText>
            </w:r>
            <w:r w:rsidDel="00BE0030">
              <w:rPr>
                <w:rFonts w:eastAsia="Times New Roman"/>
              </w:rPr>
              <w:tab/>
              <w:delText>Onoja H, Nduka FO, Abah AE. Effectiveness and compliance to the use of sulphadoxine-pyrimethamine as a prophylaxis for malaria among pregnant women in Port Harcourt, Rivers State, Nigeria. Afr Health Sci. 2022;22: 187. doi:10.4314/AHS.V22I2.22</w:delText>
            </w:r>
          </w:del>
        </w:p>
        <w:p w14:paraId="4C6D3FC9" w14:textId="108FBC9F" w:rsidR="00DA30EE" w:rsidDel="00BE0030" w:rsidRDefault="00DA30EE">
          <w:pPr>
            <w:autoSpaceDE w:val="0"/>
            <w:autoSpaceDN w:val="0"/>
            <w:ind w:hanging="640"/>
            <w:divId w:val="2082557453"/>
            <w:rPr>
              <w:del w:id="2082" w:author="Ozodiegwu, Ifeoma" w:date="2023-12-07T15:53:00Z"/>
              <w:rFonts w:eastAsia="Times New Roman"/>
            </w:rPr>
          </w:pPr>
          <w:del w:id="2083" w:author="Ozodiegwu, Ifeoma" w:date="2023-12-07T15:53:00Z">
            <w:r w:rsidDel="00BE0030">
              <w:rPr>
                <w:rFonts w:eastAsia="Times New Roman"/>
              </w:rPr>
              <w:delText xml:space="preserve">51. </w:delText>
            </w:r>
            <w:r w:rsidDel="00BE0030">
              <w:rPr>
                <w:rFonts w:eastAsia="Times New Roman"/>
              </w:rPr>
              <w:tab/>
              <w:delText>Silva PM De, Marshall JM. Factors Contributing to Urban Malaria Transmission in Sub-Saharan Africa: A Systematic Review. J Trop Med. 2012;2012. doi:10.1155/2012/819563</w:delText>
            </w:r>
          </w:del>
        </w:p>
        <w:p w14:paraId="1634D44B" w14:textId="45A4217D" w:rsidR="00DA30EE" w:rsidDel="00BE0030" w:rsidRDefault="00DA30EE">
          <w:pPr>
            <w:autoSpaceDE w:val="0"/>
            <w:autoSpaceDN w:val="0"/>
            <w:ind w:hanging="640"/>
            <w:divId w:val="2063096020"/>
            <w:rPr>
              <w:del w:id="2084" w:author="Ozodiegwu, Ifeoma" w:date="2023-12-07T15:53:00Z"/>
              <w:rFonts w:eastAsia="Times New Roman"/>
            </w:rPr>
          </w:pPr>
          <w:del w:id="2085" w:author="Ozodiegwu, Ifeoma" w:date="2023-12-07T15:53:00Z">
            <w:r w:rsidDel="00BE0030">
              <w:rPr>
                <w:rFonts w:eastAsia="Times New Roman"/>
              </w:rPr>
              <w:delText xml:space="preserve">52. </w:delText>
            </w:r>
            <w:r w:rsidDel="00BE0030">
              <w:rPr>
                <w:rFonts w:eastAsia="Times New Roman"/>
              </w:rPr>
              <w:tab/>
              <w:delText>Carneiro I, Roca-Feltrer A, Griffin JT, Smith L, Tanner M, Schellenberg JA, et al. Age-Patterns of Malaria Vary with Severity, Transmission Intensity and Seasonality in Sub-Saharan Africa: A Systematic Review and Pooled Analysis. PLoS One. 2010;5. doi:10.1371/JOURNAL.PONE.0008988</w:delText>
            </w:r>
          </w:del>
        </w:p>
        <w:p w14:paraId="03C105A9" w14:textId="52BFD8FF" w:rsidR="00DA30EE" w:rsidDel="00BE0030" w:rsidRDefault="00DA30EE">
          <w:pPr>
            <w:autoSpaceDE w:val="0"/>
            <w:autoSpaceDN w:val="0"/>
            <w:ind w:hanging="640"/>
            <w:divId w:val="1604603851"/>
            <w:rPr>
              <w:del w:id="2086" w:author="Ozodiegwu, Ifeoma" w:date="2023-12-07T15:53:00Z"/>
              <w:rFonts w:eastAsia="Times New Roman"/>
            </w:rPr>
          </w:pPr>
          <w:del w:id="2087" w:author="Ozodiegwu, Ifeoma" w:date="2023-12-07T15:53:00Z">
            <w:r w:rsidDel="00BE0030">
              <w:rPr>
                <w:rFonts w:eastAsia="Times New Roman"/>
              </w:rPr>
              <w:delText xml:space="preserve">53. </w:delText>
            </w:r>
            <w:r w:rsidDel="00BE0030">
              <w:rPr>
                <w:rFonts w:eastAsia="Times New Roman"/>
              </w:rPr>
              <w:tab/>
              <w:delText>Gyimah-Brempong K, Paddison O, Mitiku W. Higher education and economic growth in Africa. Journal of Development Studies. 2006;42: 509–529. doi:10.1080/00220380600576490</w:delText>
            </w:r>
          </w:del>
        </w:p>
        <w:p w14:paraId="1F02D1A7" w14:textId="541BE261" w:rsidR="00DA30EE" w:rsidDel="00BE0030" w:rsidRDefault="00DA30EE">
          <w:pPr>
            <w:autoSpaceDE w:val="0"/>
            <w:autoSpaceDN w:val="0"/>
            <w:ind w:hanging="640"/>
            <w:divId w:val="1324120821"/>
            <w:rPr>
              <w:del w:id="2088" w:author="Ozodiegwu, Ifeoma" w:date="2023-12-07T15:53:00Z"/>
              <w:rFonts w:eastAsia="Times New Roman"/>
            </w:rPr>
          </w:pPr>
          <w:del w:id="2089" w:author="Ozodiegwu, Ifeoma" w:date="2023-12-07T15:53:00Z">
            <w:r w:rsidDel="00BE0030">
              <w:rPr>
                <w:rFonts w:eastAsia="Times New Roman"/>
              </w:rPr>
              <w:delText xml:space="preserve">54. </w:delText>
            </w:r>
            <w:r w:rsidDel="00BE0030">
              <w:rPr>
                <w:rFonts w:eastAsia="Times New Roman"/>
              </w:rPr>
              <w:tab/>
              <w:delText xml:space="preserve">Bloom D, Canning D, Chan K. Higher Education and Economic Development in Africa. 2006. </w:delText>
            </w:r>
          </w:del>
        </w:p>
        <w:p w14:paraId="23B1D6E6" w14:textId="4CC888FE" w:rsidR="00F610A7" w:rsidRDefault="00DA30EE">
          <w:del w:id="2090" w:author="Ozodiegwu, Ifeoma" w:date="2023-12-07T15:53:00Z">
            <w:r w:rsidDel="00BE0030">
              <w:rPr>
                <w:rFonts w:eastAsia="Times New Roman"/>
              </w:rPr>
              <w:delText> </w:delText>
            </w:r>
          </w:del>
        </w:p>
      </w:sdtContent>
    </w:sdt>
    <w:p w14:paraId="788DE847" w14:textId="77777777" w:rsidR="00F610A7" w:rsidRPr="007F1B92" w:rsidRDefault="00F610A7" w:rsidP="003777BA">
      <w:pPr>
        <w:pStyle w:val="NoSpacing"/>
      </w:pPr>
      <w:r w:rsidRPr="007F1B92">
        <w:rPr>
          <w:b/>
        </w:rPr>
        <w:t>Disclaimer/Publisher’s Note:</w:t>
      </w:r>
      <w:r w:rsidRPr="007F1B92">
        <w:t xml:space="preserve"> The statements, opinions and data contained in all publications are solely those of the individual author(s) and contributor(s) and not of MDPI and/or the editor(s). MDPI and/or the editor(s) disclaim </w:t>
      </w:r>
      <w:r w:rsidRPr="007F1B92">
        <w:lastRenderedPageBreak/>
        <w:t>responsibility for any injury to people or property resulting from any ideas, methods, instructions or products referred to in the content.</w:t>
      </w:r>
    </w:p>
    <w:p w14:paraId="7EF40143" w14:textId="655E2789" w:rsidR="00522304" w:rsidRPr="007F1B92" w:rsidRDefault="00522304" w:rsidP="003777BA">
      <w:pPr>
        <w:pStyle w:val="NoSpacing"/>
      </w:pPr>
      <w:bookmarkStart w:id="2091" w:name="page2"/>
      <w:bookmarkEnd w:id="2091"/>
    </w:p>
    <w:sectPr w:rsidR="00522304" w:rsidRPr="007F1B92" w:rsidSect="00284BEB">
      <w:headerReference w:type="even" r:id="rId23"/>
      <w:headerReference w:type="default" r:id="rId24"/>
      <w:footerReference w:type="default" r:id="rId25"/>
      <w:headerReference w:type="first" r:id="rId26"/>
      <w:footerReference w:type="first" r:id="rId27"/>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96" w:author="Ifeoma Doreen Ozodiegwu" w:date="2023-12-06T15:43:00Z" w:initials="IO">
    <w:p w14:paraId="50058127" w14:textId="77777777" w:rsidR="00061596" w:rsidRDefault="00061596" w:rsidP="003250F4">
      <w:pPr>
        <w:pStyle w:val="CommentText"/>
        <w:jc w:val="left"/>
      </w:pPr>
      <w:r>
        <w:rPr>
          <w:rStyle w:val="CommentReference"/>
        </w:rPr>
        <w:annotationRef/>
      </w:r>
      <w:r>
        <w:t>Perhaps the observed decline is an artefact of differences in the earlier and later surveys. Point this out as a limitation.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0581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8509A0F" w16cex:dateUtc="2023-12-06T21: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058127" w16cid:durableId="68509A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DD638" w14:textId="77777777" w:rsidR="00866F95" w:rsidRDefault="00866F95">
      <w:pPr>
        <w:spacing w:line="240" w:lineRule="auto"/>
      </w:pPr>
      <w:r>
        <w:separator/>
      </w:r>
    </w:p>
  </w:endnote>
  <w:endnote w:type="continuationSeparator" w:id="0">
    <w:p w14:paraId="47E3C520" w14:textId="77777777" w:rsidR="00866F95" w:rsidRDefault="00866F95">
      <w:pPr>
        <w:spacing w:line="240" w:lineRule="auto"/>
      </w:pPr>
      <w:r>
        <w:continuationSeparator/>
      </w:r>
    </w:p>
  </w:endnote>
  <w:endnote w:type="continuationNotice" w:id="1">
    <w:p w14:paraId="274BC260" w14:textId="77777777" w:rsidR="00866F95" w:rsidRDefault="00866F9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604020202020204"/>
    <w:charset w:val="00"/>
    <w:family w:val="swiss"/>
    <w:pitch w:val="variable"/>
    <w:sig w:usb0="E4002EFF" w:usb1="C000E47F"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59E39" w14:textId="77777777" w:rsidR="00E90986" w:rsidRPr="00590BF9" w:rsidRDefault="00E90986" w:rsidP="00E90986">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7295A" w14:textId="77777777" w:rsidR="00953C94" w:rsidRDefault="00953C94" w:rsidP="00F32F04">
    <w:pPr>
      <w:pStyle w:val="MDPIfooterfirstpage"/>
      <w:pBdr>
        <w:top w:val="single" w:sz="4" w:space="0" w:color="000000"/>
      </w:pBdr>
      <w:adjustRightInd w:val="0"/>
      <w:snapToGrid w:val="0"/>
      <w:spacing w:before="480" w:line="100" w:lineRule="exact"/>
      <w:rPr>
        <w:i/>
        <w:szCs w:val="16"/>
      </w:rPr>
    </w:pPr>
  </w:p>
  <w:p w14:paraId="2AEA3850" w14:textId="77777777" w:rsidR="00E90986" w:rsidRPr="008B308E" w:rsidRDefault="00E90986" w:rsidP="00B200C8">
    <w:pPr>
      <w:pStyle w:val="MDPIfooterfirstpage"/>
      <w:tabs>
        <w:tab w:val="clear" w:pos="8845"/>
        <w:tab w:val="right" w:pos="10466"/>
      </w:tabs>
      <w:spacing w:line="240" w:lineRule="auto"/>
      <w:jc w:val="both"/>
      <w:rPr>
        <w:lang w:val="fr-CH"/>
      </w:rPr>
    </w:pPr>
    <w:r w:rsidRPr="009231ED">
      <w:rPr>
        <w:i/>
        <w:szCs w:val="16"/>
      </w:rPr>
      <w:t>Int. J. Environ. Res. Public Health</w:t>
    </w:r>
    <w:r w:rsidRPr="009231ED">
      <w:rPr>
        <w:szCs w:val="16"/>
      </w:rPr>
      <w:t xml:space="preserve"> </w:t>
    </w:r>
    <w:r w:rsidR="00D034D5">
      <w:rPr>
        <w:b/>
        <w:szCs w:val="16"/>
      </w:rPr>
      <w:t>2023</w:t>
    </w:r>
    <w:r w:rsidR="00AE348C" w:rsidRPr="00AE348C">
      <w:rPr>
        <w:szCs w:val="16"/>
      </w:rPr>
      <w:t>,</w:t>
    </w:r>
    <w:r w:rsidR="00D034D5">
      <w:rPr>
        <w:i/>
        <w:szCs w:val="16"/>
      </w:rPr>
      <w:t xml:space="preserve"> 20</w:t>
    </w:r>
    <w:r w:rsidR="00AE348C" w:rsidRPr="00AE348C">
      <w:rPr>
        <w:szCs w:val="16"/>
      </w:rPr>
      <w:t xml:space="preserve">, </w:t>
    </w:r>
    <w:r w:rsidR="001F0C32">
      <w:rPr>
        <w:szCs w:val="16"/>
      </w:rPr>
      <w:t>x</w:t>
    </w:r>
    <w:r w:rsidR="00953C94">
      <w:rPr>
        <w:szCs w:val="16"/>
      </w:rPr>
      <w:t>. https://doi.org/10.3390/xxxxx</w:t>
    </w:r>
    <w:r w:rsidR="00B200C8" w:rsidRPr="008B308E">
      <w:rPr>
        <w:lang w:val="fr-CH"/>
      </w:rPr>
      <w:tab/>
    </w:r>
    <w:r w:rsidRPr="008B308E">
      <w:rPr>
        <w:lang w:val="fr-CH"/>
      </w:rPr>
      <w:t>www.mdpi.com/journal/</w:t>
    </w:r>
    <w:proofErr w:type="spellStart"/>
    <w:r>
      <w:t>ijerph</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BD5A8" w14:textId="77777777" w:rsidR="00866F95" w:rsidRDefault="00866F95">
      <w:pPr>
        <w:spacing w:line="240" w:lineRule="auto"/>
      </w:pPr>
      <w:r>
        <w:separator/>
      </w:r>
    </w:p>
  </w:footnote>
  <w:footnote w:type="continuationSeparator" w:id="0">
    <w:p w14:paraId="1A6FBEA3" w14:textId="77777777" w:rsidR="00866F95" w:rsidRDefault="00866F95">
      <w:pPr>
        <w:spacing w:line="240" w:lineRule="auto"/>
      </w:pPr>
      <w:r>
        <w:continuationSeparator/>
      </w:r>
    </w:p>
  </w:footnote>
  <w:footnote w:type="continuationNotice" w:id="1">
    <w:p w14:paraId="7D748553" w14:textId="77777777" w:rsidR="00866F95" w:rsidRDefault="00866F9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ED516" w14:textId="77777777" w:rsidR="00E90986" w:rsidRDefault="00E90986" w:rsidP="00E90986">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7DD53" w14:textId="77777777" w:rsidR="00953C94" w:rsidRDefault="00E90986" w:rsidP="00B200C8">
    <w:pPr>
      <w:tabs>
        <w:tab w:val="right" w:pos="10466"/>
      </w:tabs>
      <w:adjustRightInd w:val="0"/>
      <w:snapToGrid w:val="0"/>
      <w:spacing w:line="240" w:lineRule="auto"/>
      <w:rPr>
        <w:sz w:val="16"/>
      </w:rPr>
    </w:pPr>
    <w:r>
      <w:rPr>
        <w:i/>
        <w:sz w:val="16"/>
      </w:rPr>
      <w:t xml:space="preserve">Int. J. Environ. Res. Public Health </w:t>
    </w:r>
    <w:r w:rsidR="00D034D5">
      <w:rPr>
        <w:b/>
        <w:sz w:val="16"/>
      </w:rPr>
      <w:t>2023</w:t>
    </w:r>
    <w:r w:rsidR="00AE348C" w:rsidRPr="00AE348C">
      <w:rPr>
        <w:sz w:val="16"/>
      </w:rPr>
      <w:t>,</w:t>
    </w:r>
    <w:r w:rsidR="00D034D5">
      <w:rPr>
        <w:i/>
        <w:sz w:val="16"/>
      </w:rPr>
      <w:t xml:space="preserve"> 20</w:t>
    </w:r>
    <w:r w:rsidR="001F0C32">
      <w:rPr>
        <w:sz w:val="16"/>
      </w:rPr>
      <w:t>, x FOR PEER REVIEW</w:t>
    </w:r>
    <w:r w:rsidR="00B200C8">
      <w:rPr>
        <w:sz w:val="16"/>
      </w:rPr>
      <w:tab/>
    </w:r>
    <w:r w:rsidR="001F0C32">
      <w:rPr>
        <w:sz w:val="16"/>
      </w:rPr>
      <w:fldChar w:fldCharType="begin"/>
    </w:r>
    <w:r w:rsidR="001F0C32">
      <w:rPr>
        <w:sz w:val="16"/>
      </w:rPr>
      <w:instrText xml:space="preserve"> PAGE   \* MERGEFORMAT </w:instrText>
    </w:r>
    <w:r w:rsidR="001F0C32">
      <w:rPr>
        <w:sz w:val="16"/>
      </w:rPr>
      <w:fldChar w:fldCharType="separate"/>
    </w:r>
    <w:r w:rsidR="009313EF">
      <w:rPr>
        <w:sz w:val="16"/>
      </w:rPr>
      <w:t>5</w:t>
    </w:r>
    <w:r w:rsidR="001F0C32">
      <w:rPr>
        <w:sz w:val="16"/>
      </w:rPr>
      <w:fldChar w:fldCharType="end"/>
    </w:r>
    <w:r w:rsidR="001F0C32">
      <w:rPr>
        <w:sz w:val="16"/>
      </w:rPr>
      <w:t xml:space="preserve"> of </w:t>
    </w:r>
    <w:r w:rsidR="001F0C32">
      <w:rPr>
        <w:sz w:val="16"/>
      </w:rPr>
      <w:fldChar w:fldCharType="begin"/>
    </w:r>
    <w:r w:rsidR="001F0C32">
      <w:rPr>
        <w:sz w:val="16"/>
      </w:rPr>
      <w:instrText xml:space="preserve"> NUMPAGES   \* MERGEFORMAT </w:instrText>
    </w:r>
    <w:r w:rsidR="001F0C32">
      <w:rPr>
        <w:sz w:val="16"/>
      </w:rPr>
      <w:fldChar w:fldCharType="separate"/>
    </w:r>
    <w:r w:rsidR="009313EF">
      <w:rPr>
        <w:sz w:val="16"/>
      </w:rPr>
      <w:t>5</w:t>
    </w:r>
    <w:r w:rsidR="001F0C32">
      <w:rPr>
        <w:sz w:val="16"/>
      </w:rPr>
      <w:fldChar w:fldCharType="end"/>
    </w:r>
  </w:p>
  <w:p w14:paraId="6B3274F1" w14:textId="77777777" w:rsidR="00E90986" w:rsidRPr="00305CED" w:rsidRDefault="00E90986" w:rsidP="00F32F04">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953C94" w:rsidRPr="00B200C8" w14:paraId="224B02FC" w14:textId="77777777" w:rsidTr="00510707">
      <w:trPr>
        <w:trHeight w:val="686"/>
      </w:trPr>
      <w:tc>
        <w:tcPr>
          <w:tcW w:w="3679" w:type="dxa"/>
          <w:shd w:val="clear" w:color="auto" w:fill="auto"/>
          <w:vAlign w:val="center"/>
        </w:tcPr>
        <w:p w14:paraId="38D790FD" w14:textId="77777777" w:rsidR="00953C94" w:rsidRPr="006331AD" w:rsidRDefault="0088318A" w:rsidP="00B200C8">
          <w:pPr>
            <w:pStyle w:val="Header"/>
            <w:pBdr>
              <w:bottom w:val="none" w:sz="0" w:space="0" w:color="auto"/>
            </w:pBdr>
            <w:jc w:val="left"/>
            <w:rPr>
              <w:rFonts w:eastAsia="DengXian"/>
              <w:b/>
              <w:bCs/>
            </w:rPr>
          </w:pPr>
          <w:r w:rsidRPr="006331AD">
            <w:rPr>
              <w:rFonts w:eastAsia="DengXian"/>
              <w:b/>
              <w:bCs/>
              <w:noProof/>
            </w:rPr>
            <w:drawing>
              <wp:inline distT="0" distB="0" distL="0" distR="0" wp14:anchorId="1B5CF4B6" wp14:editId="58249B6B">
                <wp:extent cx="1828800" cy="429260"/>
                <wp:effectExtent l="0" t="0" r="0" b="0"/>
                <wp:docPr id="1" name="Picture 1" descr="C:\Users\home\Desktop\logos\png\ijerp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ijerph-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429260"/>
                        </a:xfrm>
                        <a:prstGeom prst="rect">
                          <a:avLst/>
                        </a:prstGeom>
                        <a:noFill/>
                        <a:ln>
                          <a:noFill/>
                        </a:ln>
                      </pic:spPr>
                    </pic:pic>
                  </a:graphicData>
                </a:graphic>
              </wp:inline>
            </w:drawing>
          </w:r>
        </w:p>
      </w:tc>
      <w:tc>
        <w:tcPr>
          <w:tcW w:w="4535" w:type="dxa"/>
          <w:shd w:val="clear" w:color="auto" w:fill="auto"/>
          <w:vAlign w:val="center"/>
        </w:tcPr>
        <w:p w14:paraId="40E214E0" w14:textId="77777777" w:rsidR="00953C94" w:rsidRPr="006331AD" w:rsidRDefault="00953C94" w:rsidP="00B200C8">
          <w:pPr>
            <w:pStyle w:val="Header"/>
            <w:pBdr>
              <w:bottom w:val="none" w:sz="0" w:space="0" w:color="auto"/>
            </w:pBdr>
            <w:rPr>
              <w:rFonts w:eastAsia="DengXian"/>
              <w:b/>
              <w:bCs/>
            </w:rPr>
          </w:pPr>
        </w:p>
      </w:tc>
      <w:tc>
        <w:tcPr>
          <w:tcW w:w="2273" w:type="dxa"/>
          <w:shd w:val="clear" w:color="auto" w:fill="auto"/>
          <w:vAlign w:val="center"/>
        </w:tcPr>
        <w:p w14:paraId="3C479C7C" w14:textId="77777777" w:rsidR="00953C94" w:rsidRPr="006331AD" w:rsidRDefault="00510707" w:rsidP="00510707">
          <w:pPr>
            <w:pStyle w:val="Header"/>
            <w:pBdr>
              <w:bottom w:val="none" w:sz="0" w:space="0" w:color="auto"/>
            </w:pBdr>
            <w:jc w:val="right"/>
            <w:rPr>
              <w:rFonts w:eastAsia="DengXian"/>
              <w:b/>
              <w:bCs/>
            </w:rPr>
          </w:pPr>
          <w:r>
            <w:rPr>
              <w:rFonts w:eastAsia="DengXian"/>
              <w:b/>
              <w:bCs/>
              <w:noProof/>
            </w:rPr>
            <w:drawing>
              <wp:inline distT="0" distB="0" distL="0" distR="0" wp14:anchorId="0F6B45A5" wp14:editId="215B8264">
                <wp:extent cx="540000" cy="36000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32BE5165" w14:textId="77777777" w:rsidR="00E90986" w:rsidRPr="00953C94" w:rsidRDefault="00E90986" w:rsidP="00F32F04">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701B3"/>
    <w:multiLevelType w:val="multilevel"/>
    <w:tmpl w:val="B9547440"/>
    <w:lvl w:ilvl="0">
      <w:start w:val="2"/>
      <w:numFmt w:val="decimal"/>
      <w:lvlText w:val="%1"/>
      <w:lvlJc w:val="left"/>
      <w:pPr>
        <w:ind w:left="360" w:hanging="360"/>
      </w:pPr>
      <w:rPr>
        <w:rFonts w:hint="default"/>
      </w:rPr>
    </w:lvl>
    <w:lvl w:ilvl="1">
      <w:start w:val="1"/>
      <w:numFmt w:val="decimal"/>
      <w:lvlText w:val="%1.%2"/>
      <w:lvlJc w:val="left"/>
      <w:pPr>
        <w:ind w:left="3328" w:hanging="360"/>
      </w:pPr>
      <w:rPr>
        <w:rFonts w:hint="default"/>
      </w:rPr>
    </w:lvl>
    <w:lvl w:ilvl="2">
      <w:start w:val="1"/>
      <w:numFmt w:val="decimal"/>
      <w:lvlText w:val="%1.%2.%3"/>
      <w:lvlJc w:val="left"/>
      <w:pPr>
        <w:ind w:left="6656" w:hanging="720"/>
      </w:pPr>
      <w:rPr>
        <w:rFonts w:hint="default"/>
      </w:rPr>
    </w:lvl>
    <w:lvl w:ilvl="3">
      <w:start w:val="1"/>
      <w:numFmt w:val="decimal"/>
      <w:lvlText w:val="%1.%2.%3.%4"/>
      <w:lvlJc w:val="left"/>
      <w:pPr>
        <w:ind w:left="9624" w:hanging="720"/>
      </w:pPr>
      <w:rPr>
        <w:rFonts w:hint="default"/>
      </w:rPr>
    </w:lvl>
    <w:lvl w:ilvl="4">
      <w:start w:val="1"/>
      <w:numFmt w:val="decimal"/>
      <w:lvlText w:val="%1.%2.%3.%4.%5"/>
      <w:lvlJc w:val="left"/>
      <w:pPr>
        <w:ind w:left="12592" w:hanging="720"/>
      </w:pPr>
      <w:rPr>
        <w:rFonts w:hint="default"/>
      </w:rPr>
    </w:lvl>
    <w:lvl w:ilvl="5">
      <w:start w:val="1"/>
      <w:numFmt w:val="decimal"/>
      <w:lvlText w:val="%1.%2.%3.%4.%5.%6"/>
      <w:lvlJc w:val="left"/>
      <w:pPr>
        <w:ind w:left="15920" w:hanging="1080"/>
      </w:pPr>
      <w:rPr>
        <w:rFonts w:hint="default"/>
      </w:rPr>
    </w:lvl>
    <w:lvl w:ilvl="6">
      <w:start w:val="1"/>
      <w:numFmt w:val="decimal"/>
      <w:lvlText w:val="%1.%2.%3.%4.%5.%6.%7"/>
      <w:lvlJc w:val="left"/>
      <w:pPr>
        <w:ind w:left="18888" w:hanging="1080"/>
      </w:pPr>
      <w:rPr>
        <w:rFonts w:hint="default"/>
      </w:rPr>
    </w:lvl>
    <w:lvl w:ilvl="7">
      <w:start w:val="1"/>
      <w:numFmt w:val="decimal"/>
      <w:lvlText w:val="%1.%2.%3.%4.%5.%6.%7.%8"/>
      <w:lvlJc w:val="left"/>
      <w:pPr>
        <w:ind w:left="22216" w:hanging="1440"/>
      </w:pPr>
      <w:rPr>
        <w:rFonts w:hint="default"/>
      </w:rPr>
    </w:lvl>
    <w:lvl w:ilvl="8">
      <w:start w:val="1"/>
      <w:numFmt w:val="decimal"/>
      <w:lvlText w:val="%1.%2.%3.%4.%5.%6.%7.%8.%9"/>
      <w:lvlJc w:val="left"/>
      <w:pPr>
        <w:ind w:left="25184" w:hanging="1440"/>
      </w:pPr>
      <w:rPr>
        <w:rFonts w:hint="default"/>
      </w:rPr>
    </w:lvl>
  </w:abstractNum>
  <w:abstractNum w:abstractNumId="1" w15:restartNumberingAfterBreak="0">
    <w:nsid w:val="16B12E6D"/>
    <w:multiLevelType w:val="hybridMultilevel"/>
    <w:tmpl w:val="89DE7AB4"/>
    <w:lvl w:ilvl="0" w:tplc="F270330A">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CC506F"/>
    <w:multiLevelType w:val="hybridMultilevel"/>
    <w:tmpl w:val="536CAF18"/>
    <w:lvl w:ilvl="0" w:tplc="5BDC8AEC">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3" w15:restartNumberingAfterBreak="0">
    <w:nsid w:val="18B468F5"/>
    <w:multiLevelType w:val="hybridMultilevel"/>
    <w:tmpl w:val="E4EA68C0"/>
    <w:lvl w:ilvl="0" w:tplc="76342416">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901BE2"/>
    <w:multiLevelType w:val="hybridMultilevel"/>
    <w:tmpl w:val="B8589348"/>
    <w:lvl w:ilvl="0" w:tplc="5BDC8AEC">
      <w:start w:val="1"/>
      <w:numFmt w:val="decimal"/>
      <w:lvlText w:val="%1."/>
      <w:lvlJc w:val="left"/>
      <w:pPr>
        <w:ind w:left="502" w:hanging="360"/>
      </w:pPr>
      <w:rPr>
        <w:rFonts w:hint="default"/>
        <w:i w: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6"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8"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EB46A9"/>
    <w:multiLevelType w:val="hybridMultilevel"/>
    <w:tmpl w:val="0F36FAF2"/>
    <w:lvl w:ilvl="0" w:tplc="278A6020">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0"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1"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C440C7"/>
    <w:multiLevelType w:val="hybridMultilevel"/>
    <w:tmpl w:val="77241A6A"/>
    <w:lvl w:ilvl="0" w:tplc="D92C0296">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4" w15:restartNumberingAfterBreak="0">
    <w:nsid w:val="5EE7162F"/>
    <w:multiLevelType w:val="hybridMultilevel"/>
    <w:tmpl w:val="0316AE36"/>
    <w:lvl w:ilvl="0" w:tplc="5BDC8AEC">
      <w:start w:val="1"/>
      <w:numFmt w:val="decimal"/>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60D04F00"/>
    <w:multiLevelType w:val="multilevel"/>
    <w:tmpl w:val="CD944AE4"/>
    <w:lvl w:ilvl="0">
      <w:start w:val="2"/>
      <w:numFmt w:val="decimal"/>
      <w:lvlText w:val="%1."/>
      <w:lvlJc w:val="left"/>
      <w:pPr>
        <w:ind w:left="360" w:hanging="360"/>
      </w:pPr>
      <w:rPr>
        <w:rFonts w:hint="default"/>
      </w:rPr>
    </w:lvl>
    <w:lvl w:ilvl="1">
      <w:start w:val="1"/>
      <w:numFmt w:val="decimal"/>
      <w:lvlText w:val="%1.%2."/>
      <w:lvlJc w:val="left"/>
      <w:pPr>
        <w:ind w:left="2968" w:hanging="360"/>
      </w:pPr>
      <w:rPr>
        <w:rFonts w:hint="default"/>
      </w:rPr>
    </w:lvl>
    <w:lvl w:ilvl="2">
      <w:start w:val="1"/>
      <w:numFmt w:val="decimal"/>
      <w:lvlText w:val="%1.%2.%3."/>
      <w:lvlJc w:val="left"/>
      <w:pPr>
        <w:ind w:left="5936" w:hanging="720"/>
      </w:pPr>
      <w:rPr>
        <w:rFonts w:hint="default"/>
      </w:rPr>
    </w:lvl>
    <w:lvl w:ilvl="3">
      <w:start w:val="1"/>
      <w:numFmt w:val="decimal"/>
      <w:lvlText w:val="%1.%2.%3.%4."/>
      <w:lvlJc w:val="left"/>
      <w:pPr>
        <w:ind w:left="8544" w:hanging="720"/>
      </w:pPr>
      <w:rPr>
        <w:rFonts w:hint="default"/>
      </w:rPr>
    </w:lvl>
    <w:lvl w:ilvl="4">
      <w:start w:val="1"/>
      <w:numFmt w:val="decimal"/>
      <w:lvlText w:val="%1.%2.%3.%4.%5."/>
      <w:lvlJc w:val="left"/>
      <w:pPr>
        <w:ind w:left="11512" w:hanging="1080"/>
      </w:pPr>
      <w:rPr>
        <w:rFonts w:hint="default"/>
      </w:rPr>
    </w:lvl>
    <w:lvl w:ilvl="5">
      <w:start w:val="1"/>
      <w:numFmt w:val="decimal"/>
      <w:lvlText w:val="%1.%2.%3.%4.%5.%6."/>
      <w:lvlJc w:val="left"/>
      <w:pPr>
        <w:ind w:left="14120" w:hanging="1080"/>
      </w:pPr>
      <w:rPr>
        <w:rFonts w:hint="default"/>
      </w:rPr>
    </w:lvl>
    <w:lvl w:ilvl="6">
      <w:start w:val="1"/>
      <w:numFmt w:val="decimal"/>
      <w:lvlText w:val="%1.%2.%3.%4.%5.%6.%7."/>
      <w:lvlJc w:val="left"/>
      <w:pPr>
        <w:ind w:left="16728" w:hanging="1080"/>
      </w:pPr>
      <w:rPr>
        <w:rFonts w:hint="default"/>
      </w:rPr>
    </w:lvl>
    <w:lvl w:ilvl="7">
      <w:start w:val="1"/>
      <w:numFmt w:val="decimal"/>
      <w:lvlText w:val="%1.%2.%3.%4.%5.%6.%7.%8."/>
      <w:lvlJc w:val="left"/>
      <w:pPr>
        <w:ind w:left="19696" w:hanging="1440"/>
      </w:pPr>
      <w:rPr>
        <w:rFonts w:hint="default"/>
      </w:rPr>
    </w:lvl>
    <w:lvl w:ilvl="8">
      <w:start w:val="1"/>
      <w:numFmt w:val="decimal"/>
      <w:lvlText w:val="%1.%2.%3.%4.%5.%6.%7.%8.%9."/>
      <w:lvlJc w:val="left"/>
      <w:pPr>
        <w:ind w:left="22304" w:hanging="1440"/>
      </w:pPr>
      <w:rPr>
        <w:rFonts w:hint="default"/>
      </w:rPr>
    </w:lvl>
  </w:abstractNum>
  <w:abstractNum w:abstractNumId="16" w15:restartNumberingAfterBreak="0">
    <w:nsid w:val="63591B85"/>
    <w:multiLevelType w:val="hybridMultilevel"/>
    <w:tmpl w:val="C6F2D3AA"/>
    <w:lvl w:ilvl="0" w:tplc="5BDC8AEC">
      <w:start w:val="1"/>
      <w:numFmt w:val="decimal"/>
      <w:lvlText w:val="%1."/>
      <w:lvlJc w:val="left"/>
      <w:pPr>
        <w:ind w:left="3328" w:hanging="360"/>
      </w:pPr>
      <w:rPr>
        <w:shd w:val="clear" w:color="auto" w:fill="auto"/>
      </w:rPr>
    </w:lvl>
    <w:lvl w:ilvl="1" w:tplc="1C090019" w:tentative="1">
      <w:start w:val="1"/>
      <w:numFmt w:val="lowerLetter"/>
      <w:lvlText w:val="%2."/>
      <w:lvlJc w:val="left"/>
      <w:pPr>
        <w:ind w:left="4048" w:hanging="360"/>
      </w:pPr>
    </w:lvl>
    <w:lvl w:ilvl="2" w:tplc="1C09001B" w:tentative="1">
      <w:start w:val="1"/>
      <w:numFmt w:val="lowerRoman"/>
      <w:lvlText w:val="%3."/>
      <w:lvlJc w:val="right"/>
      <w:pPr>
        <w:ind w:left="4768" w:hanging="180"/>
      </w:pPr>
    </w:lvl>
    <w:lvl w:ilvl="3" w:tplc="1C09000F" w:tentative="1">
      <w:start w:val="1"/>
      <w:numFmt w:val="decimal"/>
      <w:lvlText w:val="%4."/>
      <w:lvlJc w:val="left"/>
      <w:pPr>
        <w:ind w:left="5488" w:hanging="360"/>
      </w:pPr>
    </w:lvl>
    <w:lvl w:ilvl="4" w:tplc="1C090019" w:tentative="1">
      <w:start w:val="1"/>
      <w:numFmt w:val="lowerLetter"/>
      <w:lvlText w:val="%5."/>
      <w:lvlJc w:val="left"/>
      <w:pPr>
        <w:ind w:left="6208" w:hanging="360"/>
      </w:pPr>
    </w:lvl>
    <w:lvl w:ilvl="5" w:tplc="1C09001B" w:tentative="1">
      <w:start w:val="1"/>
      <w:numFmt w:val="lowerRoman"/>
      <w:lvlText w:val="%6."/>
      <w:lvlJc w:val="right"/>
      <w:pPr>
        <w:ind w:left="6928" w:hanging="180"/>
      </w:pPr>
    </w:lvl>
    <w:lvl w:ilvl="6" w:tplc="1C09000F" w:tentative="1">
      <w:start w:val="1"/>
      <w:numFmt w:val="decimal"/>
      <w:lvlText w:val="%7."/>
      <w:lvlJc w:val="left"/>
      <w:pPr>
        <w:ind w:left="7648" w:hanging="360"/>
      </w:pPr>
    </w:lvl>
    <w:lvl w:ilvl="7" w:tplc="1C090019" w:tentative="1">
      <w:start w:val="1"/>
      <w:numFmt w:val="lowerLetter"/>
      <w:lvlText w:val="%8."/>
      <w:lvlJc w:val="left"/>
      <w:pPr>
        <w:ind w:left="8368" w:hanging="360"/>
      </w:pPr>
    </w:lvl>
    <w:lvl w:ilvl="8" w:tplc="1C09001B" w:tentative="1">
      <w:start w:val="1"/>
      <w:numFmt w:val="lowerRoman"/>
      <w:lvlText w:val="%9."/>
      <w:lvlJc w:val="right"/>
      <w:pPr>
        <w:ind w:left="9088" w:hanging="180"/>
      </w:pPr>
    </w:lvl>
  </w:abstractNum>
  <w:abstractNum w:abstractNumId="17" w15:restartNumberingAfterBreak="0">
    <w:nsid w:val="6CAD00BF"/>
    <w:multiLevelType w:val="multilevel"/>
    <w:tmpl w:val="3EB05344"/>
    <w:lvl w:ilvl="0">
      <w:start w:val="1"/>
      <w:numFmt w:val="decimal"/>
      <w:lvlText w:val="%1."/>
      <w:lvlJc w:val="left"/>
      <w:pPr>
        <w:ind w:left="2911" w:hanging="360"/>
      </w:pPr>
      <w:rPr>
        <w:rFonts w:hint="default"/>
        <w:u w:val="none"/>
      </w:rPr>
    </w:lvl>
    <w:lvl w:ilvl="1">
      <w:start w:val="1"/>
      <w:numFmt w:val="decimal"/>
      <w:isLgl/>
      <w:lvlText w:val="%1.%2."/>
      <w:lvlJc w:val="left"/>
      <w:pPr>
        <w:ind w:left="1794" w:hanging="450"/>
      </w:pPr>
      <w:rPr>
        <w:rFonts w:hint="default"/>
      </w:rPr>
    </w:lvl>
    <w:lvl w:ilvl="2">
      <w:start w:val="1"/>
      <w:numFmt w:val="decimal"/>
      <w:isLgl/>
      <w:lvlText w:val="%1.%2.%3."/>
      <w:lvlJc w:val="left"/>
      <w:pPr>
        <w:ind w:left="3328" w:hanging="720"/>
      </w:pPr>
      <w:rPr>
        <w:rFonts w:hint="default"/>
      </w:rPr>
    </w:lvl>
    <w:lvl w:ilvl="3">
      <w:start w:val="1"/>
      <w:numFmt w:val="decimal"/>
      <w:isLgl/>
      <w:lvlText w:val="%1.%2.%3.%4."/>
      <w:lvlJc w:val="left"/>
      <w:pPr>
        <w:ind w:left="4592" w:hanging="720"/>
      </w:pPr>
      <w:rPr>
        <w:rFonts w:hint="default"/>
      </w:rPr>
    </w:lvl>
    <w:lvl w:ilvl="4">
      <w:start w:val="1"/>
      <w:numFmt w:val="decimal"/>
      <w:isLgl/>
      <w:lvlText w:val="%1.%2.%3.%4.%5."/>
      <w:lvlJc w:val="left"/>
      <w:pPr>
        <w:ind w:left="6216" w:hanging="1080"/>
      </w:pPr>
      <w:rPr>
        <w:rFonts w:hint="default"/>
      </w:rPr>
    </w:lvl>
    <w:lvl w:ilvl="5">
      <w:start w:val="1"/>
      <w:numFmt w:val="decimal"/>
      <w:isLgl/>
      <w:lvlText w:val="%1.%2.%3.%4.%5.%6."/>
      <w:lvlJc w:val="left"/>
      <w:pPr>
        <w:ind w:left="7480" w:hanging="1080"/>
      </w:pPr>
      <w:rPr>
        <w:rFonts w:hint="default"/>
      </w:rPr>
    </w:lvl>
    <w:lvl w:ilvl="6">
      <w:start w:val="1"/>
      <w:numFmt w:val="decimal"/>
      <w:isLgl/>
      <w:lvlText w:val="%1.%2.%3.%4.%5.%6.%7."/>
      <w:lvlJc w:val="left"/>
      <w:pPr>
        <w:ind w:left="8744" w:hanging="1080"/>
      </w:pPr>
      <w:rPr>
        <w:rFonts w:hint="default"/>
      </w:rPr>
    </w:lvl>
    <w:lvl w:ilvl="7">
      <w:start w:val="1"/>
      <w:numFmt w:val="decimal"/>
      <w:isLgl/>
      <w:lvlText w:val="%1.%2.%3.%4.%5.%6.%7.%8."/>
      <w:lvlJc w:val="left"/>
      <w:pPr>
        <w:ind w:left="10368" w:hanging="1440"/>
      </w:pPr>
      <w:rPr>
        <w:rFonts w:hint="default"/>
      </w:rPr>
    </w:lvl>
    <w:lvl w:ilvl="8">
      <w:start w:val="1"/>
      <w:numFmt w:val="decimal"/>
      <w:isLgl/>
      <w:lvlText w:val="%1.%2.%3.%4.%5.%6.%7.%8.%9."/>
      <w:lvlJc w:val="left"/>
      <w:pPr>
        <w:ind w:left="11632" w:hanging="1440"/>
      </w:pPr>
      <w:rPr>
        <w:rFonts w:hint="default"/>
      </w:rPr>
    </w:lvl>
  </w:abstractNum>
  <w:abstractNum w:abstractNumId="18" w15:restartNumberingAfterBreak="0">
    <w:nsid w:val="6F2E0EA7"/>
    <w:multiLevelType w:val="multilevel"/>
    <w:tmpl w:val="78D28EA4"/>
    <w:lvl w:ilvl="0">
      <w:start w:val="3"/>
      <w:numFmt w:val="decimal"/>
      <w:lvlText w:val="%1"/>
      <w:lvlJc w:val="left"/>
      <w:pPr>
        <w:ind w:left="360" w:hanging="360"/>
      </w:pPr>
      <w:rPr>
        <w:rFonts w:hint="default"/>
      </w:rPr>
    </w:lvl>
    <w:lvl w:ilvl="1">
      <w:start w:val="1"/>
      <w:numFmt w:val="decimal"/>
      <w:lvlText w:val="%1.%2"/>
      <w:lvlJc w:val="left"/>
      <w:pPr>
        <w:ind w:left="2968" w:hanging="360"/>
      </w:pPr>
      <w:rPr>
        <w:rFonts w:hint="default"/>
      </w:rPr>
    </w:lvl>
    <w:lvl w:ilvl="2">
      <w:start w:val="1"/>
      <w:numFmt w:val="decimal"/>
      <w:lvlText w:val="%1.%2.%3"/>
      <w:lvlJc w:val="left"/>
      <w:pPr>
        <w:ind w:left="5936" w:hanging="720"/>
      </w:pPr>
      <w:rPr>
        <w:rFonts w:hint="default"/>
      </w:rPr>
    </w:lvl>
    <w:lvl w:ilvl="3">
      <w:start w:val="1"/>
      <w:numFmt w:val="decimal"/>
      <w:lvlText w:val="%1.%2.%3.%4"/>
      <w:lvlJc w:val="left"/>
      <w:pPr>
        <w:ind w:left="8544" w:hanging="720"/>
      </w:pPr>
      <w:rPr>
        <w:rFonts w:hint="default"/>
      </w:rPr>
    </w:lvl>
    <w:lvl w:ilvl="4">
      <w:start w:val="1"/>
      <w:numFmt w:val="decimal"/>
      <w:lvlText w:val="%1.%2.%3.%4.%5"/>
      <w:lvlJc w:val="left"/>
      <w:pPr>
        <w:ind w:left="11152" w:hanging="720"/>
      </w:pPr>
      <w:rPr>
        <w:rFonts w:hint="default"/>
      </w:rPr>
    </w:lvl>
    <w:lvl w:ilvl="5">
      <w:start w:val="1"/>
      <w:numFmt w:val="decimal"/>
      <w:lvlText w:val="%1.%2.%3.%4.%5.%6"/>
      <w:lvlJc w:val="left"/>
      <w:pPr>
        <w:ind w:left="14120" w:hanging="1080"/>
      </w:pPr>
      <w:rPr>
        <w:rFonts w:hint="default"/>
      </w:rPr>
    </w:lvl>
    <w:lvl w:ilvl="6">
      <w:start w:val="1"/>
      <w:numFmt w:val="decimal"/>
      <w:lvlText w:val="%1.%2.%3.%4.%5.%6.%7"/>
      <w:lvlJc w:val="left"/>
      <w:pPr>
        <w:ind w:left="16728" w:hanging="1080"/>
      </w:pPr>
      <w:rPr>
        <w:rFonts w:hint="default"/>
      </w:rPr>
    </w:lvl>
    <w:lvl w:ilvl="7">
      <w:start w:val="1"/>
      <w:numFmt w:val="decimal"/>
      <w:lvlText w:val="%1.%2.%3.%4.%5.%6.%7.%8"/>
      <w:lvlJc w:val="left"/>
      <w:pPr>
        <w:ind w:left="19696" w:hanging="1440"/>
      </w:pPr>
      <w:rPr>
        <w:rFonts w:hint="default"/>
      </w:rPr>
    </w:lvl>
    <w:lvl w:ilvl="8">
      <w:start w:val="1"/>
      <w:numFmt w:val="decimal"/>
      <w:lvlText w:val="%1.%2.%3.%4.%5.%6.%7.%8.%9"/>
      <w:lvlJc w:val="left"/>
      <w:pPr>
        <w:ind w:left="22304" w:hanging="1440"/>
      </w:pPr>
      <w:rPr>
        <w:rFonts w:hint="default"/>
      </w:rPr>
    </w:lvl>
  </w:abstractNum>
  <w:abstractNum w:abstractNumId="19"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3120896">
    <w:abstractNumId w:val="7"/>
  </w:num>
  <w:num w:numId="2" w16cid:durableId="613487806">
    <w:abstractNumId w:val="10"/>
  </w:num>
  <w:num w:numId="3" w16cid:durableId="717976663">
    <w:abstractNumId w:val="6"/>
  </w:num>
  <w:num w:numId="4" w16cid:durableId="11880601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42228884">
    <w:abstractNumId w:val="8"/>
  </w:num>
  <w:num w:numId="6" w16cid:durableId="1269005301">
    <w:abstractNumId w:val="13"/>
  </w:num>
  <w:num w:numId="7" w16cid:durableId="2044624447">
    <w:abstractNumId w:val="5"/>
  </w:num>
  <w:num w:numId="8" w16cid:durableId="1990329370">
    <w:abstractNumId w:val="13"/>
  </w:num>
  <w:num w:numId="9" w16cid:durableId="1819879645">
    <w:abstractNumId w:val="5"/>
  </w:num>
  <w:num w:numId="10" w16cid:durableId="1526478403">
    <w:abstractNumId w:val="13"/>
  </w:num>
  <w:num w:numId="11" w16cid:durableId="1114012711">
    <w:abstractNumId w:val="5"/>
  </w:num>
  <w:num w:numId="12" w16cid:durableId="464003878">
    <w:abstractNumId w:val="19"/>
  </w:num>
  <w:num w:numId="13" w16cid:durableId="438068372">
    <w:abstractNumId w:val="13"/>
  </w:num>
  <w:num w:numId="14" w16cid:durableId="256520048">
    <w:abstractNumId w:val="5"/>
  </w:num>
  <w:num w:numId="15" w16cid:durableId="462769856">
    <w:abstractNumId w:val="3"/>
  </w:num>
  <w:num w:numId="16" w16cid:durableId="33505890">
    <w:abstractNumId w:val="11"/>
  </w:num>
  <w:num w:numId="17" w16cid:durableId="951323575">
    <w:abstractNumId w:val="1"/>
  </w:num>
  <w:num w:numId="18" w16cid:durableId="2008945808">
    <w:abstractNumId w:val="13"/>
  </w:num>
  <w:num w:numId="19" w16cid:durableId="538785186">
    <w:abstractNumId w:val="5"/>
  </w:num>
  <w:num w:numId="20" w16cid:durableId="1500541001">
    <w:abstractNumId w:val="3"/>
  </w:num>
  <w:num w:numId="21" w16cid:durableId="385958424">
    <w:abstractNumId w:val="12"/>
  </w:num>
  <w:num w:numId="22" w16cid:durableId="1853564132">
    <w:abstractNumId w:val="9"/>
  </w:num>
  <w:num w:numId="23" w16cid:durableId="1902789581">
    <w:abstractNumId w:val="1"/>
  </w:num>
  <w:num w:numId="24" w16cid:durableId="1572929911">
    <w:abstractNumId w:val="16"/>
  </w:num>
  <w:num w:numId="25" w16cid:durableId="506602755">
    <w:abstractNumId w:val="0"/>
  </w:num>
  <w:num w:numId="26" w16cid:durableId="1227110984">
    <w:abstractNumId w:val="15"/>
  </w:num>
  <w:num w:numId="27" w16cid:durableId="1809743736">
    <w:abstractNumId w:val="14"/>
  </w:num>
  <w:num w:numId="28" w16cid:durableId="1731222564">
    <w:abstractNumId w:val="2"/>
  </w:num>
  <w:num w:numId="29" w16cid:durableId="1822037789">
    <w:abstractNumId w:val="4"/>
  </w:num>
  <w:num w:numId="30" w16cid:durableId="179202585">
    <w:abstractNumId w:val="17"/>
  </w:num>
  <w:num w:numId="31" w16cid:durableId="1489325567">
    <w:abstractNumId w:val="18"/>
  </w:num>
  <w:num w:numId="32" w16cid:durableId="11594876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83338857">
    <w:abstractNumId w:val="17"/>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zodiegwu, Ifeoma">
    <w15:presenceInfo w15:providerId="AD" w15:userId="S::iozodiegwu@luc.edu::06099e65-bdac-44c2-b00e-ad5568cc0ffa"/>
  </w15:person>
  <w15:person w15:author="Ifeoma Doreen Ozodiegwu">
    <w15:presenceInfo w15:providerId="AD" w15:userId="S::ido0493@ads.northwestern.edu::8dcad0ad-7ecb-401e-852c-28837a72fe89"/>
  </w15:person>
  <w15:person w15:author="Chilo Chiziba">
    <w15:presenceInfo w15:providerId="AD" w15:userId="S::CHZCHI003@myuct.ac.za::5dce2884-a116-45d7-a224-65240a7f8481"/>
  </w15:person>
  <w15:person w15:author="chilochibi chiziba">
    <w15:presenceInfo w15:providerId="Windows Live" w15:userId="a04cf6089fc93f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52B"/>
    <w:rsid w:val="00000A5C"/>
    <w:rsid w:val="00000CE1"/>
    <w:rsid w:val="00001D43"/>
    <w:rsid w:val="00010445"/>
    <w:rsid w:val="00011242"/>
    <w:rsid w:val="00012376"/>
    <w:rsid w:val="0001567B"/>
    <w:rsid w:val="00017FEB"/>
    <w:rsid w:val="000235A5"/>
    <w:rsid w:val="00023EC0"/>
    <w:rsid w:val="0002554A"/>
    <w:rsid w:val="0003142B"/>
    <w:rsid w:val="0003183D"/>
    <w:rsid w:val="00032AEE"/>
    <w:rsid w:val="00033755"/>
    <w:rsid w:val="00037364"/>
    <w:rsid w:val="000408B7"/>
    <w:rsid w:val="00041937"/>
    <w:rsid w:val="00046B33"/>
    <w:rsid w:val="00047318"/>
    <w:rsid w:val="0004788F"/>
    <w:rsid w:val="00047C14"/>
    <w:rsid w:val="000502B1"/>
    <w:rsid w:val="000510F0"/>
    <w:rsid w:val="00054F54"/>
    <w:rsid w:val="00061596"/>
    <w:rsid w:val="00062D64"/>
    <w:rsid w:val="000630E6"/>
    <w:rsid w:val="0006346B"/>
    <w:rsid w:val="0006442A"/>
    <w:rsid w:val="00065441"/>
    <w:rsid w:val="00065DDE"/>
    <w:rsid w:val="00066E85"/>
    <w:rsid w:val="00067ADE"/>
    <w:rsid w:val="000707C1"/>
    <w:rsid w:val="00070BC3"/>
    <w:rsid w:val="000715C3"/>
    <w:rsid w:val="00072F70"/>
    <w:rsid w:val="0007327A"/>
    <w:rsid w:val="000756D2"/>
    <w:rsid w:val="000763E2"/>
    <w:rsid w:val="00077457"/>
    <w:rsid w:val="00081F55"/>
    <w:rsid w:val="0008325B"/>
    <w:rsid w:val="00084165"/>
    <w:rsid w:val="0008598A"/>
    <w:rsid w:val="00085AEB"/>
    <w:rsid w:val="00085E62"/>
    <w:rsid w:val="0008666E"/>
    <w:rsid w:val="000879BE"/>
    <w:rsid w:val="00090922"/>
    <w:rsid w:val="00091AB4"/>
    <w:rsid w:val="000946E3"/>
    <w:rsid w:val="00094B5E"/>
    <w:rsid w:val="00095966"/>
    <w:rsid w:val="000962C4"/>
    <w:rsid w:val="0009704F"/>
    <w:rsid w:val="00097323"/>
    <w:rsid w:val="000A10ED"/>
    <w:rsid w:val="000A55D9"/>
    <w:rsid w:val="000B6505"/>
    <w:rsid w:val="000B6899"/>
    <w:rsid w:val="000C0163"/>
    <w:rsid w:val="000C0C9B"/>
    <w:rsid w:val="000C3D95"/>
    <w:rsid w:val="000C7ECF"/>
    <w:rsid w:val="000D4CAC"/>
    <w:rsid w:val="000E01FD"/>
    <w:rsid w:val="000E4D21"/>
    <w:rsid w:val="000E567D"/>
    <w:rsid w:val="000E5745"/>
    <w:rsid w:val="000F0E9E"/>
    <w:rsid w:val="000F2DC2"/>
    <w:rsid w:val="000F3383"/>
    <w:rsid w:val="00101EB2"/>
    <w:rsid w:val="00101F8F"/>
    <w:rsid w:val="00102B77"/>
    <w:rsid w:val="001035B5"/>
    <w:rsid w:val="001059AA"/>
    <w:rsid w:val="00105CD7"/>
    <w:rsid w:val="0010615E"/>
    <w:rsid w:val="00106E92"/>
    <w:rsid w:val="00107476"/>
    <w:rsid w:val="001079A0"/>
    <w:rsid w:val="001110CA"/>
    <w:rsid w:val="00112AAE"/>
    <w:rsid w:val="00113A18"/>
    <w:rsid w:val="00115143"/>
    <w:rsid w:val="00115B94"/>
    <w:rsid w:val="00121956"/>
    <w:rsid w:val="001228BC"/>
    <w:rsid w:val="00124C35"/>
    <w:rsid w:val="00124EEF"/>
    <w:rsid w:val="0012692E"/>
    <w:rsid w:val="00126DDE"/>
    <w:rsid w:val="00131069"/>
    <w:rsid w:val="0013156D"/>
    <w:rsid w:val="0013216E"/>
    <w:rsid w:val="00134161"/>
    <w:rsid w:val="0013447C"/>
    <w:rsid w:val="00134596"/>
    <w:rsid w:val="00136880"/>
    <w:rsid w:val="001377FA"/>
    <w:rsid w:val="001401EC"/>
    <w:rsid w:val="00140943"/>
    <w:rsid w:val="00143CE7"/>
    <w:rsid w:val="001478AD"/>
    <w:rsid w:val="00153B13"/>
    <w:rsid w:val="00154B58"/>
    <w:rsid w:val="001560E1"/>
    <w:rsid w:val="00156948"/>
    <w:rsid w:val="00156B89"/>
    <w:rsid w:val="00156FBF"/>
    <w:rsid w:val="00160503"/>
    <w:rsid w:val="00162D9A"/>
    <w:rsid w:val="0016411A"/>
    <w:rsid w:val="00165107"/>
    <w:rsid w:val="001707EF"/>
    <w:rsid w:val="00177995"/>
    <w:rsid w:val="00180490"/>
    <w:rsid w:val="001813F1"/>
    <w:rsid w:val="00182F76"/>
    <w:rsid w:val="00183AB8"/>
    <w:rsid w:val="00187A46"/>
    <w:rsid w:val="001904B1"/>
    <w:rsid w:val="001943CE"/>
    <w:rsid w:val="00194C32"/>
    <w:rsid w:val="001957FA"/>
    <w:rsid w:val="00195C4A"/>
    <w:rsid w:val="00195CC5"/>
    <w:rsid w:val="001967E9"/>
    <w:rsid w:val="001A1D7E"/>
    <w:rsid w:val="001A2FA3"/>
    <w:rsid w:val="001A387B"/>
    <w:rsid w:val="001A500C"/>
    <w:rsid w:val="001A68DB"/>
    <w:rsid w:val="001B04CC"/>
    <w:rsid w:val="001B545E"/>
    <w:rsid w:val="001B69FF"/>
    <w:rsid w:val="001C20E5"/>
    <w:rsid w:val="001C3A2B"/>
    <w:rsid w:val="001C555F"/>
    <w:rsid w:val="001C59A5"/>
    <w:rsid w:val="001D0664"/>
    <w:rsid w:val="001D0C84"/>
    <w:rsid w:val="001D0FDA"/>
    <w:rsid w:val="001D15BC"/>
    <w:rsid w:val="001D31EB"/>
    <w:rsid w:val="001D41F9"/>
    <w:rsid w:val="001D445A"/>
    <w:rsid w:val="001D5B4C"/>
    <w:rsid w:val="001E29FD"/>
    <w:rsid w:val="001E2AEB"/>
    <w:rsid w:val="001E2C51"/>
    <w:rsid w:val="001E4608"/>
    <w:rsid w:val="001E5B3F"/>
    <w:rsid w:val="001E613D"/>
    <w:rsid w:val="001F0C32"/>
    <w:rsid w:val="001F0D4E"/>
    <w:rsid w:val="001F1135"/>
    <w:rsid w:val="001F1D20"/>
    <w:rsid w:val="001F50F1"/>
    <w:rsid w:val="001F53CA"/>
    <w:rsid w:val="001F6D18"/>
    <w:rsid w:val="001F76C5"/>
    <w:rsid w:val="001F7B9E"/>
    <w:rsid w:val="00200154"/>
    <w:rsid w:val="002019E5"/>
    <w:rsid w:val="00204E3C"/>
    <w:rsid w:val="0020566A"/>
    <w:rsid w:val="00205AC7"/>
    <w:rsid w:val="00205E29"/>
    <w:rsid w:val="0020625A"/>
    <w:rsid w:val="00206412"/>
    <w:rsid w:val="002070BC"/>
    <w:rsid w:val="002109A4"/>
    <w:rsid w:val="00213038"/>
    <w:rsid w:val="002135A8"/>
    <w:rsid w:val="00214A6A"/>
    <w:rsid w:val="00214F42"/>
    <w:rsid w:val="00216972"/>
    <w:rsid w:val="002177C8"/>
    <w:rsid w:val="00217A9F"/>
    <w:rsid w:val="002209E3"/>
    <w:rsid w:val="00222589"/>
    <w:rsid w:val="00222BCC"/>
    <w:rsid w:val="00223336"/>
    <w:rsid w:val="00223BE8"/>
    <w:rsid w:val="0022619E"/>
    <w:rsid w:val="00226375"/>
    <w:rsid w:val="0022662B"/>
    <w:rsid w:val="0023086B"/>
    <w:rsid w:val="00232A16"/>
    <w:rsid w:val="00233398"/>
    <w:rsid w:val="00233479"/>
    <w:rsid w:val="00236323"/>
    <w:rsid w:val="00237872"/>
    <w:rsid w:val="002411BC"/>
    <w:rsid w:val="00245710"/>
    <w:rsid w:val="00246DA9"/>
    <w:rsid w:val="0025030E"/>
    <w:rsid w:val="0025138C"/>
    <w:rsid w:val="002540FF"/>
    <w:rsid w:val="002557C2"/>
    <w:rsid w:val="00257BA9"/>
    <w:rsid w:val="002616D6"/>
    <w:rsid w:val="00262314"/>
    <w:rsid w:val="002625FC"/>
    <w:rsid w:val="00265B90"/>
    <w:rsid w:val="002668BF"/>
    <w:rsid w:val="00267116"/>
    <w:rsid w:val="00267249"/>
    <w:rsid w:val="00271140"/>
    <w:rsid w:val="00274048"/>
    <w:rsid w:val="00276868"/>
    <w:rsid w:val="00281500"/>
    <w:rsid w:val="00283AC7"/>
    <w:rsid w:val="00284BEB"/>
    <w:rsid w:val="00285A91"/>
    <w:rsid w:val="00286054"/>
    <w:rsid w:val="0028607E"/>
    <w:rsid w:val="0028726C"/>
    <w:rsid w:val="002907C4"/>
    <w:rsid w:val="00291B37"/>
    <w:rsid w:val="00294E70"/>
    <w:rsid w:val="002957A7"/>
    <w:rsid w:val="00296F76"/>
    <w:rsid w:val="002A26ED"/>
    <w:rsid w:val="002A3BEC"/>
    <w:rsid w:val="002A465C"/>
    <w:rsid w:val="002A5D30"/>
    <w:rsid w:val="002A7902"/>
    <w:rsid w:val="002B112A"/>
    <w:rsid w:val="002B1D3D"/>
    <w:rsid w:val="002B412D"/>
    <w:rsid w:val="002B6559"/>
    <w:rsid w:val="002B7385"/>
    <w:rsid w:val="002C14A0"/>
    <w:rsid w:val="002C35A4"/>
    <w:rsid w:val="002C37CE"/>
    <w:rsid w:val="002C52FE"/>
    <w:rsid w:val="002C6345"/>
    <w:rsid w:val="002C66B9"/>
    <w:rsid w:val="002D18CB"/>
    <w:rsid w:val="002D4DF2"/>
    <w:rsid w:val="002D4EC0"/>
    <w:rsid w:val="002D57A5"/>
    <w:rsid w:val="002D6415"/>
    <w:rsid w:val="002D6C16"/>
    <w:rsid w:val="002E13CF"/>
    <w:rsid w:val="002E3019"/>
    <w:rsid w:val="002E43CE"/>
    <w:rsid w:val="002F00E2"/>
    <w:rsid w:val="002F2020"/>
    <w:rsid w:val="002F3756"/>
    <w:rsid w:val="002F3D49"/>
    <w:rsid w:val="002F5A35"/>
    <w:rsid w:val="002F5F8F"/>
    <w:rsid w:val="00302C67"/>
    <w:rsid w:val="00304497"/>
    <w:rsid w:val="00306807"/>
    <w:rsid w:val="00311DE4"/>
    <w:rsid w:val="003140C5"/>
    <w:rsid w:val="003165A7"/>
    <w:rsid w:val="00316A98"/>
    <w:rsid w:val="00320D53"/>
    <w:rsid w:val="00321A99"/>
    <w:rsid w:val="00322BD2"/>
    <w:rsid w:val="00322E85"/>
    <w:rsid w:val="00323722"/>
    <w:rsid w:val="00323E2D"/>
    <w:rsid w:val="0032486B"/>
    <w:rsid w:val="00324E0A"/>
    <w:rsid w:val="00326141"/>
    <w:rsid w:val="00335C47"/>
    <w:rsid w:val="00337096"/>
    <w:rsid w:val="003414E2"/>
    <w:rsid w:val="00342374"/>
    <w:rsid w:val="003424E4"/>
    <w:rsid w:val="00342B9B"/>
    <w:rsid w:val="00345AC9"/>
    <w:rsid w:val="00345BC4"/>
    <w:rsid w:val="003505F5"/>
    <w:rsid w:val="00351406"/>
    <w:rsid w:val="00355688"/>
    <w:rsid w:val="00357D1A"/>
    <w:rsid w:val="00360146"/>
    <w:rsid w:val="003612E0"/>
    <w:rsid w:val="00362EF3"/>
    <w:rsid w:val="00365523"/>
    <w:rsid w:val="003663D4"/>
    <w:rsid w:val="003674CB"/>
    <w:rsid w:val="0037182C"/>
    <w:rsid w:val="00373882"/>
    <w:rsid w:val="00376D79"/>
    <w:rsid w:val="00377473"/>
    <w:rsid w:val="003777BA"/>
    <w:rsid w:val="00377A18"/>
    <w:rsid w:val="0038135F"/>
    <w:rsid w:val="0038232D"/>
    <w:rsid w:val="00384382"/>
    <w:rsid w:val="003848AB"/>
    <w:rsid w:val="003866D9"/>
    <w:rsid w:val="00386C8B"/>
    <w:rsid w:val="00387ABF"/>
    <w:rsid w:val="0039002C"/>
    <w:rsid w:val="00390627"/>
    <w:rsid w:val="003938DA"/>
    <w:rsid w:val="003958F6"/>
    <w:rsid w:val="0039666D"/>
    <w:rsid w:val="003A1969"/>
    <w:rsid w:val="003A1B67"/>
    <w:rsid w:val="003A5F4A"/>
    <w:rsid w:val="003A5FD7"/>
    <w:rsid w:val="003A7432"/>
    <w:rsid w:val="003B0A39"/>
    <w:rsid w:val="003B141A"/>
    <w:rsid w:val="003B4028"/>
    <w:rsid w:val="003B546C"/>
    <w:rsid w:val="003C1E98"/>
    <w:rsid w:val="003C265D"/>
    <w:rsid w:val="003C2DC6"/>
    <w:rsid w:val="003C7664"/>
    <w:rsid w:val="003D09B8"/>
    <w:rsid w:val="003D3B03"/>
    <w:rsid w:val="003D5BCB"/>
    <w:rsid w:val="003D6743"/>
    <w:rsid w:val="003E23EB"/>
    <w:rsid w:val="003E7D29"/>
    <w:rsid w:val="003F04F7"/>
    <w:rsid w:val="003F2062"/>
    <w:rsid w:val="003F5109"/>
    <w:rsid w:val="003F6921"/>
    <w:rsid w:val="003F70F7"/>
    <w:rsid w:val="00400A6E"/>
    <w:rsid w:val="00401170"/>
    <w:rsid w:val="00401B3A"/>
    <w:rsid w:val="00401D30"/>
    <w:rsid w:val="00404E92"/>
    <w:rsid w:val="00404FC7"/>
    <w:rsid w:val="00405A58"/>
    <w:rsid w:val="00407587"/>
    <w:rsid w:val="004100FA"/>
    <w:rsid w:val="00411408"/>
    <w:rsid w:val="00411707"/>
    <w:rsid w:val="0041249F"/>
    <w:rsid w:val="00414962"/>
    <w:rsid w:val="00414DE1"/>
    <w:rsid w:val="00416203"/>
    <w:rsid w:val="00417958"/>
    <w:rsid w:val="00421077"/>
    <w:rsid w:val="0042489C"/>
    <w:rsid w:val="004259BD"/>
    <w:rsid w:val="00426827"/>
    <w:rsid w:val="004269C8"/>
    <w:rsid w:val="0042738E"/>
    <w:rsid w:val="0043562F"/>
    <w:rsid w:val="00435BE5"/>
    <w:rsid w:val="004456A4"/>
    <w:rsid w:val="00446075"/>
    <w:rsid w:val="00446A14"/>
    <w:rsid w:val="00447633"/>
    <w:rsid w:val="00451478"/>
    <w:rsid w:val="00451CAB"/>
    <w:rsid w:val="00452D21"/>
    <w:rsid w:val="00454FAF"/>
    <w:rsid w:val="0045637B"/>
    <w:rsid w:val="00457A1A"/>
    <w:rsid w:val="00461A0A"/>
    <w:rsid w:val="0046726B"/>
    <w:rsid w:val="0047152B"/>
    <w:rsid w:val="00473ECF"/>
    <w:rsid w:val="00474339"/>
    <w:rsid w:val="00476055"/>
    <w:rsid w:val="004823EC"/>
    <w:rsid w:val="00484B90"/>
    <w:rsid w:val="00484C66"/>
    <w:rsid w:val="0048536F"/>
    <w:rsid w:val="00486E5A"/>
    <w:rsid w:val="00487D2E"/>
    <w:rsid w:val="004922CE"/>
    <w:rsid w:val="004946A1"/>
    <w:rsid w:val="00494BBB"/>
    <w:rsid w:val="00495AF5"/>
    <w:rsid w:val="00496824"/>
    <w:rsid w:val="00496C0B"/>
    <w:rsid w:val="00496D70"/>
    <w:rsid w:val="004A06DB"/>
    <w:rsid w:val="004A47F3"/>
    <w:rsid w:val="004A58DF"/>
    <w:rsid w:val="004A751A"/>
    <w:rsid w:val="004A7ECB"/>
    <w:rsid w:val="004B158B"/>
    <w:rsid w:val="004B1E5E"/>
    <w:rsid w:val="004B4EC4"/>
    <w:rsid w:val="004B5280"/>
    <w:rsid w:val="004B780C"/>
    <w:rsid w:val="004C3582"/>
    <w:rsid w:val="004C59DA"/>
    <w:rsid w:val="004D0587"/>
    <w:rsid w:val="004D0D3D"/>
    <w:rsid w:val="004D0D46"/>
    <w:rsid w:val="004D1184"/>
    <w:rsid w:val="004D2F0F"/>
    <w:rsid w:val="004D362E"/>
    <w:rsid w:val="004D3B80"/>
    <w:rsid w:val="004D503D"/>
    <w:rsid w:val="004D5A80"/>
    <w:rsid w:val="004D6B8D"/>
    <w:rsid w:val="004D707C"/>
    <w:rsid w:val="004E56B9"/>
    <w:rsid w:val="004E6F31"/>
    <w:rsid w:val="004E78B9"/>
    <w:rsid w:val="004F309F"/>
    <w:rsid w:val="005024E6"/>
    <w:rsid w:val="00502BD5"/>
    <w:rsid w:val="00504C6F"/>
    <w:rsid w:val="00505C26"/>
    <w:rsid w:val="00510707"/>
    <w:rsid w:val="00511A7D"/>
    <w:rsid w:val="0051388B"/>
    <w:rsid w:val="005140E7"/>
    <w:rsid w:val="00514646"/>
    <w:rsid w:val="00514F96"/>
    <w:rsid w:val="005150D4"/>
    <w:rsid w:val="0051569F"/>
    <w:rsid w:val="00517E62"/>
    <w:rsid w:val="00521967"/>
    <w:rsid w:val="00521DD3"/>
    <w:rsid w:val="00522302"/>
    <w:rsid w:val="00522304"/>
    <w:rsid w:val="00523DD2"/>
    <w:rsid w:val="00524AB2"/>
    <w:rsid w:val="00525009"/>
    <w:rsid w:val="0052543B"/>
    <w:rsid w:val="00527484"/>
    <w:rsid w:val="00527A7A"/>
    <w:rsid w:val="00537571"/>
    <w:rsid w:val="00544990"/>
    <w:rsid w:val="0054557C"/>
    <w:rsid w:val="00547C19"/>
    <w:rsid w:val="00550598"/>
    <w:rsid w:val="00551AFC"/>
    <w:rsid w:val="00560B4A"/>
    <w:rsid w:val="00565131"/>
    <w:rsid w:val="00565155"/>
    <w:rsid w:val="005660F9"/>
    <w:rsid w:val="005667E3"/>
    <w:rsid w:val="0056798D"/>
    <w:rsid w:val="005727BB"/>
    <w:rsid w:val="00573AC1"/>
    <w:rsid w:val="00576272"/>
    <w:rsid w:val="0057708B"/>
    <w:rsid w:val="00577EDE"/>
    <w:rsid w:val="00583885"/>
    <w:rsid w:val="00583F80"/>
    <w:rsid w:val="00585D87"/>
    <w:rsid w:val="00591996"/>
    <w:rsid w:val="005935EE"/>
    <w:rsid w:val="00593FAB"/>
    <w:rsid w:val="005940DE"/>
    <w:rsid w:val="00595CD1"/>
    <w:rsid w:val="00596D4E"/>
    <w:rsid w:val="005A0F39"/>
    <w:rsid w:val="005A1D78"/>
    <w:rsid w:val="005A3674"/>
    <w:rsid w:val="005A440C"/>
    <w:rsid w:val="005A5E5A"/>
    <w:rsid w:val="005A73F4"/>
    <w:rsid w:val="005B0E8A"/>
    <w:rsid w:val="005B379B"/>
    <w:rsid w:val="005B6C3D"/>
    <w:rsid w:val="005C269A"/>
    <w:rsid w:val="005C26B4"/>
    <w:rsid w:val="005C2EEF"/>
    <w:rsid w:val="005C5190"/>
    <w:rsid w:val="005C51B4"/>
    <w:rsid w:val="005D16AD"/>
    <w:rsid w:val="005D71B5"/>
    <w:rsid w:val="005E04FC"/>
    <w:rsid w:val="005E213E"/>
    <w:rsid w:val="005E6886"/>
    <w:rsid w:val="005E7DB7"/>
    <w:rsid w:val="005F2AFC"/>
    <w:rsid w:val="005F6E90"/>
    <w:rsid w:val="005F7C3E"/>
    <w:rsid w:val="00601C34"/>
    <w:rsid w:val="00601E07"/>
    <w:rsid w:val="0060334E"/>
    <w:rsid w:val="0060347E"/>
    <w:rsid w:val="006056B1"/>
    <w:rsid w:val="00610B5E"/>
    <w:rsid w:val="00610C6D"/>
    <w:rsid w:val="00613742"/>
    <w:rsid w:val="0061423C"/>
    <w:rsid w:val="00615A61"/>
    <w:rsid w:val="00615FFE"/>
    <w:rsid w:val="006165C4"/>
    <w:rsid w:val="00616665"/>
    <w:rsid w:val="00616DEA"/>
    <w:rsid w:val="006179EC"/>
    <w:rsid w:val="006211DD"/>
    <w:rsid w:val="00621759"/>
    <w:rsid w:val="00621A65"/>
    <w:rsid w:val="00624901"/>
    <w:rsid w:val="00630A97"/>
    <w:rsid w:val="006331AD"/>
    <w:rsid w:val="00633214"/>
    <w:rsid w:val="00633DD5"/>
    <w:rsid w:val="00634907"/>
    <w:rsid w:val="00634E3C"/>
    <w:rsid w:val="00637EF7"/>
    <w:rsid w:val="0064327C"/>
    <w:rsid w:val="00643862"/>
    <w:rsid w:val="0064662C"/>
    <w:rsid w:val="00650A0C"/>
    <w:rsid w:val="0065138E"/>
    <w:rsid w:val="00654C05"/>
    <w:rsid w:val="00656E67"/>
    <w:rsid w:val="00657792"/>
    <w:rsid w:val="00660E01"/>
    <w:rsid w:val="00661B35"/>
    <w:rsid w:val="00662204"/>
    <w:rsid w:val="00662E41"/>
    <w:rsid w:val="00662F25"/>
    <w:rsid w:val="00663746"/>
    <w:rsid w:val="00664CDA"/>
    <w:rsid w:val="006661D1"/>
    <w:rsid w:val="006672BD"/>
    <w:rsid w:val="00670CDE"/>
    <w:rsid w:val="0067140B"/>
    <w:rsid w:val="00672E73"/>
    <w:rsid w:val="00676941"/>
    <w:rsid w:val="00677989"/>
    <w:rsid w:val="006803B3"/>
    <w:rsid w:val="006822FA"/>
    <w:rsid w:val="00686327"/>
    <w:rsid w:val="006863E9"/>
    <w:rsid w:val="00691867"/>
    <w:rsid w:val="00692393"/>
    <w:rsid w:val="00692F59"/>
    <w:rsid w:val="0069361B"/>
    <w:rsid w:val="0069426E"/>
    <w:rsid w:val="00694446"/>
    <w:rsid w:val="00697E1B"/>
    <w:rsid w:val="006A110C"/>
    <w:rsid w:val="006A5611"/>
    <w:rsid w:val="006A6F7B"/>
    <w:rsid w:val="006B03FB"/>
    <w:rsid w:val="006B0804"/>
    <w:rsid w:val="006B1EF2"/>
    <w:rsid w:val="006B381F"/>
    <w:rsid w:val="006B5960"/>
    <w:rsid w:val="006C2AC2"/>
    <w:rsid w:val="006C3424"/>
    <w:rsid w:val="006C37AF"/>
    <w:rsid w:val="006C61EE"/>
    <w:rsid w:val="006C62BD"/>
    <w:rsid w:val="006C62C3"/>
    <w:rsid w:val="006C6CFC"/>
    <w:rsid w:val="006C7475"/>
    <w:rsid w:val="006D0597"/>
    <w:rsid w:val="006D24FC"/>
    <w:rsid w:val="006D3462"/>
    <w:rsid w:val="006D3614"/>
    <w:rsid w:val="006D37FB"/>
    <w:rsid w:val="006D5E4E"/>
    <w:rsid w:val="006D6964"/>
    <w:rsid w:val="006D77C8"/>
    <w:rsid w:val="006E096E"/>
    <w:rsid w:val="006E4B91"/>
    <w:rsid w:val="006E633A"/>
    <w:rsid w:val="006F1164"/>
    <w:rsid w:val="006F2C3A"/>
    <w:rsid w:val="006F53A3"/>
    <w:rsid w:val="00700625"/>
    <w:rsid w:val="00707193"/>
    <w:rsid w:val="00707597"/>
    <w:rsid w:val="00707C40"/>
    <w:rsid w:val="00711C0C"/>
    <w:rsid w:val="007128A5"/>
    <w:rsid w:val="00713758"/>
    <w:rsid w:val="0071401F"/>
    <w:rsid w:val="0072080D"/>
    <w:rsid w:val="00721534"/>
    <w:rsid w:val="00721808"/>
    <w:rsid w:val="00723E2D"/>
    <w:rsid w:val="00724D42"/>
    <w:rsid w:val="007267FB"/>
    <w:rsid w:val="007300E3"/>
    <w:rsid w:val="00731F20"/>
    <w:rsid w:val="00732BB0"/>
    <w:rsid w:val="00733AF9"/>
    <w:rsid w:val="00735CF5"/>
    <w:rsid w:val="00737995"/>
    <w:rsid w:val="00740BC9"/>
    <w:rsid w:val="0074172A"/>
    <w:rsid w:val="00743B2A"/>
    <w:rsid w:val="00745201"/>
    <w:rsid w:val="0074529C"/>
    <w:rsid w:val="00745397"/>
    <w:rsid w:val="00750B68"/>
    <w:rsid w:val="00752139"/>
    <w:rsid w:val="007568F2"/>
    <w:rsid w:val="007608F5"/>
    <w:rsid w:val="007620B9"/>
    <w:rsid w:val="007621EB"/>
    <w:rsid w:val="00765C01"/>
    <w:rsid w:val="00770BD7"/>
    <w:rsid w:val="00775CA7"/>
    <w:rsid w:val="0077633B"/>
    <w:rsid w:val="007801BD"/>
    <w:rsid w:val="00782534"/>
    <w:rsid w:val="007828AA"/>
    <w:rsid w:val="00783847"/>
    <w:rsid w:val="00791D46"/>
    <w:rsid w:val="00796778"/>
    <w:rsid w:val="007A0755"/>
    <w:rsid w:val="007A0845"/>
    <w:rsid w:val="007A0D02"/>
    <w:rsid w:val="007A4EC1"/>
    <w:rsid w:val="007A5467"/>
    <w:rsid w:val="007A79D7"/>
    <w:rsid w:val="007A7DEE"/>
    <w:rsid w:val="007B020A"/>
    <w:rsid w:val="007B0A37"/>
    <w:rsid w:val="007B3E14"/>
    <w:rsid w:val="007B4B3D"/>
    <w:rsid w:val="007C437A"/>
    <w:rsid w:val="007C57CF"/>
    <w:rsid w:val="007D1435"/>
    <w:rsid w:val="007D1AD7"/>
    <w:rsid w:val="007D1DCE"/>
    <w:rsid w:val="007D2955"/>
    <w:rsid w:val="007D2E9F"/>
    <w:rsid w:val="007D3DEA"/>
    <w:rsid w:val="007D448F"/>
    <w:rsid w:val="007D5F0C"/>
    <w:rsid w:val="007D6BB7"/>
    <w:rsid w:val="007E14A8"/>
    <w:rsid w:val="007E5A5B"/>
    <w:rsid w:val="007E615C"/>
    <w:rsid w:val="007E7F1E"/>
    <w:rsid w:val="007F0B79"/>
    <w:rsid w:val="007F17CD"/>
    <w:rsid w:val="007F1B92"/>
    <w:rsid w:val="007F3DC9"/>
    <w:rsid w:val="007F60B5"/>
    <w:rsid w:val="007F79FC"/>
    <w:rsid w:val="00804286"/>
    <w:rsid w:val="0080664D"/>
    <w:rsid w:val="00807EFF"/>
    <w:rsid w:val="008105CD"/>
    <w:rsid w:val="00811B4C"/>
    <w:rsid w:val="008151D3"/>
    <w:rsid w:val="00822F9D"/>
    <w:rsid w:val="00826149"/>
    <w:rsid w:val="00826716"/>
    <w:rsid w:val="00827301"/>
    <w:rsid w:val="008316A7"/>
    <w:rsid w:val="00831769"/>
    <w:rsid w:val="00832B17"/>
    <w:rsid w:val="00835730"/>
    <w:rsid w:val="008358C4"/>
    <w:rsid w:val="0083719A"/>
    <w:rsid w:val="00837351"/>
    <w:rsid w:val="00840412"/>
    <w:rsid w:val="008405D3"/>
    <w:rsid w:val="008405DA"/>
    <w:rsid w:val="0084267F"/>
    <w:rsid w:val="00842FC8"/>
    <w:rsid w:val="00844663"/>
    <w:rsid w:val="00846410"/>
    <w:rsid w:val="008527EC"/>
    <w:rsid w:val="0085324C"/>
    <w:rsid w:val="00855DBE"/>
    <w:rsid w:val="00855F4F"/>
    <w:rsid w:val="0086047C"/>
    <w:rsid w:val="00861A54"/>
    <w:rsid w:val="00862589"/>
    <w:rsid w:val="00862975"/>
    <w:rsid w:val="00866F95"/>
    <w:rsid w:val="008702EB"/>
    <w:rsid w:val="008719D7"/>
    <w:rsid w:val="00873F6F"/>
    <w:rsid w:val="0087509C"/>
    <w:rsid w:val="00876F01"/>
    <w:rsid w:val="00877BBD"/>
    <w:rsid w:val="0088318A"/>
    <w:rsid w:val="00884FBB"/>
    <w:rsid w:val="00887898"/>
    <w:rsid w:val="00887C3A"/>
    <w:rsid w:val="008959A4"/>
    <w:rsid w:val="00895C0F"/>
    <w:rsid w:val="00896784"/>
    <w:rsid w:val="00897132"/>
    <w:rsid w:val="00897A27"/>
    <w:rsid w:val="008A2CAC"/>
    <w:rsid w:val="008A59E8"/>
    <w:rsid w:val="008A5FD5"/>
    <w:rsid w:val="008A70FE"/>
    <w:rsid w:val="008B23CC"/>
    <w:rsid w:val="008B33C7"/>
    <w:rsid w:val="008B3422"/>
    <w:rsid w:val="008B4AF5"/>
    <w:rsid w:val="008B4E46"/>
    <w:rsid w:val="008B5ADF"/>
    <w:rsid w:val="008C0AB2"/>
    <w:rsid w:val="008C437F"/>
    <w:rsid w:val="008C4B56"/>
    <w:rsid w:val="008C54C2"/>
    <w:rsid w:val="008C5CBF"/>
    <w:rsid w:val="008E00B4"/>
    <w:rsid w:val="008E038A"/>
    <w:rsid w:val="008E03C5"/>
    <w:rsid w:val="008E06FC"/>
    <w:rsid w:val="008E3B5E"/>
    <w:rsid w:val="008F2D29"/>
    <w:rsid w:val="00901251"/>
    <w:rsid w:val="00902FE3"/>
    <w:rsid w:val="0090371D"/>
    <w:rsid w:val="00903E7A"/>
    <w:rsid w:val="00904094"/>
    <w:rsid w:val="009060CE"/>
    <w:rsid w:val="00906434"/>
    <w:rsid w:val="00910EE0"/>
    <w:rsid w:val="00914207"/>
    <w:rsid w:val="009145E7"/>
    <w:rsid w:val="00914A67"/>
    <w:rsid w:val="00915516"/>
    <w:rsid w:val="00917BD1"/>
    <w:rsid w:val="00917FC0"/>
    <w:rsid w:val="009215BB"/>
    <w:rsid w:val="00921B1F"/>
    <w:rsid w:val="00922EC4"/>
    <w:rsid w:val="009237F1"/>
    <w:rsid w:val="00926A62"/>
    <w:rsid w:val="009313AB"/>
    <w:rsid w:val="009313EF"/>
    <w:rsid w:val="009330E8"/>
    <w:rsid w:val="009347E8"/>
    <w:rsid w:val="0093534F"/>
    <w:rsid w:val="00935A2D"/>
    <w:rsid w:val="009423AC"/>
    <w:rsid w:val="0094351C"/>
    <w:rsid w:val="00945123"/>
    <w:rsid w:val="00950618"/>
    <w:rsid w:val="0095269C"/>
    <w:rsid w:val="00953C94"/>
    <w:rsid w:val="009565D6"/>
    <w:rsid w:val="0096320A"/>
    <w:rsid w:val="00963338"/>
    <w:rsid w:val="00963BAE"/>
    <w:rsid w:val="00964364"/>
    <w:rsid w:val="00964B4D"/>
    <w:rsid w:val="00967569"/>
    <w:rsid w:val="00971BD9"/>
    <w:rsid w:val="00973761"/>
    <w:rsid w:val="009800EE"/>
    <w:rsid w:val="0098127B"/>
    <w:rsid w:val="00982710"/>
    <w:rsid w:val="0098409E"/>
    <w:rsid w:val="00984674"/>
    <w:rsid w:val="00985746"/>
    <w:rsid w:val="00986340"/>
    <w:rsid w:val="00986F40"/>
    <w:rsid w:val="0099142F"/>
    <w:rsid w:val="00991668"/>
    <w:rsid w:val="00993347"/>
    <w:rsid w:val="00993CDF"/>
    <w:rsid w:val="00994F15"/>
    <w:rsid w:val="00996C4C"/>
    <w:rsid w:val="00997351"/>
    <w:rsid w:val="00997B86"/>
    <w:rsid w:val="009A1BAA"/>
    <w:rsid w:val="009A3E49"/>
    <w:rsid w:val="009A5174"/>
    <w:rsid w:val="009A52C8"/>
    <w:rsid w:val="009A7BE6"/>
    <w:rsid w:val="009B03B9"/>
    <w:rsid w:val="009B152D"/>
    <w:rsid w:val="009B1F68"/>
    <w:rsid w:val="009B6670"/>
    <w:rsid w:val="009C0E11"/>
    <w:rsid w:val="009C0EE4"/>
    <w:rsid w:val="009C31F8"/>
    <w:rsid w:val="009C3D88"/>
    <w:rsid w:val="009C473A"/>
    <w:rsid w:val="009C5C17"/>
    <w:rsid w:val="009C6EE8"/>
    <w:rsid w:val="009D0A79"/>
    <w:rsid w:val="009D27A7"/>
    <w:rsid w:val="009D2919"/>
    <w:rsid w:val="009D3C4C"/>
    <w:rsid w:val="009D3D6D"/>
    <w:rsid w:val="009D4861"/>
    <w:rsid w:val="009E252B"/>
    <w:rsid w:val="009E359E"/>
    <w:rsid w:val="009F02C8"/>
    <w:rsid w:val="009F265B"/>
    <w:rsid w:val="009F274E"/>
    <w:rsid w:val="009F5D3F"/>
    <w:rsid w:val="009F70E6"/>
    <w:rsid w:val="00A0136F"/>
    <w:rsid w:val="00A02301"/>
    <w:rsid w:val="00A028A3"/>
    <w:rsid w:val="00A05654"/>
    <w:rsid w:val="00A05863"/>
    <w:rsid w:val="00A06324"/>
    <w:rsid w:val="00A07EA5"/>
    <w:rsid w:val="00A11BDF"/>
    <w:rsid w:val="00A12756"/>
    <w:rsid w:val="00A146C0"/>
    <w:rsid w:val="00A1567E"/>
    <w:rsid w:val="00A21D5F"/>
    <w:rsid w:val="00A22574"/>
    <w:rsid w:val="00A237BC"/>
    <w:rsid w:val="00A27C6C"/>
    <w:rsid w:val="00A33F83"/>
    <w:rsid w:val="00A34D52"/>
    <w:rsid w:val="00A353FA"/>
    <w:rsid w:val="00A354F3"/>
    <w:rsid w:val="00A36372"/>
    <w:rsid w:val="00A37D4F"/>
    <w:rsid w:val="00A37ED7"/>
    <w:rsid w:val="00A40B14"/>
    <w:rsid w:val="00A41EC8"/>
    <w:rsid w:val="00A433F3"/>
    <w:rsid w:val="00A445F7"/>
    <w:rsid w:val="00A4606D"/>
    <w:rsid w:val="00A50C54"/>
    <w:rsid w:val="00A5180F"/>
    <w:rsid w:val="00A51954"/>
    <w:rsid w:val="00A531DD"/>
    <w:rsid w:val="00A54AB2"/>
    <w:rsid w:val="00A61DB8"/>
    <w:rsid w:val="00A64950"/>
    <w:rsid w:val="00A65CA4"/>
    <w:rsid w:val="00A679FF"/>
    <w:rsid w:val="00A71C3F"/>
    <w:rsid w:val="00A71F01"/>
    <w:rsid w:val="00A722AE"/>
    <w:rsid w:val="00A7451B"/>
    <w:rsid w:val="00A74A23"/>
    <w:rsid w:val="00A75BF2"/>
    <w:rsid w:val="00A75D61"/>
    <w:rsid w:val="00A77809"/>
    <w:rsid w:val="00A80F2C"/>
    <w:rsid w:val="00A81EF1"/>
    <w:rsid w:val="00A83E65"/>
    <w:rsid w:val="00A841B8"/>
    <w:rsid w:val="00A85C61"/>
    <w:rsid w:val="00A90F4B"/>
    <w:rsid w:val="00A9273E"/>
    <w:rsid w:val="00A927D7"/>
    <w:rsid w:val="00A93DCA"/>
    <w:rsid w:val="00A942EE"/>
    <w:rsid w:val="00A962B7"/>
    <w:rsid w:val="00A9679A"/>
    <w:rsid w:val="00A96CA6"/>
    <w:rsid w:val="00AA2E2E"/>
    <w:rsid w:val="00AA4EA9"/>
    <w:rsid w:val="00AA61BA"/>
    <w:rsid w:val="00AA7A0C"/>
    <w:rsid w:val="00AA7AD1"/>
    <w:rsid w:val="00AB0AD5"/>
    <w:rsid w:val="00AB272E"/>
    <w:rsid w:val="00AB4698"/>
    <w:rsid w:val="00AB4BCA"/>
    <w:rsid w:val="00AB6BFC"/>
    <w:rsid w:val="00AC21C2"/>
    <w:rsid w:val="00AC3256"/>
    <w:rsid w:val="00AC3293"/>
    <w:rsid w:val="00AC61B4"/>
    <w:rsid w:val="00AD2D7B"/>
    <w:rsid w:val="00AD401D"/>
    <w:rsid w:val="00AD7B09"/>
    <w:rsid w:val="00AE0E14"/>
    <w:rsid w:val="00AE2606"/>
    <w:rsid w:val="00AE348C"/>
    <w:rsid w:val="00AE5404"/>
    <w:rsid w:val="00AE5585"/>
    <w:rsid w:val="00AE64E6"/>
    <w:rsid w:val="00AF2C64"/>
    <w:rsid w:val="00AF34DA"/>
    <w:rsid w:val="00AF3657"/>
    <w:rsid w:val="00AF44C1"/>
    <w:rsid w:val="00AF5D6E"/>
    <w:rsid w:val="00AF725B"/>
    <w:rsid w:val="00B00E09"/>
    <w:rsid w:val="00B012E9"/>
    <w:rsid w:val="00B01A1A"/>
    <w:rsid w:val="00B04ED0"/>
    <w:rsid w:val="00B05966"/>
    <w:rsid w:val="00B05D7A"/>
    <w:rsid w:val="00B06823"/>
    <w:rsid w:val="00B11A7D"/>
    <w:rsid w:val="00B14418"/>
    <w:rsid w:val="00B14E71"/>
    <w:rsid w:val="00B15DD6"/>
    <w:rsid w:val="00B1637C"/>
    <w:rsid w:val="00B200C8"/>
    <w:rsid w:val="00B22A08"/>
    <w:rsid w:val="00B230E1"/>
    <w:rsid w:val="00B23407"/>
    <w:rsid w:val="00B23671"/>
    <w:rsid w:val="00B25F25"/>
    <w:rsid w:val="00B26723"/>
    <w:rsid w:val="00B30A46"/>
    <w:rsid w:val="00B432DE"/>
    <w:rsid w:val="00B43C82"/>
    <w:rsid w:val="00B4400F"/>
    <w:rsid w:val="00B4755B"/>
    <w:rsid w:val="00B50D95"/>
    <w:rsid w:val="00B525A5"/>
    <w:rsid w:val="00B53236"/>
    <w:rsid w:val="00B53CED"/>
    <w:rsid w:val="00B53F81"/>
    <w:rsid w:val="00B559AE"/>
    <w:rsid w:val="00B62215"/>
    <w:rsid w:val="00B62683"/>
    <w:rsid w:val="00B62F13"/>
    <w:rsid w:val="00B64227"/>
    <w:rsid w:val="00B643FD"/>
    <w:rsid w:val="00B670B5"/>
    <w:rsid w:val="00B716C8"/>
    <w:rsid w:val="00B719A7"/>
    <w:rsid w:val="00B71CD2"/>
    <w:rsid w:val="00B721B6"/>
    <w:rsid w:val="00B74C65"/>
    <w:rsid w:val="00B8143B"/>
    <w:rsid w:val="00B82192"/>
    <w:rsid w:val="00B83C20"/>
    <w:rsid w:val="00B91113"/>
    <w:rsid w:val="00B91A3C"/>
    <w:rsid w:val="00B91CFA"/>
    <w:rsid w:val="00B95B34"/>
    <w:rsid w:val="00BA0E72"/>
    <w:rsid w:val="00BA1B89"/>
    <w:rsid w:val="00BA1CEE"/>
    <w:rsid w:val="00BA3443"/>
    <w:rsid w:val="00BA362D"/>
    <w:rsid w:val="00BA5E9B"/>
    <w:rsid w:val="00BB0CD7"/>
    <w:rsid w:val="00BB18BE"/>
    <w:rsid w:val="00BB1F46"/>
    <w:rsid w:val="00BB1FBF"/>
    <w:rsid w:val="00BB2402"/>
    <w:rsid w:val="00BB45C3"/>
    <w:rsid w:val="00BB5901"/>
    <w:rsid w:val="00BC21D0"/>
    <w:rsid w:val="00BC2CC7"/>
    <w:rsid w:val="00BC45A8"/>
    <w:rsid w:val="00BC62E3"/>
    <w:rsid w:val="00BD6841"/>
    <w:rsid w:val="00BE0030"/>
    <w:rsid w:val="00BE1773"/>
    <w:rsid w:val="00BE4429"/>
    <w:rsid w:val="00BE5BD7"/>
    <w:rsid w:val="00BE6750"/>
    <w:rsid w:val="00BF17A4"/>
    <w:rsid w:val="00BF25BC"/>
    <w:rsid w:val="00BF2728"/>
    <w:rsid w:val="00BF2C05"/>
    <w:rsid w:val="00BF37D1"/>
    <w:rsid w:val="00BF3E9B"/>
    <w:rsid w:val="00BF437C"/>
    <w:rsid w:val="00BF45ED"/>
    <w:rsid w:val="00BF7B22"/>
    <w:rsid w:val="00C0185E"/>
    <w:rsid w:val="00C0510D"/>
    <w:rsid w:val="00C05A59"/>
    <w:rsid w:val="00C05B91"/>
    <w:rsid w:val="00C06046"/>
    <w:rsid w:val="00C07AED"/>
    <w:rsid w:val="00C07F2C"/>
    <w:rsid w:val="00C12B7C"/>
    <w:rsid w:val="00C13470"/>
    <w:rsid w:val="00C13533"/>
    <w:rsid w:val="00C1539E"/>
    <w:rsid w:val="00C159FB"/>
    <w:rsid w:val="00C15BD6"/>
    <w:rsid w:val="00C15E77"/>
    <w:rsid w:val="00C22742"/>
    <w:rsid w:val="00C22823"/>
    <w:rsid w:val="00C2357C"/>
    <w:rsid w:val="00C241F5"/>
    <w:rsid w:val="00C243C9"/>
    <w:rsid w:val="00C24862"/>
    <w:rsid w:val="00C250B0"/>
    <w:rsid w:val="00C25BFE"/>
    <w:rsid w:val="00C2682A"/>
    <w:rsid w:val="00C30758"/>
    <w:rsid w:val="00C37002"/>
    <w:rsid w:val="00C461E5"/>
    <w:rsid w:val="00C47E33"/>
    <w:rsid w:val="00C52B7F"/>
    <w:rsid w:val="00C537A3"/>
    <w:rsid w:val="00C54934"/>
    <w:rsid w:val="00C55282"/>
    <w:rsid w:val="00C56D48"/>
    <w:rsid w:val="00C6116A"/>
    <w:rsid w:val="00C61948"/>
    <w:rsid w:val="00C61D99"/>
    <w:rsid w:val="00C61FEE"/>
    <w:rsid w:val="00C639EA"/>
    <w:rsid w:val="00C64A5E"/>
    <w:rsid w:val="00C65AA1"/>
    <w:rsid w:val="00C65B0B"/>
    <w:rsid w:val="00C6666F"/>
    <w:rsid w:val="00C704FD"/>
    <w:rsid w:val="00C71651"/>
    <w:rsid w:val="00C77B02"/>
    <w:rsid w:val="00C81B7F"/>
    <w:rsid w:val="00C82596"/>
    <w:rsid w:val="00C83528"/>
    <w:rsid w:val="00C85036"/>
    <w:rsid w:val="00C85B91"/>
    <w:rsid w:val="00C85DD3"/>
    <w:rsid w:val="00C96AB0"/>
    <w:rsid w:val="00CA1A0B"/>
    <w:rsid w:val="00CA6F65"/>
    <w:rsid w:val="00CA7505"/>
    <w:rsid w:val="00CB597B"/>
    <w:rsid w:val="00CC0AEB"/>
    <w:rsid w:val="00CC3BD2"/>
    <w:rsid w:val="00CC4E4D"/>
    <w:rsid w:val="00CC57CC"/>
    <w:rsid w:val="00CC67C9"/>
    <w:rsid w:val="00CD0FEA"/>
    <w:rsid w:val="00CD181D"/>
    <w:rsid w:val="00CE0B7D"/>
    <w:rsid w:val="00CE1B33"/>
    <w:rsid w:val="00CE31B1"/>
    <w:rsid w:val="00CE6BCE"/>
    <w:rsid w:val="00CF0124"/>
    <w:rsid w:val="00CF0E32"/>
    <w:rsid w:val="00CF1071"/>
    <w:rsid w:val="00CF2102"/>
    <w:rsid w:val="00CF21B7"/>
    <w:rsid w:val="00CF56C7"/>
    <w:rsid w:val="00D034D5"/>
    <w:rsid w:val="00D0352B"/>
    <w:rsid w:val="00D0456A"/>
    <w:rsid w:val="00D05957"/>
    <w:rsid w:val="00D05AE1"/>
    <w:rsid w:val="00D071FC"/>
    <w:rsid w:val="00D1351A"/>
    <w:rsid w:val="00D142C0"/>
    <w:rsid w:val="00D14B0E"/>
    <w:rsid w:val="00D1558B"/>
    <w:rsid w:val="00D17210"/>
    <w:rsid w:val="00D30173"/>
    <w:rsid w:val="00D3098A"/>
    <w:rsid w:val="00D32AA2"/>
    <w:rsid w:val="00D352BE"/>
    <w:rsid w:val="00D403FE"/>
    <w:rsid w:val="00D412C1"/>
    <w:rsid w:val="00D4354E"/>
    <w:rsid w:val="00D44A9C"/>
    <w:rsid w:val="00D46790"/>
    <w:rsid w:val="00D51FD9"/>
    <w:rsid w:val="00D52E33"/>
    <w:rsid w:val="00D5420E"/>
    <w:rsid w:val="00D5627A"/>
    <w:rsid w:val="00D57046"/>
    <w:rsid w:val="00D61855"/>
    <w:rsid w:val="00D62ADB"/>
    <w:rsid w:val="00D664F7"/>
    <w:rsid w:val="00D67EDF"/>
    <w:rsid w:val="00D730A8"/>
    <w:rsid w:val="00D744C7"/>
    <w:rsid w:val="00D75394"/>
    <w:rsid w:val="00D76085"/>
    <w:rsid w:val="00D81521"/>
    <w:rsid w:val="00D82500"/>
    <w:rsid w:val="00D82FA9"/>
    <w:rsid w:val="00D82FB1"/>
    <w:rsid w:val="00D83E9F"/>
    <w:rsid w:val="00D84E70"/>
    <w:rsid w:val="00D9141A"/>
    <w:rsid w:val="00D920B6"/>
    <w:rsid w:val="00D92A3F"/>
    <w:rsid w:val="00D96023"/>
    <w:rsid w:val="00DA0A0F"/>
    <w:rsid w:val="00DA30EE"/>
    <w:rsid w:val="00DA392F"/>
    <w:rsid w:val="00DA3B0E"/>
    <w:rsid w:val="00DB1E02"/>
    <w:rsid w:val="00DB24A0"/>
    <w:rsid w:val="00DB4C2E"/>
    <w:rsid w:val="00DB5EBF"/>
    <w:rsid w:val="00DC0E56"/>
    <w:rsid w:val="00DC397D"/>
    <w:rsid w:val="00DC5D9C"/>
    <w:rsid w:val="00DC6199"/>
    <w:rsid w:val="00DC745F"/>
    <w:rsid w:val="00DC7CF7"/>
    <w:rsid w:val="00DC7F54"/>
    <w:rsid w:val="00DD1004"/>
    <w:rsid w:val="00DD1E08"/>
    <w:rsid w:val="00DD224D"/>
    <w:rsid w:val="00DD3E67"/>
    <w:rsid w:val="00DD5900"/>
    <w:rsid w:val="00DE092D"/>
    <w:rsid w:val="00DE12D4"/>
    <w:rsid w:val="00DE153F"/>
    <w:rsid w:val="00DE1A14"/>
    <w:rsid w:val="00DE46B4"/>
    <w:rsid w:val="00DE6FBA"/>
    <w:rsid w:val="00DE7F4A"/>
    <w:rsid w:val="00DF0CBE"/>
    <w:rsid w:val="00DF1C70"/>
    <w:rsid w:val="00DF4BB1"/>
    <w:rsid w:val="00DF63D8"/>
    <w:rsid w:val="00DF7BF7"/>
    <w:rsid w:val="00DF7D20"/>
    <w:rsid w:val="00E02FEE"/>
    <w:rsid w:val="00E04C0A"/>
    <w:rsid w:val="00E04E7D"/>
    <w:rsid w:val="00E06A8E"/>
    <w:rsid w:val="00E1629E"/>
    <w:rsid w:val="00E21865"/>
    <w:rsid w:val="00E2419A"/>
    <w:rsid w:val="00E24DDF"/>
    <w:rsid w:val="00E26900"/>
    <w:rsid w:val="00E322CF"/>
    <w:rsid w:val="00E323EC"/>
    <w:rsid w:val="00E32542"/>
    <w:rsid w:val="00E32F83"/>
    <w:rsid w:val="00E35229"/>
    <w:rsid w:val="00E35288"/>
    <w:rsid w:val="00E3749E"/>
    <w:rsid w:val="00E40120"/>
    <w:rsid w:val="00E408BD"/>
    <w:rsid w:val="00E40C47"/>
    <w:rsid w:val="00E4528C"/>
    <w:rsid w:val="00E4775B"/>
    <w:rsid w:val="00E47EEB"/>
    <w:rsid w:val="00E53A4D"/>
    <w:rsid w:val="00E54251"/>
    <w:rsid w:val="00E55AC2"/>
    <w:rsid w:val="00E5687C"/>
    <w:rsid w:val="00E60A4B"/>
    <w:rsid w:val="00E60C71"/>
    <w:rsid w:val="00E6221A"/>
    <w:rsid w:val="00E652DB"/>
    <w:rsid w:val="00E65B7E"/>
    <w:rsid w:val="00E66088"/>
    <w:rsid w:val="00E6699F"/>
    <w:rsid w:val="00E706A1"/>
    <w:rsid w:val="00E71EF2"/>
    <w:rsid w:val="00E729E5"/>
    <w:rsid w:val="00E755FF"/>
    <w:rsid w:val="00E760C0"/>
    <w:rsid w:val="00E7610C"/>
    <w:rsid w:val="00E76BF6"/>
    <w:rsid w:val="00E80AE8"/>
    <w:rsid w:val="00E86659"/>
    <w:rsid w:val="00E87553"/>
    <w:rsid w:val="00E90986"/>
    <w:rsid w:val="00E934E2"/>
    <w:rsid w:val="00EA1179"/>
    <w:rsid w:val="00EA4FCE"/>
    <w:rsid w:val="00EB08A5"/>
    <w:rsid w:val="00EB0A8C"/>
    <w:rsid w:val="00EC28EF"/>
    <w:rsid w:val="00EC2F13"/>
    <w:rsid w:val="00EC3D2E"/>
    <w:rsid w:val="00EC3DB0"/>
    <w:rsid w:val="00EC445C"/>
    <w:rsid w:val="00EC6582"/>
    <w:rsid w:val="00EC7120"/>
    <w:rsid w:val="00ED0D51"/>
    <w:rsid w:val="00ED1BAB"/>
    <w:rsid w:val="00ED21FB"/>
    <w:rsid w:val="00ED37EF"/>
    <w:rsid w:val="00ED5F74"/>
    <w:rsid w:val="00EE32D8"/>
    <w:rsid w:val="00EE4558"/>
    <w:rsid w:val="00EF0037"/>
    <w:rsid w:val="00EF0734"/>
    <w:rsid w:val="00EF13A1"/>
    <w:rsid w:val="00EF15E6"/>
    <w:rsid w:val="00EF30EF"/>
    <w:rsid w:val="00EF314D"/>
    <w:rsid w:val="00EF3F34"/>
    <w:rsid w:val="00EF6DEE"/>
    <w:rsid w:val="00F005AA"/>
    <w:rsid w:val="00F0091B"/>
    <w:rsid w:val="00F00DFF"/>
    <w:rsid w:val="00F01EEE"/>
    <w:rsid w:val="00F02ADB"/>
    <w:rsid w:val="00F06337"/>
    <w:rsid w:val="00F06F32"/>
    <w:rsid w:val="00F1026E"/>
    <w:rsid w:val="00F10928"/>
    <w:rsid w:val="00F1241D"/>
    <w:rsid w:val="00F14A29"/>
    <w:rsid w:val="00F205CC"/>
    <w:rsid w:val="00F213D9"/>
    <w:rsid w:val="00F2173F"/>
    <w:rsid w:val="00F22F3D"/>
    <w:rsid w:val="00F23F52"/>
    <w:rsid w:val="00F23F8B"/>
    <w:rsid w:val="00F25C07"/>
    <w:rsid w:val="00F26F6C"/>
    <w:rsid w:val="00F32F04"/>
    <w:rsid w:val="00F336F9"/>
    <w:rsid w:val="00F34AE0"/>
    <w:rsid w:val="00F35259"/>
    <w:rsid w:val="00F35C92"/>
    <w:rsid w:val="00F42322"/>
    <w:rsid w:val="00F425F5"/>
    <w:rsid w:val="00F44E96"/>
    <w:rsid w:val="00F4503C"/>
    <w:rsid w:val="00F51865"/>
    <w:rsid w:val="00F51F81"/>
    <w:rsid w:val="00F54041"/>
    <w:rsid w:val="00F57770"/>
    <w:rsid w:val="00F57D06"/>
    <w:rsid w:val="00F57FA4"/>
    <w:rsid w:val="00F610A7"/>
    <w:rsid w:val="00F62C5C"/>
    <w:rsid w:val="00F7174C"/>
    <w:rsid w:val="00F71EC5"/>
    <w:rsid w:val="00F75449"/>
    <w:rsid w:val="00F75721"/>
    <w:rsid w:val="00F75FF9"/>
    <w:rsid w:val="00F80AB1"/>
    <w:rsid w:val="00F8570C"/>
    <w:rsid w:val="00F870BA"/>
    <w:rsid w:val="00F92E15"/>
    <w:rsid w:val="00F93918"/>
    <w:rsid w:val="00FA3213"/>
    <w:rsid w:val="00FA557D"/>
    <w:rsid w:val="00FA5AE1"/>
    <w:rsid w:val="00FA6084"/>
    <w:rsid w:val="00FA614F"/>
    <w:rsid w:val="00FA7A84"/>
    <w:rsid w:val="00FB0D48"/>
    <w:rsid w:val="00FB1B22"/>
    <w:rsid w:val="00FB2AEA"/>
    <w:rsid w:val="00FB4211"/>
    <w:rsid w:val="00FB4A63"/>
    <w:rsid w:val="00FB644A"/>
    <w:rsid w:val="00FC07C5"/>
    <w:rsid w:val="00FC171B"/>
    <w:rsid w:val="00FC40FD"/>
    <w:rsid w:val="00FC638A"/>
    <w:rsid w:val="00FD0775"/>
    <w:rsid w:val="00FD3099"/>
    <w:rsid w:val="00FD4EFF"/>
    <w:rsid w:val="00FD74C8"/>
    <w:rsid w:val="00FE0EEA"/>
    <w:rsid w:val="00FE3B93"/>
    <w:rsid w:val="00FE52BF"/>
    <w:rsid w:val="00FE62C3"/>
    <w:rsid w:val="00FE6577"/>
    <w:rsid w:val="00FF1541"/>
    <w:rsid w:val="00FF1726"/>
    <w:rsid w:val="00FF2F1B"/>
    <w:rsid w:val="00FF5E3F"/>
    <w:rsid w:val="00FF637B"/>
    <w:rsid w:val="30B0CA21"/>
    <w:rsid w:val="38FFC3DD"/>
    <w:rsid w:val="6C9A856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068BA17"/>
  <w15:chartTrackingRefBased/>
  <w15:docId w15:val="{B0182047-0C49-4275-8BED-805D3BB26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304"/>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522304"/>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522304"/>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522304"/>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522304"/>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522304"/>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522304"/>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522304"/>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522304"/>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46726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522304"/>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522304"/>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522304"/>
    <w:rPr>
      <w:rFonts w:ascii="Palatino Linotype" w:hAnsi="Palatino Linotype"/>
      <w:noProof/>
      <w:color w:val="000000"/>
      <w:szCs w:val="18"/>
    </w:rPr>
  </w:style>
  <w:style w:type="paragraph" w:styleId="Header">
    <w:name w:val="header"/>
    <w:basedOn w:val="Normal"/>
    <w:link w:val="HeaderChar"/>
    <w:uiPriority w:val="99"/>
    <w:rsid w:val="00522304"/>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522304"/>
    <w:rPr>
      <w:rFonts w:ascii="Palatino Linotype" w:hAnsi="Palatino Linotype"/>
      <w:noProof/>
      <w:color w:val="000000"/>
      <w:szCs w:val="18"/>
    </w:rPr>
  </w:style>
  <w:style w:type="paragraph" w:customStyle="1" w:styleId="MDPIheaderjournallogo">
    <w:name w:val="MDPI_header_journal_logo"/>
    <w:qFormat/>
    <w:rsid w:val="00522304"/>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522304"/>
    <w:pPr>
      <w:ind w:firstLine="0"/>
    </w:pPr>
  </w:style>
  <w:style w:type="paragraph" w:customStyle="1" w:styleId="MDPI31text">
    <w:name w:val="MDPI_3.1_text"/>
    <w:qFormat/>
    <w:rsid w:val="00322BD2"/>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522304"/>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522304"/>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522304"/>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522304"/>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10707"/>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10707"/>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522304"/>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522304"/>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522304"/>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7D143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522304"/>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522304"/>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522304"/>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522304"/>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522304"/>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footerfirstpage">
    <w:name w:val="MDPI_footer_firstpage"/>
    <w:qFormat/>
    <w:rsid w:val="00522304"/>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522304"/>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522304"/>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522304"/>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187A46"/>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522304"/>
    <w:rPr>
      <w:rFonts w:cs="Tahoma"/>
      <w:szCs w:val="18"/>
    </w:rPr>
  </w:style>
  <w:style w:type="character" w:customStyle="1" w:styleId="BalloonTextChar">
    <w:name w:val="Balloon Text Char"/>
    <w:link w:val="BalloonText"/>
    <w:uiPriority w:val="99"/>
    <w:rsid w:val="00522304"/>
    <w:rPr>
      <w:rFonts w:ascii="Palatino Linotype" w:hAnsi="Palatino Linotype" w:cs="Tahoma"/>
      <w:noProof/>
      <w:color w:val="000000"/>
      <w:szCs w:val="18"/>
    </w:rPr>
  </w:style>
  <w:style w:type="character" w:styleId="LineNumber">
    <w:name w:val="line number"/>
    <w:uiPriority w:val="99"/>
    <w:rsid w:val="00284BEB"/>
    <w:rPr>
      <w:rFonts w:ascii="Palatino Linotype" w:hAnsi="Palatino Linotype"/>
      <w:sz w:val="16"/>
    </w:rPr>
  </w:style>
  <w:style w:type="table" w:customStyle="1" w:styleId="MDPI41threelinetable">
    <w:name w:val="MDPI_4.1_three_line_table"/>
    <w:basedOn w:val="TableNormal"/>
    <w:uiPriority w:val="99"/>
    <w:rsid w:val="00522304"/>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522304"/>
    <w:rPr>
      <w:color w:val="0000FF"/>
      <w:u w:val="single"/>
    </w:rPr>
  </w:style>
  <w:style w:type="character" w:styleId="UnresolvedMention">
    <w:name w:val="Unresolved Mention"/>
    <w:uiPriority w:val="99"/>
    <w:semiHidden/>
    <w:unhideWhenUsed/>
    <w:rsid w:val="00C243C9"/>
    <w:rPr>
      <w:color w:val="605E5C"/>
      <w:shd w:val="clear" w:color="auto" w:fill="E1DFDD"/>
    </w:rPr>
  </w:style>
  <w:style w:type="table" w:styleId="PlainTable4">
    <w:name w:val="Plain Table 4"/>
    <w:basedOn w:val="TableNormal"/>
    <w:uiPriority w:val="44"/>
    <w:rsid w:val="00AE348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522304"/>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522304"/>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522304"/>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06442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522304"/>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522304"/>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522304"/>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28726C"/>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522304"/>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522304"/>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522304"/>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522304"/>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522304"/>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522304"/>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522304"/>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522304"/>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522304"/>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522304"/>
  </w:style>
  <w:style w:type="paragraph" w:styleId="Bibliography">
    <w:name w:val="Bibliography"/>
    <w:basedOn w:val="Normal"/>
    <w:next w:val="Normal"/>
    <w:uiPriority w:val="37"/>
    <w:semiHidden/>
    <w:unhideWhenUsed/>
    <w:rsid w:val="00522304"/>
  </w:style>
  <w:style w:type="paragraph" w:styleId="BodyText">
    <w:name w:val="Body Text"/>
    <w:link w:val="BodyTextChar"/>
    <w:rsid w:val="00522304"/>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522304"/>
    <w:rPr>
      <w:rFonts w:ascii="Palatino Linotype" w:hAnsi="Palatino Linotype"/>
      <w:color w:val="000000"/>
      <w:sz w:val="24"/>
      <w:lang w:eastAsia="de-DE"/>
    </w:rPr>
  </w:style>
  <w:style w:type="character" w:styleId="CommentReference">
    <w:name w:val="annotation reference"/>
    <w:rsid w:val="00522304"/>
    <w:rPr>
      <w:sz w:val="21"/>
      <w:szCs w:val="21"/>
    </w:rPr>
  </w:style>
  <w:style w:type="paragraph" w:styleId="CommentText">
    <w:name w:val="annotation text"/>
    <w:basedOn w:val="Normal"/>
    <w:link w:val="CommentTextChar"/>
    <w:rsid w:val="00522304"/>
  </w:style>
  <w:style w:type="character" w:customStyle="1" w:styleId="CommentTextChar">
    <w:name w:val="Comment Text Char"/>
    <w:link w:val="CommentText"/>
    <w:rsid w:val="00522304"/>
    <w:rPr>
      <w:rFonts w:ascii="Palatino Linotype" w:hAnsi="Palatino Linotype"/>
      <w:noProof/>
      <w:color w:val="000000"/>
    </w:rPr>
  </w:style>
  <w:style w:type="paragraph" w:styleId="CommentSubject">
    <w:name w:val="annotation subject"/>
    <w:basedOn w:val="CommentText"/>
    <w:next w:val="CommentText"/>
    <w:link w:val="CommentSubjectChar"/>
    <w:rsid w:val="00522304"/>
    <w:rPr>
      <w:b/>
      <w:bCs/>
    </w:rPr>
  </w:style>
  <w:style w:type="character" w:customStyle="1" w:styleId="CommentSubjectChar">
    <w:name w:val="Comment Subject Char"/>
    <w:link w:val="CommentSubject"/>
    <w:rsid w:val="00522304"/>
    <w:rPr>
      <w:rFonts w:ascii="Palatino Linotype" w:hAnsi="Palatino Linotype"/>
      <w:b/>
      <w:bCs/>
      <w:noProof/>
      <w:color w:val="000000"/>
    </w:rPr>
  </w:style>
  <w:style w:type="character" w:styleId="EndnoteReference">
    <w:name w:val="endnote reference"/>
    <w:rsid w:val="00522304"/>
    <w:rPr>
      <w:vertAlign w:val="superscript"/>
    </w:rPr>
  </w:style>
  <w:style w:type="paragraph" w:styleId="EndnoteText">
    <w:name w:val="endnote text"/>
    <w:basedOn w:val="Normal"/>
    <w:link w:val="EndnoteTextChar"/>
    <w:semiHidden/>
    <w:unhideWhenUsed/>
    <w:rsid w:val="00522304"/>
    <w:pPr>
      <w:spacing w:line="240" w:lineRule="auto"/>
    </w:pPr>
  </w:style>
  <w:style w:type="character" w:customStyle="1" w:styleId="EndnoteTextChar">
    <w:name w:val="Endnote Text Char"/>
    <w:link w:val="EndnoteText"/>
    <w:semiHidden/>
    <w:rsid w:val="00522304"/>
    <w:rPr>
      <w:rFonts w:ascii="Palatino Linotype" w:hAnsi="Palatino Linotype"/>
      <w:noProof/>
      <w:color w:val="000000"/>
    </w:rPr>
  </w:style>
  <w:style w:type="character" w:styleId="FollowedHyperlink">
    <w:name w:val="FollowedHyperlink"/>
    <w:rsid w:val="00522304"/>
    <w:rPr>
      <w:color w:val="954F72"/>
      <w:u w:val="single"/>
    </w:rPr>
  </w:style>
  <w:style w:type="paragraph" w:styleId="FootnoteText">
    <w:name w:val="footnote text"/>
    <w:basedOn w:val="Normal"/>
    <w:link w:val="FootnoteTextChar"/>
    <w:semiHidden/>
    <w:unhideWhenUsed/>
    <w:rsid w:val="00522304"/>
    <w:pPr>
      <w:spacing w:line="240" w:lineRule="auto"/>
    </w:pPr>
  </w:style>
  <w:style w:type="character" w:customStyle="1" w:styleId="FootnoteTextChar">
    <w:name w:val="Footnote Text Char"/>
    <w:link w:val="FootnoteText"/>
    <w:semiHidden/>
    <w:rsid w:val="00522304"/>
    <w:rPr>
      <w:rFonts w:ascii="Palatino Linotype" w:hAnsi="Palatino Linotype"/>
      <w:noProof/>
      <w:color w:val="000000"/>
    </w:rPr>
  </w:style>
  <w:style w:type="paragraph" w:styleId="NormalWeb">
    <w:name w:val="Normal (Web)"/>
    <w:basedOn w:val="Normal"/>
    <w:uiPriority w:val="99"/>
    <w:rsid w:val="00522304"/>
    <w:rPr>
      <w:szCs w:val="24"/>
    </w:rPr>
  </w:style>
  <w:style w:type="paragraph" w:customStyle="1" w:styleId="MsoFootnoteText0">
    <w:name w:val="MsoFootnoteText"/>
    <w:basedOn w:val="NormalWeb"/>
    <w:qFormat/>
    <w:rsid w:val="00522304"/>
    <w:rPr>
      <w:rFonts w:ascii="Times New Roman" w:hAnsi="Times New Roman"/>
    </w:rPr>
  </w:style>
  <w:style w:type="character" w:styleId="PageNumber">
    <w:name w:val="page number"/>
    <w:rsid w:val="00522304"/>
  </w:style>
  <w:style w:type="character" w:styleId="PlaceholderText">
    <w:name w:val="Placeholder Text"/>
    <w:uiPriority w:val="99"/>
    <w:semiHidden/>
    <w:rsid w:val="00522304"/>
    <w:rPr>
      <w:color w:val="808080"/>
    </w:rPr>
  </w:style>
  <w:style w:type="paragraph" w:customStyle="1" w:styleId="MDPI71FootNotes">
    <w:name w:val="MDPI_7.1_FootNotes"/>
    <w:qFormat/>
    <w:rsid w:val="00262314"/>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ListParagraph">
    <w:name w:val="List Paragraph"/>
    <w:basedOn w:val="Normal"/>
    <w:uiPriority w:val="34"/>
    <w:qFormat/>
    <w:rsid w:val="003866D9"/>
    <w:pPr>
      <w:ind w:left="720"/>
      <w:contextualSpacing/>
    </w:pPr>
  </w:style>
  <w:style w:type="paragraph" w:styleId="Caption">
    <w:name w:val="caption"/>
    <w:basedOn w:val="Normal"/>
    <w:next w:val="Normal"/>
    <w:uiPriority w:val="35"/>
    <w:unhideWhenUsed/>
    <w:qFormat/>
    <w:rsid w:val="009B1F68"/>
    <w:pPr>
      <w:spacing w:after="200" w:line="240" w:lineRule="auto"/>
      <w:jc w:val="left"/>
    </w:pPr>
    <w:rPr>
      <w:rFonts w:asciiTheme="minorHAnsi" w:eastAsiaTheme="minorHAnsi" w:hAnsiTheme="minorHAnsi" w:cstheme="minorBidi"/>
      <w:i/>
      <w:color w:val="44546A" w:themeColor="text2"/>
      <w:sz w:val="18"/>
      <w:szCs w:val="18"/>
      <w:lang w:eastAsia="en-US"/>
    </w:rPr>
  </w:style>
  <w:style w:type="paragraph" w:styleId="NoSpacing">
    <w:name w:val="No Spacing"/>
    <w:uiPriority w:val="1"/>
    <w:qFormat/>
    <w:rsid w:val="00245710"/>
    <w:pPr>
      <w:jc w:val="both"/>
    </w:pPr>
    <w:rPr>
      <w:rFonts w:ascii="Palatino Linotype" w:hAnsi="Palatino Linotype"/>
      <w:noProof/>
      <w:color w:val="000000"/>
    </w:rPr>
  </w:style>
  <w:style w:type="table" w:customStyle="1" w:styleId="GridTable4-Accent31">
    <w:name w:val="Grid Table 4 - Accent 31"/>
    <w:basedOn w:val="TableNormal"/>
    <w:next w:val="GridTable4-Accent3"/>
    <w:rsid w:val="00322E85"/>
    <w:rPr>
      <w:rFonts w:eastAsia="Calibri"/>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color w:val="FFFFFF"/>
        <w:shd w:val="clear" w:color="auto" w:fill="auto"/>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shd w:val="clear" w:color="auto" w:fill="auto"/>
      </w:rPr>
      <w:tblPr/>
      <w:tcPr>
        <w:tcBorders>
          <w:top w:val="double" w:sz="4" w:space="0" w:color="A5A5A5"/>
        </w:tcBorders>
      </w:tcPr>
    </w:tblStylePr>
    <w:tblStylePr w:type="firstCol">
      <w:rPr>
        <w:b/>
        <w:shd w:val="clear" w:color="auto" w:fill="auto"/>
      </w:rPr>
    </w:tblStylePr>
    <w:tblStylePr w:type="lastCol">
      <w:rPr>
        <w:b/>
        <w:shd w:val="clear" w:color="auto" w:fill="auto"/>
      </w:rPr>
    </w:tblStylePr>
    <w:tblStylePr w:type="band1Vert">
      <w:tblPr/>
      <w:tcPr>
        <w:shd w:val="clear" w:color="auto" w:fill="EDEDED"/>
      </w:tcPr>
    </w:tblStylePr>
    <w:tblStylePr w:type="band1Horz">
      <w:tblPr/>
      <w:tcPr>
        <w:shd w:val="clear" w:color="auto" w:fill="EDEDED"/>
      </w:tcPr>
    </w:tblStylePr>
  </w:style>
  <w:style w:type="table" w:styleId="GridTable4-Accent3">
    <w:name w:val="Grid Table 4 Accent 3"/>
    <w:basedOn w:val="TableNormal"/>
    <w:uiPriority w:val="49"/>
    <w:rsid w:val="00322E8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ion">
    <w:name w:val="Revision"/>
    <w:hidden/>
    <w:uiPriority w:val="99"/>
    <w:semiHidden/>
    <w:rsid w:val="000A10ED"/>
    <w:rPr>
      <w:rFonts w:ascii="Palatino Linotype" w:hAnsi="Palatino Linotype"/>
      <w:noProof/>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26605">
      <w:bodyDiv w:val="1"/>
      <w:marLeft w:val="0"/>
      <w:marRight w:val="0"/>
      <w:marTop w:val="0"/>
      <w:marBottom w:val="0"/>
      <w:divBdr>
        <w:top w:val="none" w:sz="0" w:space="0" w:color="auto"/>
        <w:left w:val="none" w:sz="0" w:space="0" w:color="auto"/>
        <w:bottom w:val="none" w:sz="0" w:space="0" w:color="auto"/>
        <w:right w:val="none" w:sz="0" w:space="0" w:color="auto"/>
      </w:divBdr>
    </w:div>
    <w:div w:id="110780710">
      <w:bodyDiv w:val="1"/>
      <w:marLeft w:val="0"/>
      <w:marRight w:val="0"/>
      <w:marTop w:val="0"/>
      <w:marBottom w:val="0"/>
      <w:divBdr>
        <w:top w:val="none" w:sz="0" w:space="0" w:color="auto"/>
        <w:left w:val="none" w:sz="0" w:space="0" w:color="auto"/>
        <w:bottom w:val="none" w:sz="0" w:space="0" w:color="auto"/>
        <w:right w:val="none" w:sz="0" w:space="0" w:color="auto"/>
      </w:divBdr>
      <w:divsChild>
        <w:div w:id="654266078">
          <w:marLeft w:val="640"/>
          <w:marRight w:val="0"/>
          <w:marTop w:val="0"/>
          <w:marBottom w:val="0"/>
          <w:divBdr>
            <w:top w:val="none" w:sz="0" w:space="0" w:color="auto"/>
            <w:left w:val="none" w:sz="0" w:space="0" w:color="auto"/>
            <w:bottom w:val="none" w:sz="0" w:space="0" w:color="auto"/>
            <w:right w:val="none" w:sz="0" w:space="0" w:color="auto"/>
          </w:divBdr>
        </w:div>
        <w:div w:id="1176387255">
          <w:marLeft w:val="640"/>
          <w:marRight w:val="0"/>
          <w:marTop w:val="0"/>
          <w:marBottom w:val="0"/>
          <w:divBdr>
            <w:top w:val="none" w:sz="0" w:space="0" w:color="auto"/>
            <w:left w:val="none" w:sz="0" w:space="0" w:color="auto"/>
            <w:bottom w:val="none" w:sz="0" w:space="0" w:color="auto"/>
            <w:right w:val="none" w:sz="0" w:space="0" w:color="auto"/>
          </w:divBdr>
        </w:div>
        <w:div w:id="253132545">
          <w:marLeft w:val="640"/>
          <w:marRight w:val="0"/>
          <w:marTop w:val="0"/>
          <w:marBottom w:val="0"/>
          <w:divBdr>
            <w:top w:val="none" w:sz="0" w:space="0" w:color="auto"/>
            <w:left w:val="none" w:sz="0" w:space="0" w:color="auto"/>
            <w:bottom w:val="none" w:sz="0" w:space="0" w:color="auto"/>
            <w:right w:val="none" w:sz="0" w:space="0" w:color="auto"/>
          </w:divBdr>
        </w:div>
        <w:div w:id="1687125537">
          <w:marLeft w:val="640"/>
          <w:marRight w:val="0"/>
          <w:marTop w:val="0"/>
          <w:marBottom w:val="0"/>
          <w:divBdr>
            <w:top w:val="none" w:sz="0" w:space="0" w:color="auto"/>
            <w:left w:val="none" w:sz="0" w:space="0" w:color="auto"/>
            <w:bottom w:val="none" w:sz="0" w:space="0" w:color="auto"/>
            <w:right w:val="none" w:sz="0" w:space="0" w:color="auto"/>
          </w:divBdr>
        </w:div>
        <w:div w:id="1400127026">
          <w:marLeft w:val="640"/>
          <w:marRight w:val="0"/>
          <w:marTop w:val="0"/>
          <w:marBottom w:val="0"/>
          <w:divBdr>
            <w:top w:val="none" w:sz="0" w:space="0" w:color="auto"/>
            <w:left w:val="none" w:sz="0" w:space="0" w:color="auto"/>
            <w:bottom w:val="none" w:sz="0" w:space="0" w:color="auto"/>
            <w:right w:val="none" w:sz="0" w:space="0" w:color="auto"/>
          </w:divBdr>
        </w:div>
        <w:div w:id="756905050">
          <w:marLeft w:val="640"/>
          <w:marRight w:val="0"/>
          <w:marTop w:val="0"/>
          <w:marBottom w:val="0"/>
          <w:divBdr>
            <w:top w:val="none" w:sz="0" w:space="0" w:color="auto"/>
            <w:left w:val="none" w:sz="0" w:space="0" w:color="auto"/>
            <w:bottom w:val="none" w:sz="0" w:space="0" w:color="auto"/>
            <w:right w:val="none" w:sz="0" w:space="0" w:color="auto"/>
          </w:divBdr>
        </w:div>
        <w:div w:id="1232350443">
          <w:marLeft w:val="640"/>
          <w:marRight w:val="0"/>
          <w:marTop w:val="0"/>
          <w:marBottom w:val="0"/>
          <w:divBdr>
            <w:top w:val="none" w:sz="0" w:space="0" w:color="auto"/>
            <w:left w:val="none" w:sz="0" w:space="0" w:color="auto"/>
            <w:bottom w:val="none" w:sz="0" w:space="0" w:color="auto"/>
            <w:right w:val="none" w:sz="0" w:space="0" w:color="auto"/>
          </w:divBdr>
        </w:div>
        <w:div w:id="1024790108">
          <w:marLeft w:val="640"/>
          <w:marRight w:val="0"/>
          <w:marTop w:val="0"/>
          <w:marBottom w:val="0"/>
          <w:divBdr>
            <w:top w:val="none" w:sz="0" w:space="0" w:color="auto"/>
            <w:left w:val="none" w:sz="0" w:space="0" w:color="auto"/>
            <w:bottom w:val="none" w:sz="0" w:space="0" w:color="auto"/>
            <w:right w:val="none" w:sz="0" w:space="0" w:color="auto"/>
          </w:divBdr>
        </w:div>
        <w:div w:id="1913657035">
          <w:marLeft w:val="640"/>
          <w:marRight w:val="0"/>
          <w:marTop w:val="0"/>
          <w:marBottom w:val="0"/>
          <w:divBdr>
            <w:top w:val="none" w:sz="0" w:space="0" w:color="auto"/>
            <w:left w:val="none" w:sz="0" w:space="0" w:color="auto"/>
            <w:bottom w:val="none" w:sz="0" w:space="0" w:color="auto"/>
            <w:right w:val="none" w:sz="0" w:space="0" w:color="auto"/>
          </w:divBdr>
        </w:div>
        <w:div w:id="1957179641">
          <w:marLeft w:val="640"/>
          <w:marRight w:val="0"/>
          <w:marTop w:val="0"/>
          <w:marBottom w:val="0"/>
          <w:divBdr>
            <w:top w:val="none" w:sz="0" w:space="0" w:color="auto"/>
            <w:left w:val="none" w:sz="0" w:space="0" w:color="auto"/>
            <w:bottom w:val="none" w:sz="0" w:space="0" w:color="auto"/>
            <w:right w:val="none" w:sz="0" w:space="0" w:color="auto"/>
          </w:divBdr>
        </w:div>
        <w:div w:id="1423261586">
          <w:marLeft w:val="640"/>
          <w:marRight w:val="0"/>
          <w:marTop w:val="0"/>
          <w:marBottom w:val="0"/>
          <w:divBdr>
            <w:top w:val="none" w:sz="0" w:space="0" w:color="auto"/>
            <w:left w:val="none" w:sz="0" w:space="0" w:color="auto"/>
            <w:bottom w:val="none" w:sz="0" w:space="0" w:color="auto"/>
            <w:right w:val="none" w:sz="0" w:space="0" w:color="auto"/>
          </w:divBdr>
        </w:div>
        <w:div w:id="1561861839">
          <w:marLeft w:val="640"/>
          <w:marRight w:val="0"/>
          <w:marTop w:val="0"/>
          <w:marBottom w:val="0"/>
          <w:divBdr>
            <w:top w:val="none" w:sz="0" w:space="0" w:color="auto"/>
            <w:left w:val="none" w:sz="0" w:space="0" w:color="auto"/>
            <w:bottom w:val="none" w:sz="0" w:space="0" w:color="auto"/>
            <w:right w:val="none" w:sz="0" w:space="0" w:color="auto"/>
          </w:divBdr>
        </w:div>
        <w:div w:id="2133212151">
          <w:marLeft w:val="640"/>
          <w:marRight w:val="0"/>
          <w:marTop w:val="0"/>
          <w:marBottom w:val="0"/>
          <w:divBdr>
            <w:top w:val="none" w:sz="0" w:space="0" w:color="auto"/>
            <w:left w:val="none" w:sz="0" w:space="0" w:color="auto"/>
            <w:bottom w:val="none" w:sz="0" w:space="0" w:color="auto"/>
            <w:right w:val="none" w:sz="0" w:space="0" w:color="auto"/>
          </w:divBdr>
        </w:div>
        <w:div w:id="2087873402">
          <w:marLeft w:val="640"/>
          <w:marRight w:val="0"/>
          <w:marTop w:val="0"/>
          <w:marBottom w:val="0"/>
          <w:divBdr>
            <w:top w:val="none" w:sz="0" w:space="0" w:color="auto"/>
            <w:left w:val="none" w:sz="0" w:space="0" w:color="auto"/>
            <w:bottom w:val="none" w:sz="0" w:space="0" w:color="auto"/>
            <w:right w:val="none" w:sz="0" w:space="0" w:color="auto"/>
          </w:divBdr>
        </w:div>
        <w:div w:id="1412698999">
          <w:marLeft w:val="640"/>
          <w:marRight w:val="0"/>
          <w:marTop w:val="0"/>
          <w:marBottom w:val="0"/>
          <w:divBdr>
            <w:top w:val="none" w:sz="0" w:space="0" w:color="auto"/>
            <w:left w:val="none" w:sz="0" w:space="0" w:color="auto"/>
            <w:bottom w:val="none" w:sz="0" w:space="0" w:color="auto"/>
            <w:right w:val="none" w:sz="0" w:space="0" w:color="auto"/>
          </w:divBdr>
        </w:div>
        <w:div w:id="1513450100">
          <w:marLeft w:val="640"/>
          <w:marRight w:val="0"/>
          <w:marTop w:val="0"/>
          <w:marBottom w:val="0"/>
          <w:divBdr>
            <w:top w:val="none" w:sz="0" w:space="0" w:color="auto"/>
            <w:left w:val="none" w:sz="0" w:space="0" w:color="auto"/>
            <w:bottom w:val="none" w:sz="0" w:space="0" w:color="auto"/>
            <w:right w:val="none" w:sz="0" w:space="0" w:color="auto"/>
          </w:divBdr>
        </w:div>
        <w:div w:id="296029898">
          <w:marLeft w:val="640"/>
          <w:marRight w:val="0"/>
          <w:marTop w:val="0"/>
          <w:marBottom w:val="0"/>
          <w:divBdr>
            <w:top w:val="none" w:sz="0" w:space="0" w:color="auto"/>
            <w:left w:val="none" w:sz="0" w:space="0" w:color="auto"/>
            <w:bottom w:val="none" w:sz="0" w:space="0" w:color="auto"/>
            <w:right w:val="none" w:sz="0" w:space="0" w:color="auto"/>
          </w:divBdr>
        </w:div>
        <w:div w:id="1864855459">
          <w:marLeft w:val="640"/>
          <w:marRight w:val="0"/>
          <w:marTop w:val="0"/>
          <w:marBottom w:val="0"/>
          <w:divBdr>
            <w:top w:val="none" w:sz="0" w:space="0" w:color="auto"/>
            <w:left w:val="none" w:sz="0" w:space="0" w:color="auto"/>
            <w:bottom w:val="none" w:sz="0" w:space="0" w:color="auto"/>
            <w:right w:val="none" w:sz="0" w:space="0" w:color="auto"/>
          </w:divBdr>
        </w:div>
        <w:div w:id="1614627369">
          <w:marLeft w:val="640"/>
          <w:marRight w:val="0"/>
          <w:marTop w:val="0"/>
          <w:marBottom w:val="0"/>
          <w:divBdr>
            <w:top w:val="none" w:sz="0" w:space="0" w:color="auto"/>
            <w:left w:val="none" w:sz="0" w:space="0" w:color="auto"/>
            <w:bottom w:val="none" w:sz="0" w:space="0" w:color="auto"/>
            <w:right w:val="none" w:sz="0" w:space="0" w:color="auto"/>
          </w:divBdr>
        </w:div>
        <w:div w:id="713893766">
          <w:marLeft w:val="640"/>
          <w:marRight w:val="0"/>
          <w:marTop w:val="0"/>
          <w:marBottom w:val="0"/>
          <w:divBdr>
            <w:top w:val="none" w:sz="0" w:space="0" w:color="auto"/>
            <w:left w:val="none" w:sz="0" w:space="0" w:color="auto"/>
            <w:bottom w:val="none" w:sz="0" w:space="0" w:color="auto"/>
            <w:right w:val="none" w:sz="0" w:space="0" w:color="auto"/>
          </w:divBdr>
        </w:div>
        <w:div w:id="1380283648">
          <w:marLeft w:val="640"/>
          <w:marRight w:val="0"/>
          <w:marTop w:val="0"/>
          <w:marBottom w:val="0"/>
          <w:divBdr>
            <w:top w:val="none" w:sz="0" w:space="0" w:color="auto"/>
            <w:left w:val="none" w:sz="0" w:space="0" w:color="auto"/>
            <w:bottom w:val="none" w:sz="0" w:space="0" w:color="auto"/>
            <w:right w:val="none" w:sz="0" w:space="0" w:color="auto"/>
          </w:divBdr>
        </w:div>
        <w:div w:id="589318118">
          <w:marLeft w:val="640"/>
          <w:marRight w:val="0"/>
          <w:marTop w:val="0"/>
          <w:marBottom w:val="0"/>
          <w:divBdr>
            <w:top w:val="none" w:sz="0" w:space="0" w:color="auto"/>
            <w:left w:val="none" w:sz="0" w:space="0" w:color="auto"/>
            <w:bottom w:val="none" w:sz="0" w:space="0" w:color="auto"/>
            <w:right w:val="none" w:sz="0" w:space="0" w:color="auto"/>
          </w:divBdr>
        </w:div>
        <w:div w:id="1770348539">
          <w:marLeft w:val="640"/>
          <w:marRight w:val="0"/>
          <w:marTop w:val="0"/>
          <w:marBottom w:val="0"/>
          <w:divBdr>
            <w:top w:val="none" w:sz="0" w:space="0" w:color="auto"/>
            <w:left w:val="none" w:sz="0" w:space="0" w:color="auto"/>
            <w:bottom w:val="none" w:sz="0" w:space="0" w:color="auto"/>
            <w:right w:val="none" w:sz="0" w:space="0" w:color="auto"/>
          </w:divBdr>
        </w:div>
        <w:div w:id="1135366193">
          <w:marLeft w:val="640"/>
          <w:marRight w:val="0"/>
          <w:marTop w:val="0"/>
          <w:marBottom w:val="0"/>
          <w:divBdr>
            <w:top w:val="none" w:sz="0" w:space="0" w:color="auto"/>
            <w:left w:val="none" w:sz="0" w:space="0" w:color="auto"/>
            <w:bottom w:val="none" w:sz="0" w:space="0" w:color="auto"/>
            <w:right w:val="none" w:sz="0" w:space="0" w:color="auto"/>
          </w:divBdr>
        </w:div>
        <w:div w:id="223952400">
          <w:marLeft w:val="640"/>
          <w:marRight w:val="0"/>
          <w:marTop w:val="0"/>
          <w:marBottom w:val="0"/>
          <w:divBdr>
            <w:top w:val="none" w:sz="0" w:space="0" w:color="auto"/>
            <w:left w:val="none" w:sz="0" w:space="0" w:color="auto"/>
            <w:bottom w:val="none" w:sz="0" w:space="0" w:color="auto"/>
            <w:right w:val="none" w:sz="0" w:space="0" w:color="auto"/>
          </w:divBdr>
        </w:div>
        <w:div w:id="2007127504">
          <w:marLeft w:val="640"/>
          <w:marRight w:val="0"/>
          <w:marTop w:val="0"/>
          <w:marBottom w:val="0"/>
          <w:divBdr>
            <w:top w:val="none" w:sz="0" w:space="0" w:color="auto"/>
            <w:left w:val="none" w:sz="0" w:space="0" w:color="auto"/>
            <w:bottom w:val="none" w:sz="0" w:space="0" w:color="auto"/>
            <w:right w:val="none" w:sz="0" w:space="0" w:color="auto"/>
          </w:divBdr>
        </w:div>
        <w:div w:id="718092732">
          <w:marLeft w:val="640"/>
          <w:marRight w:val="0"/>
          <w:marTop w:val="0"/>
          <w:marBottom w:val="0"/>
          <w:divBdr>
            <w:top w:val="none" w:sz="0" w:space="0" w:color="auto"/>
            <w:left w:val="none" w:sz="0" w:space="0" w:color="auto"/>
            <w:bottom w:val="none" w:sz="0" w:space="0" w:color="auto"/>
            <w:right w:val="none" w:sz="0" w:space="0" w:color="auto"/>
          </w:divBdr>
        </w:div>
        <w:div w:id="1810434838">
          <w:marLeft w:val="640"/>
          <w:marRight w:val="0"/>
          <w:marTop w:val="0"/>
          <w:marBottom w:val="0"/>
          <w:divBdr>
            <w:top w:val="none" w:sz="0" w:space="0" w:color="auto"/>
            <w:left w:val="none" w:sz="0" w:space="0" w:color="auto"/>
            <w:bottom w:val="none" w:sz="0" w:space="0" w:color="auto"/>
            <w:right w:val="none" w:sz="0" w:space="0" w:color="auto"/>
          </w:divBdr>
        </w:div>
        <w:div w:id="1469937852">
          <w:marLeft w:val="640"/>
          <w:marRight w:val="0"/>
          <w:marTop w:val="0"/>
          <w:marBottom w:val="0"/>
          <w:divBdr>
            <w:top w:val="none" w:sz="0" w:space="0" w:color="auto"/>
            <w:left w:val="none" w:sz="0" w:space="0" w:color="auto"/>
            <w:bottom w:val="none" w:sz="0" w:space="0" w:color="auto"/>
            <w:right w:val="none" w:sz="0" w:space="0" w:color="auto"/>
          </w:divBdr>
        </w:div>
        <w:div w:id="1764300966">
          <w:marLeft w:val="640"/>
          <w:marRight w:val="0"/>
          <w:marTop w:val="0"/>
          <w:marBottom w:val="0"/>
          <w:divBdr>
            <w:top w:val="none" w:sz="0" w:space="0" w:color="auto"/>
            <w:left w:val="none" w:sz="0" w:space="0" w:color="auto"/>
            <w:bottom w:val="none" w:sz="0" w:space="0" w:color="auto"/>
            <w:right w:val="none" w:sz="0" w:space="0" w:color="auto"/>
          </w:divBdr>
        </w:div>
        <w:div w:id="756554492">
          <w:marLeft w:val="640"/>
          <w:marRight w:val="0"/>
          <w:marTop w:val="0"/>
          <w:marBottom w:val="0"/>
          <w:divBdr>
            <w:top w:val="none" w:sz="0" w:space="0" w:color="auto"/>
            <w:left w:val="none" w:sz="0" w:space="0" w:color="auto"/>
            <w:bottom w:val="none" w:sz="0" w:space="0" w:color="auto"/>
            <w:right w:val="none" w:sz="0" w:space="0" w:color="auto"/>
          </w:divBdr>
        </w:div>
        <w:div w:id="1428650751">
          <w:marLeft w:val="640"/>
          <w:marRight w:val="0"/>
          <w:marTop w:val="0"/>
          <w:marBottom w:val="0"/>
          <w:divBdr>
            <w:top w:val="none" w:sz="0" w:space="0" w:color="auto"/>
            <w:left w:val="none" w:sz="0" w:space="0" w:color="auto"/>
            <w:bottom w:val="none" w:sz="0" w:space="0" w:color="auto"/>
            <w:right w:val="none" w:sz="0" w:space="0" w:color="auto"/>
          </w:divBdr>
        </w:div>
        <w:div w:id="909313740">
          <w:marLeft w:val="640"/>
          <w:marRight w:val="0"/>
          <w:marTop w:val="0"/>
          <w:marBottom w:val="0"/>
          <w:divBdr>
            <w:top w:val="none" w:sz="0" w:space="0" w:color="auto"/>
            <w:left w:val="none" w:sz="0" w:space="0" w:color="auto"/>
            <w:bottom w:val="none" w:sz="0" w:space="0" w:color="auto"/>
            <w:right w:val="none" w:sz="0" w:space="0" w:color="auto"/>
          </w:divBdr>
        </w:div>
        <w:div w:id="976959967">
          <w:marLeft w:val="640"/>
          <w:marRight w:val="0"/>
          <w:marTop w:val="0"/>
          <w:marBottom w:val="0"/>
          <w:divBdr>
            <w:top w:val="none" w:sz="0" w:space="0" w:color="auto"/>
            <w:left w:val="none" w:sz="0" w:space="0" w:color="auto"/>
            <w:bottom w:val="none" w:sz="0" w:space="0" w:color="auto"/>
            <w:right w:val="none" w:sz="0" w:space="0" w:color="auto"/>
          </w:divBdr>
        </w:div>
        <w:div w:id="975723160">
          <w:marLeft w:val="640"/>
          <w:marRight w:val="0"/>
          <w:marTop w:val="0"/>
          <w:marBottom w:val="0"/>
          <w:divBdr>
            <w:top w:val="none" w:sz="0" w:space="0" w:color="auto"/>
            <w:left w:val="none" w:sz="0" w:space="0" w:color="auto"/>
            <w:bottom w:val="none" w:sz="0" w:space="0" w:color="auto"/>
            <w:right w:val="none" w:sz="0" w:space="0" w:color="auto"/>
          </w:divBdr>
        </w:div>
        <w:div w:id="535436914">
          <w:marLeft w:val="640"/>
          <w:marRight w:val="0"/>
          <w:marTop w:val="0"/>
          <w:marBottom w:val="0"/>
          <w:divBdr>
            <w:top w:val="none" w:sz="0" w:space="0" w:color="auto"/>
            <w:left w:val="none" w:sz="0" w:space="0" w:color="auto"/>
            <w:bottom w:val="none" w:sz="0" w:space="0" w:color="auto"/>
            <w:right w:val="none" w:sz="0" w:space="0" w:color="auto"/>
          </w:divBdr>
        </w:div>
        <w:div w:id="2147121891">
          <w:marLeft w:val="640"/>
          <w:marRight w:val="0"/>
          <w:marTop w:val="0"/>
          <w:marBottom w:val="0"/>
          <w:divBdr>
            <w:top w:val="none" w:sz="0" w:space="0" w:color="auto"/>
            <w:left w:val="none" w:sz="0" w:space="0" w:color="auto"/>
            <w:bottom w:val="none" w:sz="0" w:space="0" w:color="auto"/>
            <w:right w:val="none" w:sz="0" w:space="0" w:color="auto"/>
          </w:divBdr>
        </w:div>
        <w:div w:id="331564964">
          <w:marLeft w:val="640"/>
          <w:marRight w:val="0"/>
          <w:marTop w:val="0"/>
          <w:marBottom w:val="0"/>
          <w:divBdr>
            <w:top w:val="none" w:sz="0" w:space="0" w:color="auto"/>
            <w:left w:val="none" w:sz="0" w:space="0" w:color="auto"/>
            <w:bottom w:val="none" w:sz="0" w:space="0" w:color="auto"/>
            <w:right w:val="none" w:sz="0" w:space="0" w:color="auto"/>
          </w:divBdr>
        </w:div>
        <w:div w:id="1872302574">
          <w:marLeft w:val="640"/>
          <w:marRight w:val="0"/>
          <w:marTop w:val="0"/>
          <w:marBottom w:val="0"/>
          <w:divBdr>
            <w:top w:val="none" w:sz="0" w:space="0" w:color="auto"/>
            <w:left w:val="none" w:sz="0" w:space="0" w:color="auto"/>
            <w:bottom w:val="none" w:sz="0" w:space="0" w:color="auto"/>
            <w:right w:val="none" w:sz="0" w:space="0" w:color="auto"/>
          </w:divBdr>
        </w:div>
        <w:div w:id="1374772964">
          <w:marLeft w:val="640"/>
          <w:marRight w:val="0"/>
          <w:marTop w:val="0"/>
          <w:marBottom w:val="0"/>
          <w:divBdr>
            <w:top w:val="none" w:sz="0" w:space="0" w:color="auto"/>
            <w:left w:val="none" w:sz="0" w:space="0" w:color="auto"/>
            <w:bottom w:val="none" w:sz="0" w:space="0" w:color="auto"/>
            <w:right w:val="none" w:sz="0" w:space="0" w:color="auto"/>
          </w:divBdr>
        </w:div>
        <w:div w:id="70591640">
          <w:marLeft w:val="640"/>
          <w:marRight w:val="0"/>
          <w:marTop w:val="0"/>
          <w:marBottom w:val="0"/>
          <w:divBdr>
            <w:top w:val="none" w:sz="0" w:space="0" w:color="auto"/>
            <w:left w:val="none" w:sz="0" w:space="0" w:color="auto"/>
            <w:bottom w:val="none" w:sz="0" w:space="0" w:color="auto"/>
            <w:right w:val="none" w:sz="0" w:space="0" w:color="auto"/>
          </w:divBdr>
        </w:div>
        <w:div w:id="1650405463">
          <w:marLeft w:val="640"/>
          <w:marRight w:val="0"/>
          <w:marTop w:val="0"/>
          <w:marBottom w:val="0"/>
          <w:divBdr>
            <w:top w:val="none" w:sz="0" w:space="0" w:color="auto"/>
            <w:left w:val="none" w:sz="0" w:space="0" w:color="auto"/>
            <w:bottom w:val="none" w:sz="0" w:space="0" w:color="auto"/>
            <w:right w:val="none" w:sz="0" w:space="0" w:color="auto"/>
          </w:divBdr>
        </w:div>
        <w:div w:id="191193232">
          <w:marLeft w:val="640"/>
          <w:marRight w:val="0"/>
          <w:marTop w:val="0"/>
          <w:marBottom w:val="0"/>
          <w:divBdr>
            <w:top w:val="none" w:sz="0" w:space="0" w:color="auto"/>
            <w:left w:val="none" w:sz="0" w:space="0" w:color="auto"/>
            <w:bottom w:val="none" w:sz="0" w:space="0" w:color="auto"/>
            <w:right w:val="none" w:sz="0" w:space="0" w:color="auto"/>
          </w:divBdr>
        </w:div>
        <w:div w:id="152336384">
          <w:marLeft w:val="640"/>
          <w:marRight w:val="0"/>
          <w:marTop w:val="0"/>
          <w:marBottom w:val="0"/>
          <w:divBdr>
            <w:top w:val="none" w:sz="0" w:space="0" w:color="auto"/>
            <w:left w:val="none" w:sz="0" w:space="0" w:color="auto"/>
            <w:bottom w:val="none" w:sz="0" w:space="0" w:color="auto"/>
            <w:right w:val="none" w:sz="0" w:space="0" w:color="auto"/>
          </w:divBdr>
        </w:div>
        <w:div w:id="1421951267">
          <w:marLeft w:val="640"/>
          <w:marRight w:val="0"/>
          <w:marTop w:val="0"/>
          <w:marBottom w:val="0"/>
          <w:divBdr>
            <w:top w:val="none" w:sz="0" w:space="0" w:color="auto"/>
            <w:left w:val="none" w:sz="0" w:space="0" w:color="auto"/>
            <w:bottom w:val="none" w:sz="0" w:space="0" w:color="auto"/>
            <w:right w:val="none" w:sz="0" w:space="0" w:color="auto"/>
          </w:divBdr>
        </w:div>
        <w:div w:id="36395703">
          <w:marLeft w:val="640"/>
          <w:marRight w:val="0"/>
          <w:marTop w:val="0"/>
          <w:marBottom w:val="0"/>
          <w:divBdr>
            <w:top w:val="none" w:sz="0" w:space="0" w:color="auto"/>
            <w:left w:val="none" w:sz="0" w:space="0" w:color="auto"/>
            <w:bottom w:val="none" w:sz="0" w:space="0" w:color="auto"/>
            <w:right w:val="none" w:sz="0" w:space="0" w:color="auto"/>
          </w:divBdr>
        </w:div>
        <w:div w:id="1387214728">
          <w:marLeft w:val="640"/>
          <w:marRight w:val="0"/>
          <w:marTop w:val="0"/>
          <w:marBottom w:val="0"/>
          <w:divBdr>
            <w:top w:val="none" w:sz="0" w:space="0" w:color="auto"/>
            <w:left w:val="none" w:sz="0" w:space="0" w:color="auto"/>
            <w:bottom w:val="none" w:sz="0" w:space="0" w:color="auto"/>
            <w:right w:val="none" w:sz="0" w:space="0" w:color="auto"/>
          </w:divBdr>
        </w:div>
        <w:div w:id="1858233366">
          <w:marLeft w:val="640"/>
          <w:marRight w:val="0"/>
          <w:marTop w:val="0"/>
          <w:marBottom w:val="0"/>
          <w:divBdr>
            <w:top w:val="none" w:sz="0" w:space="0" w:color="auto"/>
            <w:left w:val="none" w:sz="0" w:space="0" w:color="auto"/>
            <w:bottom w:val="none" w:sz="0" w:space="0" w:color="auto"/>
            <w:right w:val="none" w:sz="0" w:space="0" w:color="auto"/>
          </w:divBdr>
        </w:div>
        <w:div w:id="1151365316">
          <w:marLeft w:val="640"/>
          <w:marRight w:val="0"/>
          <w:marTop w:val="0"/>
          <w:marBottom w:val="0"/>
          <w:divBdr>
            <w:top w:val="none" w:sz="0" w:space="0" w:color="auto"/>
            <w:left w:val="none" w:sz="0" w:space="0" w:color="auto"/>
            <w:bottom w:val="none" w:sz="0" w:space="0" w:color="auto"/>
            <w:right w:val="none" w:sz="0" w:space="0" w:color="auto"/>
          </w:divBdr>
        </w:div>
        <w:div w:id="1008215317">
          <w:marLeft w:val="640"/>
          <w:marRight w:val="0"/>
          <w:marTop w:val="0"/>
          <w:marBottom w:val="0"/>
          <w:divBdr>
            <w:top w:val="none" w:sz="0" w:space="0" w:color="auto"/>
            <w:left w:val="none" w:sz="0" w:space="0" w:color="auto"/>
            <w:bottom w:val="none" w:sz="0" w:space="0" w:color="auto"/>
            <w:right w:val="none" w:sz="0" w:space="0" w:color="auto"/>
          </w:divBdr>
        </w:div>
        <w:div w:id="552809726">
          <w:marLeft w:val="640"/>
          <w:marRight w:val="0"/>
          <w:marTop w:val="0"/>
          <w:marBottom w:val="0"/>
          <w:divBdr>
            <w:top w:val="none" w:sz="0" w:space="0" w:color="auto"/>
            <w:left w:val="none" w:sz="0" w:space="0" w:color="auto"/>
            <w:bottom w:val="none" w:sz="0" w:space="0" w:color="auto"/>
            <w:right w:val="none" w:sz="0" w:space="0" w:color="auto"/>
          </w:divBdr>
        </w:div>
        <w:div w:id="77600440">
          <w:marLeft w:val="640"/>
          <w:marRight w:val="0"/>
          <w:marTop w:val="0"/>
          <w:marBottom w:val="0"/>
          <w:divBdr>
            <w:top w:val="none" w:sz="0" w:space="0" w:color="auto"/>
            <w:left w:val="none" w:sz="0" w:space="0" w:color="auto"/>
            <w:bottom w:val="none" w:sz="0" w:space="0" w:color="auto"/>
            <w:right w:val="none" w:sz="0" w:space="0" w:color="auto"/>
          </w:divBdr>
        </w:div>
        <w:div w:id="498154653">
          <w:marLeft w:val="640"/>
          <w:marRight w:val="0"/>
          <w:marTop w:val="0"/>
          <w:marBottom w:val="0"/>
          <w:divBdr>
            <w:top w:val="none" w:sz="0" w:space="0" w:color="auto"/>
            <w:left w:val="none" w:sz="0" w:space="0" w:color="auto"/>
            <w:bottom w:val="none" w:sz="0" w:space="0" w:color="auto"/>
            <w:right w:val="none" w:sz="0" w:space="0" w:color="auto"/>
          </w:divBdr>
        </w:div>
        <w:div w:id="2094744132">
          <w:marLeft w:val="640"/>
          <w:marRight w:val="0"/>
          <w:marTop w:val="0"/>
          <w:marBottom w:val="0"/>
          <w:divBdr>
            <w:top w:val="none" w:sz="0" w:space="0" w:color="auto"/>
            <w:left w:val="none" w:sz="0" w:space="0" w:color="auto"/>
            <w:bottom w:val="none" w:sz="0" w:space="0" w:color="auto"/>
            <w:right w:val="none" w:sz="0" w:space="0" w:color="auto"/>
          </w:divBdr>
        </w:div>
        <w:div w:id="1128860932">
          <w:marLeft w:val="640"/>
          <w:marRight w:val="0"/>
          <w:marTop w:val="0"/>
          <w:marBottom w:val="0"/>
          <w:divBdr>
            <w:top w:val="none" w:sz="0" w:space="0" w:color="auto"/>
            <w:left w:val="none" w:sz="0" w:space="0" w:color="auto"/>
            <w:bottom w:val="none" w:sz="0" w:space="0" w:color="auto"/>
            <w:right w:val="none" w:sz="0" w:space="0" w:color="auto"/>
          </w:divBdr>
        </w:div>
        <w:div w:id="1697000406">
          <w:marLeft w:val="640"/>
          <w:marRight w:val="0"/>
          <w:marTop w:val="0"/>
          <w:marBottom w:val="0"/>
          <w:divBdr>
            <w:top w:val="none" w:sz="0" w:space="0" w:color="auto"/>
            <w:left w:val="none" w:sz="0" w:space="0" w:color="auto"/>
            <w:bottom w:val="none" w:sz="0" w:space="0" w:color="auto"/>
            <w:right w:val="none" w:sz="0" w:space="0" w:color="auto"/>
          </w:divBdr>
        </w:div>
        <w:div w:id="916473429">
          <w:marLeft w:val="640"/>
          <w:marRight w:val="0"/>
          <w:marTop w:val="0"/>
          <w:marBottom w:val="0"/>
          <w:divBdr>
            <w:top w:val="none" w:sz="0" w:space="0" w:color="auto"/>
            <w:left w:val="none" w:sz="0" w:space="0" w:color="auto"/>
            <w:bottom w:val="none" w:sz="0" w:space="0" w:color="auto"/>
            <w:right w:val="none" w:sz="0" w:space="0" w:color="auto"/>
          </w:divBdr>
        </w:div>
        <w:div w:id="960577191">
          <w:marLeft w:val="640"/>
          <w:marRight w:val="0"/>
          <w:marTop w:val="0"/>
          <w:marBottom w:val="0"/>
          <w:divBdr>
            <w:top w:val="none" w:sz="0" w:space="0" w:color="auto"/>
            <w:left w:val="none" w:sz="0" w:space="0" w:color="auto"/>
            <w:bottom w:val="none" w:sz="0" w:space="0" w:color="auto"/>
            <w:right w:val="none" w:sz="0" w:space="0" w:color="auto"/>
          </w:divBdr>
        </w:div>
        <w:div w:id="514267274">
          <w:marLeft w:val="640"/>
          <w:marRight w:val="0"/>
          <w:marTop w:val="0"/>
          <w:marBottom w:val="0"/>
          <w:divBdr>
            <w:top w:val="none" w:sz="0" w:space="0" w:color="auto"/>
            <w:left w:val="none" w:sz="0" w:space="0" w:color="auto"/>
            <w:bottom w:val="none" w:sz="0" w:space="0" w:color="auto"/>
            <w:right w:val="none" w:sz="0" w:space="0" w:color="auto"/>
          </w:divBdr>
        </w:div>
      </w:divsChild>
    </w:div>
    <w:div w:id="144132518">
      <w:bodyDiv w:val="1"/>
      <w:marLeft w:val="0"/>
      <w:marRight w:val="0"/>
      <w:marTop w:val="0"/>
      <w:marBottom w:val="0"/>
      <w:divBdr>
        <w:top w:val="none" w:sz="0" w:space="0" w:color="auto"/>
        <w:left w:val="none" w:sz="0" w:space="0" w:color="auto"/>
        <w:bottom w:val="none" w:sz="0" w:space="0" w:color="auto"/>
        <w:right w:val="none" w:sz="0" w:space="0" w:color="auto"/>
      </w:divBdr>
    </w:div>
    <w:div w:id="153224204">
      <w:bodyDiv w:val="1"/>
      <w:marLeft w:val="0"/>
      <w:marRight w:val="0"/>
      <w:marTop w:val="0"/>
      <w:marBottom w:val="0"/>
      <w:divBdr>
        <w:top w:val="none" w:sz="0" w:space="0" w:color="auto"/>
        <w:left w:val="none" w:sz="0" w:space="0" w:color="auto"/>
        <w:bottom w:val="none" w:sz="0" w:space="0" w:color="auto"/>
        <w:right w:val="none" w:sz="0" w:space="0" w:color="auto"/>
      </w:divBdr>
      <w:divsChild>
        <w:div w:id="1591427613">
          <w:marLeft w:val="640"/>
          <w:marRight w:val="0"/>
          <w:marTop w:val="0"/>
          <w:marBottom w:val="0"/>
          <w:divBdr>
            <w:top w:val="none" w:sz="0" w:space="0" w:color="auto"/>
            <w:left w:val="none" w:sz="0" w:space="0" w:color="auto"/>
            <w:bottom w:val="none" w:sz="0" w:space="0" w:color="auto"/>
            <w:right w:val="none" w:sz="0" w:space="0" w:color="auto"/>
          </w:divBdr>
          <w:divsChild>
            <w:div w:id="711734797">
              <w:marLeft w:val="0"/>
              <w:marRight w:val="0"/>
              <w:marTop w:val="0"/>
              <w:marBottom w:val="0"/>
              <w:divBdr>
                <w:top w:val="none" w:sz="0" w:space="0" w:color="auto"/>
                <w:left w:val="none" w:sz="0" w:space="0" w:color="auto"/>
                <w:bottom w:val="none" w:sz="0" w:space="0" w:color="auto"/>
                <w:right w:val="none" w:sz="0" w:space="0" w:color="auto"/>
              </w:divBdr>
              <w:divsChild>
                <w:div w:id="1759014087">
                  <w:marLeft w:val="640"/>
                  <w:marRight w:val="0"/>
                  <w:marTop w:val="0"/>
                  <w:marBottom w:val="0"/>
                  <w:divBdr>
                    <w:top w:val="none" w:sz="0" w:space="0" w:color="auto"/>
                    <w:left w:val="none" w:sz="0" w:space="0" w:color="auto"/>
                    <w:bottom w:val="none" w:sz="0" w:space="0" w:color="auto"/>
                    <w:right w:val="none" w:sz="0" w:space="0" w:color="auto"/>
                  </w:divBdr>
                </w:div>
                <w:div w:id="1142386910">
                  <w:marLeft w:val="640"/>
                  <w:marRight w:val="0"/>
                  <w:marTop w:val="0"/>
                  <w:marBottom w:val="0"/>
                  <w:divBdr>
                    <w:top w:val="none" w:sz="0" w:space="0" w:color="auto"/>
                    <w:left w:val="none" w:sz="0" w:space="0" w:color="auto"/>
                    <w:bottom w:val="none" w:sz="0" w:space="0" w:color="auto"/>
                    <w:right w:val="none" w:sz="0" w:space="0" w:color="auto"/>
                  </w:divBdr>
                </w:div>
                <w:div w:id="722364368">
                  <w:marLeft w:val="640"/>
                  <w:marRight w:val="0"/>
                  <w:marTop w:val="0"/>
                  <w:marBottom w:val="0"/>
                  <w:divBdr>
                    <w:top w:val="none" w:sz="0" w:space="0" w:color="auto"/>
                    <w:left w:val="none" w:sz="0" w:space="0" w:color="auto"/>
                    <w:bottom w:val="none" w:sz="0" w:space="0" w:color="auto"/>
                    <w:right w:val="none" w:sz="0" w:space="0" w:color="auto"/>
                  </w:divBdr>
                </w:div>
                <w:div w:id="937254913">
                  <w:marLeft w:val="640"/>
                  <w:marRight w:val="0"/>
                  <w:marTop w:val="0"/>
                  <w:marBottom w:val="0"/>
                  <w:divBdr>
                    <w:top w:val="none" w:sz="0" w:space="0" w:color="auto"/>
                    <w:left w:val="none" w:sz="0" w:space="0" w:color="auto"/>
                    <w:bottom w:val="none" w:sz="0" w:space="0" w:color="auto"/>
                    <w:right w:val="none" w:sz="0" w:space="0" w:color="auto"/>
                  </w:divBdr>
                </w:div>
                <w:div w:id="676883438">
                  <w:marLeft w:val="640"/>
                  <w:marRight w:val="0"/>
                  <w:marTop w:val="0"/>
                  <w:marBottom w:val="0"/>
                  <w:divBdr>
                    <w:top w:val="none" w:sz="0" w:space="0" w:color="auto"/>
                    <w:left w:val="none" w:sz="0" w:space="0" w:color="auto"/>
                    <w:bottom w:val="none" w:sz="0" w:space="0" w:color="auto"/>
                    <w:right w:val="none" w:sz="0" w:space="0" w:color="auto"/>
                  </w:divBdr>
                </w:div>
                <w:div w:id="903030597">
                  <w:marLeft w:val="640"/>
                  <w:marRight w:val="0"/>
                  <w:marTop w:val="0"/>
                  <w:marBottom w:val="0"/>
                  <w:divBdr>
                    <w:top w:val="none" w:sz="0" w:space="0" w:color="auto"/>
                    <w:left w:val="none" w:sz="0" w:space="0" w:color="auto"/>
                    <w:bottom w:val="none" w:sz="0" w:space="0" w:color="auto"/>
                    <w:right w:val="none" w:sz="0" w:space="0" w:color="auto"/>
                  </w:divBdr>
                </w:div>
                <w:div w:id="245311166">
                  <w:marLeft w:val="640"/>
                  <w:marRight w:val="0"/>
                  <w:marTop w:val="0"/>
                  <w:marBottom w:val="0"/>
                  <w:divBdr>
                    <w:top w:val="none" w:sz="0" w:space="0" w:color="auto"/>
                    <w:left w:val="none" w:sz="0" w:space="0" w:color="auto"/>
                    <w:bottom w:val="none" w:sz="0" w:space="0" w:color="auto"/>
                    <w:right w:val="none" w:sz="0" w:space="0" w:color="auto"/>
                  </w:divBdr>
                </w:div>
                <w:div w:id="1246377959">
                  <w:marLeft w:val="640"/>
                  <w:marRight w:val="0"/>
                  <w:marTop w:val="0"/>
                  <w:marBottom w:val="0"/>
                  <w:divBdr>
                    <w:top w:val="none" w:sz="0" w:space="0" w:color="auto"/>
                    <w:left w:val="none" w:sz="0" w:space="0" w:color="auto"/>
                    <w:bottom w:val="none" w:sz="0" w:space="0" w:color="auto"/>
                    <w:right w:val="none" w:sz="0" w:space="0" w:color="auto"/>
                  </w:divBdr>
                </w:div>
                <w:div w:id="521208013">
                  <w:marLeft w:val="640"/>
                  <w:marRight w:val="0"/>
                  <w:marTop w:val="0"/>
                  <w:marBottom w:val="0"/>
                  <w:divBdr>
                    <w:top w:val="none" w:sz="0" w:space="0" w:color="auto"/>
                    <w:left w:val="none" w:sz="0" w:space="0" w:color="auto"/>
                    <w:bottom w:val="none" w:sz="0" w:space="0" w:color="auto"/>
                    <w:right w:val="none" w:sz="0" w:space="0" w:color="auto"/>
                  </w:divBdr>
                </w:div>
                <w:div w:id="772701733">
                  <w:marLeft w:val="640"/>
                  <w:marRight w:val="0"/>
                  <w:marTop w:val="0"/>
                  <w:marBottom w:val="0"/>
                  <w:divBdr>
                    <w:top w:val="none" w:sz="0" w:space="0" w:color="auto"/>
                    <w:left w:val="none" w:sz="0" w:space="0" w:color="auto"/>
                    <w:bottom w:val="none" w:sz="0" w:space="0" w:color="auto"/>
                    <w:right w:val="none" w:sz="0" w:space="0" w:color="auto"/>
                  </w:divBdr>
                </w:div>
                <w:div w:id="209919778">
                  <w:marLeft w:val="640"/>
                  <w:marRight w:val="0"/>
                  <w:marTop w:val="0"/>
                  <w:marBottom w:val="0"/>
                  <w:divBdr>
                    <w:top w:val="none" w:sz="0" w:space="0" w:color="auto"/>
                    <w:left w:val="none" w:sz="0" w:space="0" w:color="auto"/>
                    <w:bottom w:val="none" w:sz="0" w:space="0" w:color="auto"/>
                    <w:right w:val="none" w:sz="0" w:space="0" w:color="auto"/>
                  </w:divBdr>
                </w:div>
                <w:div w:id="1841502439">
                  <w:marLeft w:val="640"/>
                  <w:marRight w:val="0"/>
                  <w:marTop w:val="0"/>
                  <w:marBottom w:val="0"/>
                  <w:divBdr>
                    <w:top w:val="none" w:sz="0" w:space="0" w:color="auto"/>
                    <w:left w:val="none" w:sz="0" w:space="0" w:color="auto"/>
                    <w:bottom w:val="none" w:sz="0" w:space="0" w:color="auto"/>
                    <w:right w:val="none" w:sz="0" w:space="0" w:color="auto"/>
                  </w:divBdr>
                </w:div>
                <w:div w:id="1836918848">
                  <w:marLeft w:val="640"/>
                  <w:marRight w:val="0"/>
                  <w:marTop w:val="0"/>
                  <w:marBottom w:val="0"/>
                  <w:divBdr>
                    <w:top w:val="none" w:sz="0" w:space="0" w:color="auto"/>
                    <w:left w:val="none" w:sz="0" w:space="0" w:color="auto"/>
                    <w:bottom w:val="none" w:sz="0" w:space="0" w:color="auto"/>
                    <w:right w:val="none" w:sz="0" w:space="0" w:color="auto"/>
                  </w:divBdr>
                </w:div>
                <w:div w:id="926423879">
                  <w:marLeft w:val="640"/>
                  <w:marRight w:val="0"/>
                  <w:marTop w:val="0"/>
                  <w:marBottom w:val="0"/>
                  <w:divBdr>
                    <w:top w:val="none" w:sz="0" w:space="0" w:color="auto"/>
                    <w:left w:val="none" w:sz="0" w:space="0" w:color="auto"/>
                    <w:bottom w:val="none" w:sz="0" w:space="0" w:color="auto"/>
                    <w:right w:val="none" w:sz="0" w:space="0" w:color="auto"/>
                  </w:divBdr>
                </w:div>
                <w:div w:id="2021734555">
                  <w:marLeft w:val="640"/>
                  <w:marRight w:val="0"/>
                  <w:marTop w:val="0"/>
                  <w:marBottom w:val="0"/>
                  <w:divBdr>
                    <w:top w:val="none" w:sz="0" w:space="0" w:color="auto"/>
                    <w:left w:val="none" w:sz="0" w:space="0" w:color="auto"/>
                    <w:bottom w:val="none" w:sz="0" w:space="0" w:color="auto"/>
                    <w:right w:val="none" w:sz="0" w:space="0" w:color="auto"/>
                  </w:divBdr>
                </w:div>
                <w:div w:id="622417846">
                  <w:marLeft w:val="640"/>
                  <w:marRight w:val="0"/>
                  <w:marTop w:val="0"/>
                  <w:marBottom w:val="0"/>
                  <w:divBdr>
                    <w:top w:val="none" w:sz="0" w:space="0" w:color="auto"/>
                    <w:left w:val="none" w:sz="0" w:space="0" w:color="auto"/>
                    <w:bottom w:val="none" w:sz="0" w:space="0" w:color="auto"/>
                    <w:right w:val="none" w:sz="0" w:space="0" w:color="auto"/>
                  </w:divBdr>
                </w:div>
                <w:div w:id="274870929">
                  <w:marLeft w:val="640"/>
                  <w:marRight w:val="0"/>
                  <w:marTop w:val="0"/>
                  <w:marBottom w:val="0"/>
                  <w:divBdr>
                    <w:top w:val="none" w:sz="0" w:space="0" w:color="auto"/>
                    <w:left w:val="none" w:sz="0" w:space="0" w:color="auto"/>
                    <w:bottom w:val="none" w:sz="0" w:space="0" w:color="auto"/>
                    <w:right w:val="none" w:sz="0" w:space="0" w:color="auto"/>
                  </w:divBdr>
                </w:div>
                <w:div w:id="163479346">
                  <w:marLeft w:val="640"/>
                  <w:marRight w:val="0"/>
                  <w:marTop w:val="0"/>
                  <w:marBottom w:val="0"/>
                  <w:divBdr>
                    <w:top w:val="none" w:sz="0" w:space="0" w:color="auto"/>
                    <w:left w:val="none" w:sz="0" w:space="0" w:color="auto"/>
                    <w:bottom w:val="none" w:sz="0" w:space="0" w:color="auto"/>
                    <w:right w:val="none" w:sz="0" w:space="0" w:color="auto"/>
                  </w:divBdr>
                </w:div>
                <w:div w:id="1618829652">
                  <w:marLeft w:val="640"/>
                  <w:marRight w:val="0"/>
                  <w:marTop w:val="0"/>
                  <w:marBottom w:val="0"/>
                  <w:divBdr>
                    <w:top w:val="none" w:sz="0" w:space="0" w:color="auto"/>
                    <w:left w:val="none" w:sz="0" w:space="0" w:color="auto"/>
                    <w:bottom w:val="none" w:sz="0" w:space="0" w:color="auto"/>
                    <w:right w:val="none" w:sz="0" w:space="0" w:color="auto"/>
                  </w:divBdr>
                </w:div>
                <w:div w:id="2075008635">
                  <w:marLeft w:val="640"/>
                  <w:marRight w:val="0"/>
                  <w:marTop w:val="0"/>
                  <w:marBottom w:val="0"/>
                  <w:divBdr>
                    <w:top w:val="none" w:sz="0" w:space="0" w:color="auto"/>
                    <w:left w:val="none" w:sz="0" w:space="0" w:color="auto"/>
                    <w:bottom w:val="none" w:sz="0" w:space="0" w:color="auto"/>
                    <w:right w:val="none" w:sz="0" w:space="0" w:color="auto"/>
                  </w:divBdr>
                </w:div>
                <w:div w:id="1802067968">
                  <w:marLeft w:val="640"/>
                  <w:marRight w:val="0"/>
                  <w:marTop w:val="0"/>
                  <w:marBottom w:val="0"/>
                  <w:divBdr>
                    <w:top w:val="none" w:sz="0" w:space="0" w:color="auto"/>
                    <w:left w:val="none" w:sz="0" w:space="0" w:color="auto"/>
                    <w:bottom w:val="none" w:sz="0" w:space="0" w:color="auto"/>
                    <w:right w:val="none" w:sz="0" w:space="0" w:color="auto"/>
                  </w:divBdr>
                </w:div>
                <w:div w:id="180053683">
                  <w:marLeft w:val="640"/>
                  <w:marRight w:val="0"/>
                  <w:marTop w:val="0"/>
                  <w:marBottom w:val="0"/>
                  <w:divBdr>
                    <w:top w:val="none" w:sz="0" w:space="0" w:color="auto"/>
                    <w:left w:val="none" w:sz="0" w:space="0" w:color="auto"/>
                    <w:bottom w:val="none" w:sz="0" w:space="0" w:color="auto"/>
                    <w:right w:val="none" w:sz="0" w:space="0" w:color="auto"/>
                  </w:divBdr>
                </w:div>
                <w:div w:id="166405239">
                  <w:marLeft w:val="640"/>
                  <w:marRight w:val="0"/>
                  <w:marTop w:val="0"/>
                  <w:marBottom w:val="0"/>
                  <w:divBdr>
                    <w:top w:val="none" w:sz="0" w:space="0" w:color="auto"/>
                    <w:left w:val="none" w:sz="0" w:space="0" w:color="auto"/>
                    <w:bottom w:val="none" w:sz="0" w:space="0" w:color="auto"/>
                    <w:right w:val="none" w:sz="0" w:space="0" w:color="auto"/>
                  </w:divBdr>
                </w:div>
                <w:div w:id="119880574">
                  <w:marLeft w:val="640"/>
                  <w:marRight w:val="0"/>
                  <w:marTop w:val="0"/>
                  <w:marBottom w:val="0"/>
                  <w:divBdr>
                    <w:top w:val="none" w:sz="0" w:space="0" w:color="auto"/>
                    <w:left w:val="none" w:sz="0" w:space="0" w:color="auto"/>
                    <w:bottom w:val="none" w:sz="0" w:space="0" w:color="auto"/>
                    <w:right w:val="none" w:sz="0" w:space="0" w:color="auto"/>
                  </w:divBdr>
                </w:div>
                <w:div w:id="1814330470">
                  <w:marLeft w:val="640"/>
                  <w:marRight w:val="0"/>
                  <w:marTop w:val="0"/>
                  <w:marBottom w:val="0"/>
                  <w:divBdr>
                    <w:top w:val="none" w:sz="0" w:space="0" w:color="auto"/>
                    <w:left w:val="none" w:sz="0" w:space="0" w:color="auto"/>
                    <w:bottom w:val="none" w:sz="0" w:space="0" w:color="auto"/>
                    <w:right w:val="none" w:sz="0" w:space="0" w:color="auto"/>
                  </w:divBdr>
                </w:div>
                <w:div w:id="161707287">
                  <w:marLeft w:val="640"/>
                  <w:marRight w:val="0"/>
                  <w:marTop w:val="0"/>
                  <w:marBottom w:val="0"/>
                  <w:divBdr>
                    <w:top w:val="none" w:sz="0" w:space="0" w:color="auto"/>
                    <w:left w:val="none" w:sz="0" w:space="0" w:color="auto"/>
                    <w:bottom w:val="none" w:sz="0" w:space="0" w:color="auto"/>
                    <w:right w:val="none" w:sz="0" w:space="0" w:color="auto"/>
                  </w:divBdr>
                </w:div>
                <w:div w:id="380713699">
                  <w:marLeft w:val="640"/>
                  <w:marRight w:val="0"/>
                  <w:marTop w:val="0"/>
                  <w:marBottom w:val="0"/>
                  <w:divBdr>
                    <w:top w:val="none" w:sz="0" w:space="0" w:color="auto"/>
                    <w:left w:val="none" w:sz="0" w:space="0" w:color="auto"/>
                    <w:bottom w:val="none" w:sz="0" w:space="0" w:color="auto"/>
                    <w:right w:val="none" w:sz="0" w:space="0" w:color="auto"/>
                  </w:divBdr>
                </w:div>
                <w:div w:id="935945867">
                  <w:marLeft w:val="640"/>
                  <w:marRight w:val="0"/>
                  <w:marTop w:val="0"/>
                  <w:marBottom w:val="0"/>
                  <w:divBdr>
                    <w:top w:val="none" w:sz="0" w:space="0" w:color="auto"/>
                    <w:left w:val="none" w:sz="0" w:space="0" w:color="auto"/>
                    <w:bottom w:val="none" w:sz="0" w:space="0" w:color="auto"/>
                    <w:right w:val="none" w:sz="0" w:space="0" w:color="auto"/>
                  </w:divBdr>
                </w:div>
                <w:div w:id="145170940">
                  <w:marLeft w:val="640"/>
                  <w:marRight w:val="0"/>
                  <w:marTop w:val="0"/>
                  <w:marBottom w:val="0"/>
                  <w:divBdr>
                    <w:top w:val="none" w:sz="0" w:space="0" w:color="auto"/>
                    <w:left w:val="none" w:sz="0" w:space="0" w:color="auto"/>
                    <w:bottom w:val="none" w:sz="0" w:space="0" w:color="auto"/>
                    <w:right w:val="none" w:sz="0" w:space="0" w:color="auto"/>
                  </w:divBdr>
                </w:div>
                <w:div w:id="1145121432">
                  <w:marLeft w:val="640"/>
                  <w:marRight w:val="0"/>
                  <w:marTop w:val="0"/>
                  <w:marBottom w:val="0"/>
                  <w:divBdr>
                    <w:top w:val="none" w:sz="0" w:space="0" w:color="auto"/>
                    <w:left w:val="none" w:sz="0" w:space="0" w:color="auto"/>
                    <w:bottom w:val="none" w:sz="0" w:space="0" w:color="auto"/>
                    <w:right w:val="none" w:sz="0" w:space="0" w:color="auto"/>
                  </w:divBdr>
                </w:div>
                <w:div w:id="247662292">
                  <w:marLeft w:val="640"/>
                  <w:marRight w:val="0"/>
                  <w:marTop w:val="0"/>
                  <w:marBottom w:val="0"/>
                  <w:divBdr>
                    <w:top w:val="none" w:sz="0" w:space="0" w:color="auto"/>
                    <w:left w:val="none" w:sz="0" w:space="0" w:color="auto"/>
                    <w:bottom w:val="none" w:sz="0" w:space="0" w:color="auto"/>
                    <w:right w:val="none" w:sz="0" w:space="0" w:color="auto"/>
                  </w:divBdr>
                </w:div>
                <w:div w:id="246353306">
                  <w:marLeft w:val="640"/>
                  <w:marRight w:val="0"/>
                  <w:marTop w:val="0"/>
                  <w:marBottom w:val="0"/>
                  <w:divBdr>
                    <w:top w:val="none" w:sz="0" w:space="0" w:color="auto"/>
                    <w:left w:val="none" w:sz="0" w:space="0" w:color="auto"/>
                    <w:bottom w:val="none" w:sz="0" w:space="0" w:color="auto"/>
                    <w:right w:val="none" w:sz="0" w:space="0" w:color="auto"/>
                  </w:divBdr>
                </w:div>
                <w:div w:id="1395277004">
                  <w:marLeft w:val="640"/>
                  <w:marRight w:val="0"/>
                  <w:marTop w:val="0"/>
                  <w:marBottom w:val="0"/>
                  <w:divBdr>
                    <w:top w:val="none" w:sz="0" w:space="0" w:color="auto"/>
                    <w:left w:val="none" w:sz="0" w:space="0" w:color="auto"/>
                    <w:bottom w:val="none" w:sz="0" w:space="0" w:color="auto"/>
                    <w:right w:val="none" w:sz="0" w:space="0" w:color="auto"/>
                  </w:divBdr>
                </w:div>
                <w:div w:id="2086952587">
                  <w:marLeft w:val="640"/>
                  <w:marRight w:val="0"/>
                  <w:marTop w:val="0"/>
                  <w:marBottom w:val="0"/>
                  <w:divBdr>
                    <w:top w:val="none" w:sz="0" w:space="0" w:color="auto"/>
                    <w:left w:val="none" w:sz="0" w:space="0" w:color="auto"/>
                    <w:bottom w:val="none" w:sz="0" w:space="0" w:color="auto"/>
                    <w:right w:val="none" w:sz="0" w:space="0" w:color="auto"/>
                  </w:divBdr>
                </w:div>
                <w:div w:id="475924632">
                  <w:marLeft w:val="640"/>
                  <w:marRight w:val="0"/>
                  <w:marTop w:val="0"/>
                  <w:marBottom w:val="0"/>
                  <w:divBdr>
                    <w:top w:val="none" w:sz="0" w:space="0" w:color="auto"/>
                    <w:left w:val="none" w:sz="0" w:space="0" w:color="auto"/>
                    <w:bottom w:val="none" w:sz="0" w:space="0" w:color="auto"/>
                    <w:right w:val="none" w:sz="0" w:space="0" w:color="auto"/>
                  </w:divBdr>
                </w:div>
                <w:div w:id="810170363">
                  <w:marLeft w:val="640"/>
                  <w:marRight w:val="0"/>
                  <w:marTop w:val="0"/>
                  <w:marBottom w:val="0"/>
                  <w:divBdr>
                    <w:top w:val="none" w:sz="0" w:space="0" w:color="auto"/>
                    <w:left w:val="none" w:sz="0" w:space="0" w:color="auto"/>
                    <w:bottom w:val="none" w:sz="0" w:space="0" w:color="auto"/>
                    <w:right w:val="none" w:sz="0" w:space="0" w:color="auto"/>
                  </w:divBdr>
                </w:div>
                <w:div w:id="998390012">
                  <w:marLeft w:val="640"/>
                  <w:marRight w:val="0"/>
                  <w:marTop w:val="0"/>
                  <w:marBottom w:val="0"/>
                  <w:divBdr>
                    <w:top w:val="none" w:sz="0" w:space="0" w:color="auto"/>
                    <w:left w:val="none" w:sz="0" w:space="0" w:color="auto"/>
                    <w:bottom w:val="none" w:sz="0" w:space="0" w:color="auto"/>
                    <w:right w:val="none" w:sz="0" w:space="0" w:color="auto"/>
                  </w:divBdr>
                </w:div>
                <w:div w:id="1159467374">
                  <w:marLeft w:val="640"/>
                  <w:marRight w:val="0"/>
                  <w:marTop w:val="0"/>
                  <w:marBottom w:val="0"/>
                  <w:divBdr>
                    <w:top w:val="none" w:sz="0" w:space="0" w:color="auto"/>
                    <w:left w:val="none" w:sz="0" w:space="0" w:color="auto"/>
                    <w:bottom w:val="none" w:sz="0" w:space="0" w:color="auto"/>
                    <w:right w:val="none" w:sz="0" w:space="0" w:color="auto"/>
                  </w:divBdr>
                </w:div>
                <w:div w:id="971403923">
                  <w:marLeft w:val="640"/>
                  <w:marRight w:val="0"/>
                  <w:marTop w:val="0"/>
                  <w:marBottom w:val="0"/>
                  <w:divBdr>
                    <w:top w:val="none" w:sz="0" w:space="0" w:color="auto"/>
                    <w:left w:val="none" w:sz="0" w:space="0" w:color="auto"/>
                    <w:bottom w:val="none" w:sz="0" w:space="0" w:color="auto"/>
                    <w:right w:val="none" w:sz="0" w:space="0" w:color="auto"/>
                  </w:divBdr>
                </w:div>
                <w:div w:id="550963974">
                  <w:marLeft w:val="640"/>
                  <w:marRight w:val="0"/>
                  <w:marTop w:val="0"/>
                  <w:marBottom w:val="0"/>
                  <w:divBdr>
                    <w:top w:val="none" w:sz="0" w:space="0" w:color="auto"/>
                    <w:left w:val="none" w:sz="0" w:space="0" w:color="auto"/>
                    <w:bottom w:val="none" w:sz="0" w:space="0" w:color="auto"/>
                    <w:right w:val="none" w:sz="0" w:space="0" w:color="auto"/>
                  </w:divBdr>
                </w:div>
                <w:div w:id="1874490598">
                  <w:marLeft w:val="640"/>
                  <w:marRight w:val="0"/>
                  <w:marTop w:val="0"/>
                  <w:marBottom w:val="0"/>
                  <w:divBdr>
                    <w:top w:val="none" w:sz="0" w:space="0" w:color="auto"/>
                    <w:left w:val="none" w:sz="0" w:space="0" w:color="auto"/>
                    <w:bottom w:val="none" w:sz="0" w:space="0" w:color="auto"/>
                    <w:right w:val="none" w:sz="0" w:space="0" w:color="auto"/>
                  </w:divBdr>
                </w:div>
                <w:div w:id="1109743753">
                  <w:marLeft w:val="640"/>
                  <w:marRight w:val="0"/>
                  <w:marTop w:val="0"/>
                  <w:marBottom w:val="0"/>
                  <w:divBdr>
                    <w:top w:val="none" w:sz="0" w:space="0" w:color="auto"/>
                    <w:left w:val="none" w:sz="0" w:space="0" w:color="auto"/>
                    <w:bottom w:val="none" w:sz="0" w:space="0" w:color="auto"/>
                    <w:right w:val="none" w:sz="0" w:space="0" w:color="auto"/>
                  </w:divBdr>
                </w:div>
                <w:div w:id="611860649">
                  <w:marLeft w:val="640"/>
                  <w:marRight w:val="0"/>
                  <w:marTop w:val="0"/>
                  <w:marBottom w:val="0"/>
                  <w:divBdr>
                    <w:top w:val="none" w:sz="0" w:space="0" w:color="auto"/>
                    <w:left w:val="none" w:sz="0" w:space="0" w:color="auto"/>
                    <w:bottom w:val="none" w:sz="0" w:space="0" w:color="auto"/>
                    <w:right w:val="none" w:sz="0" w:space="0" w:color="auto"/>
                  </w:divBdr>
                </w:div>
                <w:div w:id="965089950">
                  <w:marLeft w:val="640"/>
                  <w:marRight w:val="0"/>
                  <w:marTop w:val="0"/>
                  <w:marBottom w:val="0"/>
                  <w:divBdr>
                    <w:top w:val="none" w:sz="0" w:space="0" w:color="auto"/>
                    <w:left w:val="none" w:sz="0" w:space="0" w:color="auto"/>
                    <w:bottom w:val="none" w:sz="0" w:space="0" w:color="auto"/>
                    <w:right w:val="none" w:sz="0" w:space="0" w:color="auto"/>
                  </w:divBdr>
                </w:div>
                <w:div w:id="910306851">
                  <w:marLeft w:val="640"/>
                  <w:marRight w:val="0"/>
                  <w:marTop w:val="0"/>
                  <w:marBottom w:val="0"/>
                  <w:divBdr>
                    <w:top w:val="none" w:sz="0" w:space="0" w:color="auto"/>
                    <w:left w:val="none" w:sz="0" w:space="0" w:color="auto"/>
                    <w:bottom w:val="none" w:sz="0" w:space="0" w:color="auto"/>
                    <w:right w:val="none" w:sz="0" w:space="0" w:color="auto"/>
                  </w:divBdr>
                </w:div>
                <w:div w:id="400298005">
                  <w:marLeft w:val="640"/>
                  <w:marRight w:val="0"/>
                  <w:marTop w:val="0"/>
                  <w:marBottom w:val="0"/>
                  <w:divBdr>
                    <w:top w:val="none" w:sz="0" w:space="0" w:color="auto"/>
                    <w:left w:val="none" w:sz="0" w:space="0" w:color="auto"/>
                    <w:bottom w:val="none" w:sz="0" w:space="0" w:color="auto"/>
                    <w:right w:val="none" w:sz="0" w:space="0" w:color="auto"/>
                  </w:divBdr>
                </w:div>
                <w:div w:id="241838481">
                  <w:marLeft w:val="640"/>
                  <w:marRight w:val="0"/>
                  <w:marTop w:val="0"/>
                  <w:marBottom w:val="0"/>
                  <w:divBdr>
                    <w:top w:val="none" w:sz="0" w:space="0" w:color="auto"/>
                    <w:left w:val="none" w:sz="0" w:space="0" w:color="auto"/>
                    <w:bottom w:val="none" w:sz="0" w:space="0" w:color="auto"/>
                    <w:right w:val="none" w:sz="0" w:space="0" w:color="auto"/>
                  </w:divBdr>
                </w:div>
              </w:divsChild>
            </w:div>
            <w:div w:id="371154024">
              <w:marLeft w:val="0"/>
              <w:marRight w:val="0"/>
              <w:marTop w:val="0"/>
              <w:marBottom w:val="0"/>
              <w:divBdr>
                <w:top w:val="none" w:sz="0" w:space="0" w:color="auto"/>
                <w:left w:val="none" w:sz="0" w:space="0" w:color="auto"/>
                <w:bottom w:val="none" w:sz="0" w:space="0" w:color="auto"/>
                <w:right w:val="none" w:sz="0" w:space="0" w:color="auto"/>
              </w:divBdr>
              <w:divsChild>
                <w:div w:id="1584025493">
                  <w:marLeft w:val="640"/>
                  <w:marRight w:val="0"/>
                  <w:marTop w:val="0"/>
                  <w:marBottom w:val="0"/>
                  <w:divBdr>
                    <w:top w:val="none" w:sz="0" w:space="0" w:color="auto"/>
                    <w:left w:val="none" w:sz="0" w:space="0" w:color="auto"/>
                    <w:bottom w:val="none" w:sz="0" w:space="0" w:color="auto"/>
                    <w:right w:val="none" w:sz="0" w:space="0" w:color="auto"/>
                  </w:divBdr>
                </w:div>
                <w:div w:id="599531013">
                  <w:marLeft w:val="640"/>
                  <w:marRight w:val="0"/>
                  <w:marTop w:val="0"/>
                  <w:marBottom w:val="0"/>
                  <w:divBdr>
                    <w:top w:val="none" w:sz="0" w:space="0" w:color="auto"/>
                    <w:left w:val="none" w:sz="0" w:space="0" w:color="auto"/>
                    <w:bottom w:val="none" w:sz="0" w:space="0" w:color="auto"/>
                    <w:right w:val="none" w:sz="0" w:space="0" w:color="auto"/>
                  </w:divBdr>
                </w:div>
                <w:div w:id="1163396088">
                  <w:marLeft w:val="640"/>
                  <w:marRight w:val="0"/>
                  <w:marTop w:val="0"/>
                  <w:marBottom w:val="0"/>
                  <w:divBdr>
                    <w:top w:val="none" w:sz="0" w:space="0" w:color="auto"/>
                    <w:left w:val="none" w:sz="0" w:space="0" w:color="auto"/>
                    <w:bottom w:val="none" w:sz="0" w:space="0" w:color="auto"/>
                    <w:right w:val="none" w:sz="0" w:space="0" w:color="auto"/>
                  </w:divBdr>
                </w:div>
                <w:div w:id="1191911797">
                  <w:marLeft w:val="640"/>
                  <w:marRight w:val="0"/>
                  <w:marTop w:val="0"/>
                  <w:marBottom w:val="0"/>
                  <w:divBdr>
                    <w:top w:val="none" w:sz="0" w:space="0" w:color="auto"/>
                    <w:left w:val="none" w:sz="0" w:space="0" w:color="auto"/>
                    <w:bottom w:val="none" w:sz="0" w:space="0" w:color="auto"/>
                    <w:right w:val="none" w:sz="0" w:space="0" w:color="auto"/>
                  </w:divBdr>
                </w:div>
                <w:div w:id="450445184">
                  <w:marLeft w:val="640"/>
                  <w:marRight w:val="0"/>
                  <w:marTop w:val="0"/>
                  <w:marBottom w:val="0"/>
                  <w:divBdr>
                    <w:top w:val="none" w:sz="0" w:space="0" w:color="auto"/>
                    <w:left w:val="none" w:sz="0" w:space="0" w:color="auto"/>
                    <w:bottom w:val="none" w:sz="0" w:space="0" w:color="auto"/>
                    <w:right w:val="none" w:sz="0" w:space="0" w:color="auto"/>
                  </w:divBdr>
                </w:div>
                <w:div w:id="982080894">
                  <w:marLeft w:val="640"/>
                  <w:marRight w:val="0"/>
                  <w:marTop w:val="0"/>
                  <w:marBottom w:val="0"/>
                  <w:divBdr>
                    <w:top w:val="none" w:sz="0" w:space="0" w:color="auto"/>
                    <w:left w:val="none" w:sz="0" w:space="0" w:color="auto"/>
                    <w:bottom w:val="none" w:sz="0" w:space="0" w:color="auto"/>
                    <w:right w:val="none" w:sz="0" w:space="0" w:color="auto"/>
                  </w:divBdr>
                </w:div>
                <w:div w:id="1554122839">
                  <w:marLeft w:val="640"/>
                  <w:marRight w:val="0"/>
                  <w:marTop w:val="0"/>
                  <w:marBottom w:val="0"/>
                  <w:divBdr>
                    <w:top w:val="none" w:sz="0" w:space="0" w:color="auto"/>
                    <w:left w:val="none" w:sz="0" w:space="0" w:color="auto"/>
                    <w:bottom w:val="none" w:sz="0" w:space="0" w:color="auto"/>
                    <w:right w:val="none" w:sz="0" w:space="0" w:color="auto"/>
                  </w:divBdr>
                </w:div>
                <w:div w:id="2052221087">
                  <w:marLeft w:val="640"/>
                  <w:marRight w:val="0"/>
                  <w:marTop w:val="0"/>
                  <w:marBottom w:val="0"/>
                  <w:divBdr>
                    <w:top w:val="none" w:sz="0" w:space="0" w:color="auto"/>
                    <w:left w:val="none" w:sz="0" w:space="0" w:color="auto"/>
                    <w:bottom w:val="none" w:sz="0" w:space="0" w:color="auto"/>
                    <w:right w:val="none" w:sz="0" w:space="0" w:color="auto"/>
                  </w:divBdr>
                </w:div>
                <w:div w:id="1286500952">
                  <w:marLeft w:val="640"/>
                  <w:marRight w:val="0"/>
                  <w:marTop w:val="0"/>
                  <w:marBottom w:val="0"/>
                  <w:divBdr>
                    <w:top w:val="none" w:sz="0" w:space="0" w:color="auto"/>
                    <w:left w:val="none" w:sz="0" w:space="0" w:color="auto"/>
                    <w:bottom w:val="none" w:sz="0" w:space="0" w:color="auto"/>
                    <w:right w:val="none" w:sz="0" w:space="0" w:color="auto"/>
                  </w:divBdr>
                </w:div>
                <w:div w:id="1332031136">
                  <w:marLeft w:val="640"/>
                  <w:marRight w:val="0"/>
                  <w:marTop w:val="0"/>
                  <w:marBottom w:val="0"/>
                  <w:divBdr>
                    <w:top w:val="none" w:sz="0" w:space="0" w:color="auto"/>
                    <w:left w:val="none" w:sz="0" w:space="0" w:color="auto"/>
                    <w:bottom w:val="none" w:sz="0" w:space="0" w:color="auto"/>
                    <w:right w:val="none" w:sz="0" w:space="0" w:color="auto"/>
                  </w:divBdr>
                </w:div>
                <w:div w:id="1041518505">
                  <w:marLeft w:val="640"/>
                  <w:marRight w:val="0"/>
                  <w:marTop w:val="0"/>
                  <w:marBottom w:val="0"/>
                  <w:divBdr>
                    <w:top w:val="none" w:sz="0" w:space="0" w:color="auto"/>
                    <w:left w:val="none" w:sz="0" w:space="0" w:color="auto"/>
                    <w:bottom w:val="none" w:sz="0" w:space="0" w:color="auto"/>
                    <w:right w:val="none" w:sz="0" w:space="0" w:color="auto"/>
                  </w:divBdr>
                </w:div>
                <w:div w:id="960182753">
                  <w:marLeft w:val="640"/>
                  <w:marRight w:val="0"/>
                  <w:marTop w:val="0"/>
                  <w:marBottom w:val="0"/>
                  <w:divBdr>
                    <w:top w:val="none" w:sz="0" w:space="0" w:color="auto"/>
                    <w:left w:val="none" w:sz="0" w:space="0" w:color="auto"/>
                    <w:bottom w:val="none" w:sz="0" w:space="0" w:color="auto"/>
                    <w:right w:val="none" w:sz="0" w:space="0" w:color="auto"/>
                  </w:divBdr>
                </w:div>
                <w:div w:id="17901772">
                  <w:marLeft w:val="640"/>
                  <w:marRight w:val="0"/>
                  <w:marTop w:val="0"/>
                  <w:marBottom w:val="0"/>
                  <w:divBdr>
                    <w:top w:val="none" w:sz="0" w:space="0" w:color="auto"/>
                    <w:left w:val="none" w:sz="0" w:space="0" w:color="auto"/>
                    <w:bottom w:val="none" w:sz="0" w:space="0" w:color="auto"/>
                    <w:right w:val="none" w:sz="0" w:space="0" w:color="auto"/>
                  </w:divBdr>
                </w:div>
                <w:div w:id="750585208">
                  <w:marLeft w:val="640"/>
                  <w:marRight w:val="0"/>
                  <w:marTop w:val="0"/>
                  <w:marBottom w:val="0"/>
                  <w:divBdr>
                    <w:top w:val="none" w:sz="0" w:space="0" w:color="auto"/>
                    <w:left w:val="none" w:sz="0" w:space="0" w:color="auto"/>
                    <w:bottom w:val="none" w:sz="0" w:space="0" w:color="auto"/>
                    <w:right w:val="none" w:sz="0" w:space="0" w:color="auto"/>
                  </w:divBdr>
                </w:div>
                <w:div w:id="1597135576">
                  <w:marLeft w:val="640"/>
                  <w:marRight w:val="0"/>
                  <w:marTop w:val="0"/>
                  <w:marBottom w:val="0"/>
                  <w:divBdr>
                    <w:top w:val="none" w:sz="0" w:space="0" w:color="auto"/>
                    <w:left w:val="none" w:sz="0" w:space="0" w:color="auto"/>
                    <w:bottom w:val="none" w:sz="0" w:space="0" w:color="auto"/>
                    <w:right w:val="none" w:sz="0" w:space="0" w:color="auto"/>
                  </w:divBdr>
                </w:div>
                <w:div w:id="769080567">
                  <w:marLeft w:val="640"/>
                  <w:marRight w:val="0"/>
                  <w:marTop w:val="0"/>
                  <w:marBottom w:val="0"/>
                  <w:divBdr>
                    <w:top w:val="none" w:sz="0" w:space="0" w:color="auto"/>
                    <w:left w:val="none" w:sz="0" w:space="0" w:color="auto"/>
                    <w:bottom w:val="none" w:sz="0" w:space="0" w:color="auto"/>
                    <w:right w:val="none" w:sz="0" w:space="0" w:color="auto"/>
                  </w:divBdr>
                </w:div>
                <w:div w:id="1946182921">
                  <w:marLeft w:val="640"/>
                  <w:marRight w:val="0"/>
                  <w:marTop w:val="0"/>
                  <w:marBottom w:val="0"/>
                  <w:divBdr>
                    <w:top w:val="none" w:sz="0" w:space="0" w:color="auto"/>
                    <w:left w:val="none" w:sz="0" w:space="0" w:color="auto"/>
                    <w:bottom w:val="none" w:sz="0" w:space="0" w:color="auto"/>
                    <w:right w:val="none" w:sz="0" w:space="0" w:color="auto"/>
                  </w:divBdr>
                </w:div>
                <w:div w:id="581063949">
                  <w:marLeft w:val="640"/>
                  <w:marRight w:val="0"/>
                  <w:marTop w:val="0"/>
                  <w:marBottom w:val="0"/>
                  <w:divBdr>
                    <w:top w:val="none" w:sz="0" w:space="0" w:color="auto"/>
                    <w:left w:val="none" w:sz="0" w:space="0" w:color="auto"/>
                    <w:bottom w:val="none" w:sz="0" w:space="0" w:color="auto"/>
                    <w:right w:val="none" w:sz="0" w:space="0" w:color="auto"/>
                  </w:divBdr>
                </w:div>
                <w:div w:id="1836648794">
                  <w:marLeft w:val="640"/>
                  <w:marRight w:val="0"/>
                  <w:marTop w:val="0"/>
                  <w:marBottom w:val="0"/>
                  <w:divBdr>
                    <w:top w:val="none" w:sz="0" w:space="0" w:color="auto"/>
                    <w:left w:val="none" w:sz="0" w:space="0" w:color="auto"/>
                    <w:bottom w:val="none" w:sz="0" w:space="0" w:color="auto"/>
                    <w:right w:val="none" w:sz="0" w:space="0" w:color="auto"/>
                  </w:divBdr>
                </w:div>
                <w:div w:id="1433278471">
                  <w:marLeft w:val="640"/>
                  <w:marRight w:val="0"/>
                  <w:marTop w:val="0"/>
                  <w:marBottom w:val="0"/>
                  <w:divBdr>
                    <w:top w:val="none" w:sz="0" w:space="0" w:color="auto"/>
                    <w:left w:val="none" w:sz="0" w:space="0" w:color="auto"/>
                    <w:bottom w:val="none" w:sz="0" w:space="0" w:color="auto"/>
                    <w:right w:val="none" w:sz="0" w:space="0" w:color="auto"/>
                  </w:divBdr>
                </w:div>
                <w:div w:id="1257328810">
                  <w:marLeft w:val="640"/>
                  <w:marRight w:val="0"/>
                  <w:marTop w:val="0"/>
                  <w:marBottom w:val="0"/>
                  <w:divBdr>
                    <w:top w:val="none" w:sz="0" w:space="0" w:color="auto"/>
                    <w:left w:val="none" w:sz="0" w:space="0" w:color="auto"/>
                    <w:bottom w:val="none" w:sz="0" w:space="0" w:color="auto"/>
                    <w:right w:val="none" w:sz="0" w:space="0" w:color="auto"/>
                  </w:divBdr>
                </w:div>
                <w:div w:id="468061266">
                  <w:marLeft w:val="640"/>
                  <w:marRight w:val="0"/>
                  <w:marTop w:val="0"/>
                  <w:marBottom w:val="0"/>
                  <w:divBdr>
                    <w:top w:val="none" w:sz="0" w:space="0" w:color="auto"/>
                    <w:left w:val="none" w:sz="0" w:space="0" w:color="auto"/>
                    <w:bottom w:val="none" w:sz="0" w:space="0" w:color="auto"/>
                    <w:right w:val="none" w:sz="0" w:space="0" w:color="auto"/>
                  </w:divBdr>
                </w:div>
                <w:div w:id="885992292">
                  <w:marLeft w:val="640"/>
                  <w:marRight w:val="0"/>
                  <w:marTop w:val="0"/>
                  <w:marBottom w:val="0"/>
                  <w:divBdr>
                    <w:top w:val="none" w:sz="0" w:space="0" w:color="auto"/>
                    <w:left w:val="none" w:sz="0" w:space="0" w:color="auto"/>
                    <w:bottom w:val="none" w:sz="0" w:space="0" w:color="auto"/>
                    <w:right w:val="none" w:sz="0" w:space="0" w:color="auto"/>
                  </w:divBdr>
                </w:div>
                <w:div w:id="698318227">
                  <w:marLeft w:val="640"/>
                  <w:marRight w:val="0"/>
                  <w:marTop w:val="0"/>
                  <w:marBottom w:val="0"/>
                  <w:divBdr>
                    <w:top w:val="none" w:sz="0" w:space="0" w:color="auto"/>
                    <w:left w:val="none" w:sz="0" w:space="0" w:color="auto"/>
                    <w:bottom w:val="none" w:sz="0" w:space="0" w:color="auto"/>
                    <w:right w:val="none" w:sz="0" w:space="0" w:color="auto"/>
                  </w:divBdr>
                </w:div>
                <w:div w:id="407535313">
                  <w:marLeft w:val="640"/>
                  <w:marRight w:val="0"/>
                  <w:marTop w:val="0"/>
                  <w:marBottom w:val="0"/>
                  <w:divBdr>
                    <w:top w:val="none" w:sz="0" w:space="0" w:color="auto"/>
                    <w:left w:val="none" w:sz="0" w:space="0" w:color="auto"/>
                    <w:bottom w:val="none" w:sz="0" w:space="0" w:color="auto"/>
                    <w:right w:val="none" w:sz="0" w:space="0" w:color="auto"/>
                  </w:divBdr>
                </w:div>
                <w:div w:id="1050224716">
                  <w:marLeft w:val="640"/>
                  <w:marRight w:val="0"/>
                  <w:marTop w:val="0"/>
                  <w:marBottom w:val="0"/>
                  <w:divBdr>
                    <w:top w:val="none" w:sz="0" w:space="0" w:color="auto"/>
                    <w:left w:val="none" w:sz="0" w:space="0" w:color="auto"/>
                    <w:bottom w:val="none" w:sz="0" w:space="0" w:color="auto"/>
                    <w:right w:val="none" w:sz="0" w:space="0" w:color="auto"/>
                  </w:divBdr>
                </w:div>
                <w:div w:id="109934304">
                  <w:marLeft w:val="640"/>
                  <w:marRight w:val="0"/>
                  <w:marTop w:val="0"/>
                  <w:marBottom w:val="0"/>
                  <w:divBdr>
                    <w:top w:val="none" w:sz="0" w:space="0" w:color="auto"/>
                    <w:left w:val="none" w:sz="0" w:space="0" w:color="auto"/>
                    <w:bottom w:val="none" w:sz="0" w:space="0" w:color="auto"/>
                    <w:right w:val="none" w:sz="0" w:space="0" w:color="auto"/>
                  </w:divBdr>
                </w:div>
                <w:div w:id="495849407">
                  <w:marLeft w:val="640"/>
                  <w:marRight w:val="0"/>
                  <w:marTop w:val="0"/>
                  <w:marBottom w:val="0"/>
                  <w:divBdr>
                    <w:top w:val="none" w:sz="0" w:space="0" w:color="auto"/>
                    <w:left w:val="none" w:sz="0" w:space="0" w:color="auto"/>
                    <w:bottom w:val="none" w:sz="0" w:space="0" w:color="auto"/>
                    <w:right w:val="none" w:sz="0" w:space="0" w:color="auto"/>
                  </w:divBdr>
                </w:div>
                <w:div w:id="546188420">
                  <w:marLeft w:val="640"/>
                  <w:marRight w:val="0"/>
                  <w:marTop w:val="0"/>
                  <w:marBottom w:val="0"/>
                  <w:divBdr>
                    <w:top w:val="none" w:sz="0" w:space="0" w:color="auto"/>
                    <w:left w:val="none" w:sz="0" w:space="0" w:color="auto"/>
                    <w:bottom w:val="none" w:sz="0" w:space="0" w:color="auto"/>
                    <w:right w:val="none" w:sz="0" w:space="0" w:color="auto"/>
                  </w:divBdr>
                </w:div>
                <w:div w:id="1391927975">
                  <w:marLeft w:val="640"/>
                  <w:marRight w:val="0"/>
                  <w:marTop w:val="0"/>
                  <w:marBottom w:val="0"/>
                  <w:divBdr>
                    <w:top w:val="none" w:sz="0" w:space="0" w:color="auto"/>
                    <w:left w:val="none" w:sz="0" w:space="0" w:color="auto"/>
                    <w:bottom w:val="none" w:sz="0" w:space="0" w:color="auto"/>
                    <w:right w:val="none" w:sz="0" w:space="0" w:color="auto"/>
                  </w:divBdr>
                </w:div>
                <w:div w:id="2012371383">
                  <w:marLeft w:val="640"/>
                  <w:marRight w:val="0"/>
                  <w:marTop w:val="0"/>
                  <w:marBottom w:val="0"/>
                  <w:divBdr>
                    <w:top w:val="none" w:sz="0" w:space="0" w:color="auto"/>
                    <w:left w:val="none" w:sz="0" w:space="0" w:color="auto"/>
                    <w:bottom w:val="none" w:sz="0" w:space="0" w:color="auto"/>
                    <w:right w:val="none" w:sz="0" w:space="0" w:color="auto"/>
                  </w:divBdr>
                </w:div>
                <w:div w:id="1668942979">
                  <w:marLeft w:val="640"/>
                  <w:marRight w:val="0"/>
                  <w:marTop w:val="0"/>
                  <w:marBottom w:val="0"/>
                  <w:divBdr>
                    <w:top w:val="none" w:sz="0" w:space="0" w:color="auto"/>
                    <w:left w:val="none" w:sz="0" w:space="0" w:color="auto"/>
                    <w:bottom w:val="none" w:sz="0" w:space="0" w:color="auto"/>
                    <w:right w:val="none" w:sz="0" w:space="0" w:color="auto"/>
                  </w:divBdr>
                </w:div>
                <w:div w:id="2102215040">
                  <w:marLeft w:val="640"/>
                  <w:marRight w:val="0"/>
                  <w:marTop w:val="0"/>
                  <w:marBottom w:val="0"/>
                  <w:divBdr>
                    <w:top w:val="none" w:sz="0" w:space="0" w:color="auto"/>
                    <w:left w:val="none" w:sz="0" w:space="0" w:color="auto"/>
                    <w:bottom w:val="none" w:sz="0" w:space="0" w:color="auto"/>
                    <w:right w:val="none" w:sz="0" w:space="0" w:color="auto"/>
                  </w:divBdr>
                </w:div>
                <w:div w:id="1744988561">
                  <w:marLeft w:val="640"/>
                  <w:marRight w:val="0"/>
                  <w:marTop w:val="0"/>
                  <w:marBottom w:val="0"/>
                  <w:divBdr>
                    <w:top w:val="none" w:sz="0" w:space="0" w:color="auto"/>
                    <w:left w:val="none" w:sz="0" w:space="0" w:color="auto"/>
                    <w:bottom w:val="none" w:sz="0" w:space="0" w:color="auto"/>
                    <w:right w:val="none" w:sz="0" w:space="0" w:color="auto"/>
                  </w:divBdr>
                </w:div>
                <w:div w:id="50929176">
                  <w:marLeft w:val="640"/>
                  <w:marRight w:val="0"/>
                  <w:marTop w:val="0"/>
                  <w:marBottom w:val="0"/>
                  <w:divBdr>
                    <w:top w:val="none" w:sz="0" w:space="0" w:color="auto"/>
                    <w:left w:val="none" w:sz="0" w:space="0" w:color="auto"/>
                    <w:bottom w:val="none" w:sz="0" w:space="0" w:color="auto"/>
                    <w:right w:val="none" w:sz="0" w:space="0" w:color="auto"/>
                  </w:divBdr>
                </w:div>
                <w:div w:id="2146190030">
                  <w:marLeft w:val="640"/>
                  <w:marRight w:val="0"/>
                  <w:marTop w:val="0"/>
                  <w:marBottom w:val="0"/>
                  <w:divBdr>
                    <w:top w:val="none" w:sz="0" w:space="0" w:color="auto"/>
                    <w:left w:val="none" w:sz="0" w:space="0" w:color="auto"/>
                    <w:bottom w:val="none" w:sz="0" w:space="0" w:color="auto"/>
                    <w:right w:val="none" w:sz="0" w:space="0" w:color="auto"/>
                  </w:divBdr>
                </w:div>
                <w:div w:id="27267076">
                  <w:marLeft w:val="640"/>
                  <w:marRight w:val="0"/>
                  <w:marTop w:val="0"/>
                  <w:marBottom w:val="0"/>
                  <w:divBdr>
                    <w:top w:val="none" w:sz="0" w:space="0" w:color="auto"/>
                    <w:left w:val="none" w:sz="0" w:space="0" w:color="auto"/>
                    <w:bottom w:val="none" w:sz="0" w:space="0" w:color="auto"/>
                    <w:right w:val="none" w:sz="0" w:space="0" w:color="auto"/>
                  </w:divBdr>
                </w:div>
                <w:div w:id="1704861640">
                  <w:marLeft w:val="640"/>
                  <w:marRight w:val="0"/>
                  <w:marTop w:val="0"/>
                  <w:marBottom w:val="0"/>
                  <w:divBdr>
                    <w:top w:val="none" w:sz="0" w:space="0" w:color="auto"/>
                    <w:left w:val="none" w:sz="0" w:space="0" w:color="auto"/>
                    <w:bottom w:val="none" w:sz="0" w:space="0" w:color="auto"/>
                    <w:right w:val="none" w:sz="0" w:space="0" w:color="auto"/>
                  </w:divBdr>
                </w:div>
                <w:div w:id="1054475048">
                  <w:marLeft w:val="640"/>
                  <w:marRight w:val="0"/>
                  <w:marTop w:val="0"/>
                  <w:marBottom w:val="0"/>
                  <w:divBdr>
                    <w:top w:val="none" w:sz="0" w:space="0" w:color="auto"/>
                    <w:left w:val="none" w:sz="0" w:space="0" w:color="auto"/>
                    <w:bottom w:val="none" w:sz="0" w:space="0" w:color="auto"/>
                    <w:right w:val="none" w:sz="0" w:space="0" w:color="auto"/>
                  </w:divBdr>
                </w:div>
                <w:div w:id="281495059">
                  <w:marLeft w:val="640"/>
                  <w:marRight w:val="0"/>
                  <w:marTop w:val="0"/>
                  <w:marBottom w:val="0"/>
                  <w:divBdr>
                    <w:top w:val="none" w:sz="0" w:space="0" w:color="auto"/>
                    <w:left w:val="none" w:sz="0" w:space="0" w:color="auto"/>
                    <w:bottom w:val="none" w:sz="0" w:space="0" w:color="auto"/>
                    <w:right w:val="none" w:sz="0" w:space="0" w:color="auto"/>
                  </w:divBdr>
                </w:div>
                <w:div w:id="1900052266">
                  <w:marLeft w:val="640"/>
                  <w:marRight w:val="0"/>
                  <w:marTop w:val="0"/>
                  <w:marBottom w:val="0"/>
                  <w:divBdr>
                    <w:top w:val="none" w:sz="0" w:space="0" w:color="auto"/>
                    <w:left w:val="none" w:sz="0" w:space="0" w:color="auto"/>
                    <w:bottom w:val="none" w:sz="0" w:space="0" w:color="auto"/>
                    <w:right w:val="none" w:sz="0" w:space="0" w:color="auto"/>
                  </w:divBdr>
                </w:div>
                <w:div w:id="311838415">
                  <w:marLeft w:val="640"/>
                  <w:marRight w:val="0"/>
                  <w:marTop w:val="0"/>
                  <w:marBottom w:val="0"/>
                  <w:divBdr>
                    <w:top w:val="none" w:sz="0" w:space="0" w:color="auto"/>
                    <w:left w:val="none" w:sz="0" w:space="0" w:color="auto"/>
                    <w:bottom w:val="none" w:sz="0" w:space="0" w:color="auto"/>
                    <w:right w:val="none" w:sz="0" w:space="0" w:color="auto"/>
                  </w:divBdr>
                </w:div>
                <w:div w:id="2134051892">
                  <w:marLeft w:val="640"/>
                  <w:marRight w:val="0"/>
                  <w:marTop w:val="0"/>
                  <w:marBottom w:val="0"/>
                  <w:divBdr>
                    <w:top w:val="none" w:sz="0" w:space="0" w:color="auto"/>
                    <w:left w:val="none" w:sz="0" w:space="0" w:color="auto"/>
                    <w:bottom w:val="none" w:sz="0" w:space="0" w:color="auto"/>
                    <w:right w:val="none" w:sz="0" w:space="0" w:color="auto"/>
                  </w:divBdr>
                </w:div>
                <w:div w:id="543256846">
                  <w:marLeft w:val="640"/>
                  <w:marRight w:val="0"/>
                  <w:marTop w:val="0"/>
                  <w:marBottom w:val="0"/>
                  <w:divBdr>
                    <w:top w:val="none" w:sz="0" w:space="0" w:color="auto"/>
                    <w:left w:val="none" w:sz="0" w:space="0" w:color="auto"/>
                    <w:bottom w:val="none" w:sz="0" w:space="0" w:color="auto"/>
                    <w:right w:val="none" w:sz="0" w:space="0" w:color="auto"/>
                  </w:divBdr>
                </w:div>
                <w:div w:id="1157497384">
                  <w:marLeft w:val="640"/>
                  <w:marRight w:val="0"/>
                  <w:marTop w:val="0"/>
                  <w:marBottom w:val="0"/>
                  <w:divBdr>
                    <w:top w:val="none" w:sz="0" w:space="0" w:color="auto"/>
                    <w:left w:val="none" w:sz="0" w:space="0" w:color="auto"/>
                    <w:bottom w:val="none" w:sz="0" w:space="0" w:color="auto"/>
                    <w:right w:val="none" w:sz="0" w:space="0" w:color="auto"/>
                  </w:divBdr>
                </w:div>
                <w:div w:id="1394962753">
                  <w:marLeft w:val="640"/>
                  <w:marRight w:val="0"/>
                  <w:marTop w:val="0"/>
                  <w:marBottom w:val="0"/>
                  <w:divBdr>
                    <w:top w:val="none" w:sz="0" w:space="0" w:color="auto"/>
                    <w:left w:val="none" w:sz="0" w:space="0" w:color="auto"/>
                    <w:bottom w:val="none" w:sz="0" w:space="0" w:color="auto"/>
                    <w:right w:val="none" w:sz="0" w:space="0" w:color="auto"/>
                  </w:divBdr>
                </w:div>
                <w:div w:id="1667243498">
                  <w:marLeft w:val="640"/>
                  <w:marRight w:val="0"/>
                  <w:marTop w:val="0"/>
                  <w:marBottom w:val="0"/>
                  <w:divBdr>
                    <w:top w:val="none" w:sz="0" w:space="0" w:color="auto"/>
                    <w:left w:val="none" w:sz="0" w:space="0" w:color="auto"/>
                    <w:bottom w:val="none" w:sz="0" w:space="0" w:color="auto"/>
                    <w:right w:val="none" w:sz="0" w:space="0" w:color="auto"/>
                  </w:divBdr>
                </w:div>
                <w:div w:id="1020353358">
                  <w:marLeft w:val="640"/>
                  <w:marRight w:val="0"/>
                  <w:marTop w:val="0"/>
                  <w:marBottom w:val="0"/>
                  <w:divBdr>
                    <w:top w:val="none" w:sz="0" w:space="0" w:color="auto"/>
                    <w:left w:val="none" w:sz="0" w:space="0" w:color="auto"/>
                    <w:bottom w:val="none" w:sz="0" w:space="0" w:color="auto"/>
                    <w:right w:val="none" w:sz="0" w:space="0" w:color="auto"/>
                  </w:divBdr>
                </w:div>
                <w:div w:id="1752386616">
                  <w:marLeft w:val="640"/>
                  <w:marRight w:val="0"/>
                  <w:marTop w:val="0"/>
                  <w:marBottom w:val="0"/>
                  <w:divBdr>
                    <w:top w:val="none" w:sz="0" w:space="0" w:color="auto"/>
                    <w:left w:val="none" w:sz="0" w:space="0" w:color="auto"/>
                    <w:bottom w:val="none" w:sz="0" w:space="0" w:color="auto"/>
                    <w:right w:val="none" w:sz="0" w:space="0" w:color="auto"/>
                  </w:divBdr>
                </w:div>
              </w:divsChild>
            </w:div>
            <w:div w:id="800803807">
              <w:marLeft w:val="0"/>
              <w:marRight w:val="0"/>
              <w:marTop w:val="0"/>
              <w:marBottom w:val="0"/>
              <w:divBdr>
                <w:top w:val="none" w:sz="0" w:space="0" w:color="auto"/>
                <w:left w:val="none" w:sz="0" w:space="0" w:color="auto"/>
                <w:bottom w:val="none" w:sz="0" w:space="0" w:color="auto"/>
                <w:right w:val="none" w:sz="0" w:space="0" w:color="auto"/>
              </w:divBdr>
              <w:divsChild>
                <w:div w:id="1282151381">
                  <w:marLeft w:val="640"/>
                  <w:marRight w:val="0"/>
                  <w:marTop w:val="0"/>
                  <w:marBottom w:val="0"/>
                  <w:divBdr>
                    <w:top w:val="none" w:sz="0" w:space="0" w:color="auto"/>
                    <w:left w:val="none" w:sz="0" w:space="0" w:color="auto"/>
                    <w:bottom w:val="none" w:sz="0" w:space="0" w:color="auto"/>
                    <w:right w:val="none" w:sz="0" w:space="0" w:color="auto"/>
                  </w:divBdr>
                </w:div>
                <w:div w:id="1783383215">
                  <w:marLeft w:val="640"/>
                  <w:marRight w:val="0"/>
                  <w:marTop w:val="0"/>
                  <w:marBottom w:val="0"/>
                  <w:divBdr>
                    <w:top w:val="none" w:sz="0" w:space="0" w:color="auto"/>
                    <w:left w:val="none" w:sz="0" w:space="0" w:color="auto"/>
                    <w:bottom w:val="none" w:sz="0" w:space="0" w:color="auto"/>
                    <w:right w:val="none" w:sz="0" w:space="0" w:color="auto"/>
                  </w:divBdr>
                </w:div>
                <w:div w:id="177281777">
                  <w:marLeft w:val="640"/>
                  <w:marRight w:val="0"/>
                  <w:marTop w:val="0"/>
                  <w:marBottom w:val="0"/>
                  <w:divBdr>
                    <w:top w:val="none" w:sz="0" w:space="0" w:color="auto"/>
                    <w:left w:val="none" w:sz="0" w:space="0" w:color="auto"/>
                    <w:bottom w:val="none" w:sz="0" w:space="0" w:color="auto"/>
                    <w:right w:val="none" w:sz="0" w:space="0" w:color="auto"/>
                  </w:divBdr>
                </w:div>
                <w:div w:id="849104185">
                  <w:marLeft w:val="640"/>
                  <w:marRight w:val="0"/>
                  <w:marTop w:val="0"/>
                  <w:marBottom w:val="0"/>
                  <w:divBdr>
                    <w:top w:val="none" w:sz="0" w:space="0" w:color="auto"/>
                    <w:left w:val="none" w:sz="0" w:space="0" w:color="auto"/>
                    <w:bottom w:val="none" w:sz="0" w:space="0" w:color="auto"/>
                    <w:right w:val="none" w:sz="0" w:space="0" w:color="auto"/>
                  </w:divBdr>
                </w:div>
                <w:div w:id="706031932">
                  <w:marLeft w:val="640"/>
                  <w:marRight w:val="0"/>
                  <w:marTop w:val="0"/>
                  <w:marBottom w:val="0"/>
                  <w:divBdr>
                    <w:top w:val="none" w:sz="0" w:space="0" w:color="auto"/>
                    <w:left w:val="none" w:sz="0" w:space="0" w:color="auto"/>
                    <w:bottom w:val="none" w:sz="0" w:space="0" w:color="auto"/>
                    <w:right w:val="none" w:sz="0" w:space="0" w:color="auto"/>
                  </w:divBdr>
                </w:div>
                <w:div w:id="1938949278">
                  <w:marLeft w:val="640"/>
                  <w:marRight w:val="0"/>
                  <w:marTop w:val="0"/>
                  <w:marBottom w:val="0"/>
                  <w:divBdr>
                    <w:top w:val="none" w:sz="0" w:space="0" w:color="auto"/>
                    <w:left w:val="none" w:sz="0" w:space="0" w:color="auto"/>
                    <w:bottom w:val="none" w:sz="0" w:space="0" w:color="auto"/>
                    <w:right w:val="none" w:sz="0" w:space="0" w:color="auto"/>
                  </w:divBdr>
                </w:div>
                <w:div w:id="688024351">
                  <w:marLeft w:val="640"/>
                  <w:marRight w:val="0"/>
                  <w:marTop w:val="0"/>
                  <w:marBottom w:val="0"/>
                  <w:divBdr>
                    <w:top w:val="none" w:sz="0" w:space="0" w:color="auto"/>
                    <w:left w:val="none" w:sz="0" w:space="0" w:color="auto"/>
                    <w:bottom w:val="none" w:sz="0" w:space="0" w:color="auto"/>
                    <w:right w:val="none" w:sz="0" w:space="0" w:color="auto"/>
                  </w:divBdr>
                </w:div>
                <w:div w:id="864055081">
                  <w:marLeft w:val="640"/>
                  <w:marRight w:val="0"/>
                  <w:marTop w:val="0"/>
                  <w:marBottom w:val="0"/>
                  <w:divBdr>
                    <w:top w:val="none" w:sz="0" w:space="0" w:color="auto"/>
                    <w:left w:val="none" w:sz="0" w:space="0" w:color="auto"/>
                    <w:bottom w:val="none" w:sz="0" w:space="0" w:color="auto"/>
                    <w:right w:val="none" w:sz="0" w:space="0" w:color="auto"/>
                  </w:divBdr>
                </w:div>
                <w:div w:id="344987017">
                  <w:marLeft w:val="640"/>
                  <w:marRight w:val="0"/>
                  <w:marTop w:val="0"/>
                  <w:marBottom w:val="0"/>
                  <w:divBdr>
                    <w:top w:val="none" w:sz="0" w:space="0" w:color="auto"/>
                    <w:left w:val="none" w:sz="0" w:space="0" w:color="auto"/>
                    <w:bottom w:val="none" w:sz="0" w:space="0" w:color="auto"/>
                    <w:right w:val="none" w:sz="0" w:space="0" w:color="auto"/>
                  </w:divBdr>
                </w:div>
                <w:div w:id="744258007">
                  <w:marLeft w:val="640"/>
                  <w:marRight w:val="0"/>
                  <w:marTop w:val="0"/>
                  <w:marBottom w:val="0"/>
                  <w:divBdr>
                    <w:top w:val="none" w:sz="0" w:space="0" w:color="auto"/>
                    <w:left w:val="none" w:sz="0" w:space="0" w:color="auto"/>
                    <w:bottom w:val="none" w:sz="0" w:space="0" w:color="auto"/>
                    <w:right w:val="none" w:sz="0" w:space="0" w:color="auto"/>
                  </w:divBdr>
                </w:div>
                <w:div w:id="1483693154">
                  <w:marLeft w:val="640"/>
                  <w:marRight w:val="0"/>
                  <w:marTop w:val="0"/>
                  <w:marBottom w:val="0"/>
                  <w:divBdr>
                    <w:top w:val="none" w:sz="0" w:space="0" w:color="auto"/>
                    <w:left w:val="none" w:sz="0" w:space="0" w:color="auto"/>
                    <w:bottom w:val="none" w:sz="0" w:space="0" w:color="auto"/>
                    <w:right w:val="none" w:sz="0" w:space="0" w:color="auto"/>
                  </w:divBdr>
                </w:div>
                <w:div w:id="923538560">
                  <w:marLeft w:val="640"/>
                  <w:marRight w:val="0"/>
                  <w:marTop w:val="0"/>
                  <w:marBottom w:val="0"/>
                  <w:divBdr>
                    <w:top w:val="none" w:sz="0" w:space="0" w:color="auto"/>
                    <w:left w:val="none" w:sz="0" w:space="0" w:color="auto"/>
                    <w:bottom w:val="none" w:sz="0" w:space="0" w:color="auto"/>
                    <w:right w:val="none" w:sz="0" w:space="0" w:color="auto"/>
                  </w:divBdr>
                </w:div>
                <w:div w:id="329456492">
                  <w:marLeft w:val="640"/>
                  <w:marRight w:val="0"/>
                  <w:marTop w:val="0"/>
                  <w:marBottom w:val="0"/>
                  <w:divBdr>
                    <w:top w:val="none" w:sz="0" w:space="0" w:color="auto"/>
                    <w:left w:val="none" w:sz="0" w:space="0" w:color="auto"/>
                    <w:bottom w:val="none" w:sz="0" w:space="0" w:color="auto"/>
                    <w:right w:val="none" w:sz="0" w:space="0" w:color="auto"/>
                  </w:divBdr>
                </w:div>
                <w:div w:id="38408744">
                  <w:marLeft w:val="640"/>
                  <w:marRight w:val="0"/>
                  <w:marTop w:val="0"/>
                  <w:marBottom w:val="0"/>
                  <w:divBdr>
                    <w:top w:val="none" w:sz="0" w:space="0" w:color="auto"/>
                    <w:left w:val="none" w:sz="0" w:space="0" w:color="auto"/>
                    <w:bottom w:val="none" w:sz="0" w:space="0" w:color="auto"/>
                    <w:right w:val="none" w:sz="0" w:space="0" w:color="auto"/>
                  </w:divBdr>
                </w:div>
                <w:div w:id="244726925">
                  <w:marLeft w:val="640"/>
                  <w:marRight w:val="0"/>
                  <w:marTop w:val="0"/>
                  <w:marBottom w:val="0"/>
                  <w:divBdr>
                    <w:top w:val="none" w:sz="0" w:space="0" w:color="auto"/>
                    <w:left w:val="none" w:sz="0" w:space="0" w:color="auto"/>
                    <w:bottom w:val="none" w:sz="0" w:space="0" w:color="auto"/>
                    <w:right w:val="none" w:sz="0" w:space="0" w:color="auto"/>
                  </w:divBdr>
                </w:div>
                <w:div w:id="1988512075">
                  <w:marLeft w:val="640"/>
                  <w:marRight w:val="0"/>
                  <w:marTop w:val="0"/>
                  <w:marBottom w:val="0"/>
                  <w:divBdr>
                    <w:top w:val="none" w:sz="0" w:space="0" w:color="auto"/>
                    <w:left w:val="none" w:sz="0" w:space="0" w:color="auto"/>
                    <w:bottom w:val="none" w:sz="0" w:space="0" w:color="auto"/>
                    <w:right w:val="none" w:sz="0" w:space="0" w:color="auto"/>
                  </w:divBdr>
                </w:div>
                <w:div w:id="1633290168">
                  <w:marLeft w:val="640"/>
                  <w:marRight w:val="0"/>
                  <w:marTop w:val="0"/>
                  <w:marBottom w:val="0"/>
                  <w:divBdr>
                    <w:top w:val="none" w:sz="0" w:space="0" w:color="auto"/>
                    <w:left w:val="none" w:sz="0" w:space="0" w:color="auto"/>
                    <w:bottom w:val="none" w:sz="0" w:space="0" w:color="auto"/>
                    <w:right w:val="none" w:sz="0" w:space="0" w:color="auto"/>
                  </w:divBdr>
                </w:div>
                <w:div w:id="784889591">
                  <w:marLeft w:val="640"/>
                  <w:marRight w:val="0"/>
                  <w:marTop w:val="0"/>
                  <w:marBottom w:val="0"/>
                  <w:divBdr>
                    <w:top w:val="none" w:sz="0" w:space="0" w:color="auto"/>
                    <w:left w:val="none" w:sz="0" w:space="0" w:color="auto"/>
                    <w:bottom w:val="none" w:sz="0" w:space="0" w:color="auto"/>
                    <w:right w:val="none" w:sz="0" w:space="0" w:color="auto"/>
                  </w:divBdr>
                </w:div>
                <w:div w:id="543491136">
                  <w:marLeft w:val="640"/>
                  <w:marRight w:val="0"/>
                  <w:marTop w:val="0"/>
                  <w:marBottom w:val="0"/>
                  <w:divBdr>
                    <w:top w:val="none" w:sz="0" w:space="0" w:color="auto"/>
                    <w:left w:val="none" w:sz="0" w:space="0" w:color="auto"/>
                    <w:bottom w:val="none" w:sz="0" w:space="0" w:color="auto"/>
                    <w:right w:val="none" w:sz="0" w:space="0" w:color="auto"/>
                  </w:divBdr>
                </w:div>
                <w:div w:id="308827037">
                  <w:marLeft w:val="640"/>
                  <w:marRight w:val="0"/>
                  <w:marTop w:val="0"/>
                  <w:marBottom w:val="0"/>
                  <w:divBdr>
                    <w:top w:val="none" w:sz="0" w:space="0" w:color="auto"/>
                    <w:left w:val="none" w:sz="0" w:space="0" w:color="auto"/>
                    <w:bottom w:val="none" w:sz="0" w:space="0" w:color="auto"/>
                    <w:right w:val="none" w:sz="0" w:space="0" w:color="auto"/>
                  </w:divBdr>
                </w:div>
                <w:div w:id="1623227790">
                  <w:marLeft w:val="640"/>
                  <w:marRight w:val="0"/>
                  <w:marTop w:val="0"/>
                  <w:marBottom w:val="0"/>
                  <w:divBdr>
                    <w:top w:val="none" w:sz="0" w:space="0" w:color="auto"/>
                    <w:left w:val="none" w:sz="0" w:space="0" w:color="auto"/>
                    <w:bottom w:val="none" w:sz="0" w:space="0" w:color="auto"/>
                    <w:right w:val="none" w:sz="0" w:space="0" w:color="auto"/>
                  </w:divBdr>
                </w:div>
                <w:div w:id="1381442712">
                  <w:marLeft w:val="640"/>
                  <w:marRight w:val="0"/>
                  <w:marTop w:val="0"/>
                  <w:marBottom w:val="0"/>
                  <w:divBdr>
                    <w:top w:val="none" w:sz="0" w:space="0" w:color="auto"/>
                    <w:left w:val="none" w:sz="0" w:space="0" w:color="auto"/>
                    <w:bottom w:val="none" w:sz="0" w:space="0" w:color="auto"/>
                    <w:right w:val="none" w:sz="0" w:space="0" w:color="auto"/>
                  </w:divBdr>
                </w:div>
                <w:div w:id="1664889694">
                  <w:marLeft w:val="640"/>
                  <w:marRight w:val="0"/>
                  <w:marTop w:val="0"/>
                  <w:marBottom w:val="0"/>
                  <w:divBdr>
                    <w:top w:val="none" w:sz="0" w:space="0" w:color="auto"/>
                    <w:left w:val="none" w:sz="0" w:space="0" w:color="auto"/>
                    <w:bottom w:val="none" w:sz="0" w:space="0" w:color="auto"/>
                    <w:right w:val="none" w:sz="0" w:space="0" w:color="auto"/>
                  </w:divBdr>
                </w:div>
                <w:div w:id="566381808">
                  <w:marLeft w:val="640"/>
                  <w:marRight w:val="0"/>
                  <w:marTop w:val="0"/>
                  <w:marBottom w:val="0"/>
                  <w:divBdr>
                    <w:top w:val="none" w:sz="0" w:space="0" w:color="auto"/>
                    <w:left w:val="none" w:sz="0" w:space="0" w:color="auto"/>
                    <w:bottom w:val="none" w:sz="0" w:space="0" w:color="auto"/>
                    <w:right w:val="none" w:sz="0" w:space="0" w:color="auto"/>
                  </w:divBdr>
                </w:div>
                <w:div w:id="957688008">
                  <w:marLeft w:val="640"/>
                  <w:marRight w:val="0"/>
                  <w:marTop w:val="0"/>
                  <w:marBottom w:val="0"/>
                  <w:divBdr>
                    <w:top w:val="none" w:sz="0" w:space="0" w:color="auto"/>
                    <w:left w:val="none" w:sz="0" w:space="0" w:color="auto"/>
                    <w:bottom w:val="none" w:sz="0" w:space="0" w:color="auto"/>
                    <w:right w:val="none" w:sz="0" w:space="0" w:color="auto"/>
                  </w:divBdr>
                </w:div>
                <w:div w:id="513610269">
                  <w:marLeft w:val="640"/>
                  <w:marRight w:val="0"/>
                  <w:marTop w:val="0"/>
                  <w:marBottom w:val="0"/>
                  <w:divBdr>
                    <w:top w:val="none" w:sz="0" w:space="0" w:color="auto"/>
                    <w:left w:val="none" w:sz="0" w:space="0" w:color="auto"/>
                    <w:bottom w:val="none" w:sz="0" w:space="0" w:color="auto"/>
                    <w:right w:val="none" w:sz="0" w:space="0" w:color="auto"/>
                  </w:divBdr>
                </w:div>
                <w:div w:id="2040156307">
                  <w:marLeft w:val="640"/>
                  <w:marRight w:val="0"/>
                  <w:marTop w:val="0"/>
                  <w:marBottom w:val="0"/>
                  <w:divBdr>
                    <w:top w:val="none" w:sz="0" w:space="0" w:color="auto"/>
                    <w:left w:val="none" w:sz="0" w:space="0" w:color="auto"/>
                    <w:bottom w:val="none" w:sz="0" w:space="0" w:color="auto"/>
                    <w:right w:val="none" w:sz="0" w:space="0" w:color="auto"/>
                  </w:divBdr>
                </w:div>
                <w:div w:id="683941544">
                  <w:marLeft w:val="640"/>
                  <w:marRight w:val="0"/>
                  <w:marTop w:val="0"/>
                  <w:marBottom w:val="0"/>
                  <w:divBdr>
                    <w:top w:val="none" w:sz="0" w:space="0" w:color="auto"/>
                    <w:left w:val="none" w:sz="0" w:space="0" w:color="auto"/>
                    <w:bottom w:val="none" w:sz="0" w:space="0" w:color="auto"/>
                    <w:right w:val="none" w:sz="0" w:space="0" w:color="auto"/>
                  </w:divBdr>
                </w:div>
                <w:div w:id="807475013">
                  <w:marLeft w:val="640"/>
                  <w:marRight w:val="0"/>
                  <w:marTop w:val="0"/>
                  <w:marBottom w:val="0"/>
                  <w:divBdr>
                    <w:top w:val="none" w:sz="0" w:space="0" w:color="auto"/>
                    <w:left w:val="none" w:sz="0" w:space="0" w:color="auto"/>
                    <w:bottom w:val="none" w:sz="0" w:space="0" w:color="auto"/>
                    <w:right w:val="none" w:sz="0" w:space="0" w:color="auto"/>
                  </w:divBdr>
                </w:div>
                <w:div w:id="1300960525">
                  <w:marLeft w:val="640"/>
                  <w:marRight w:val="0"/>
                  <w:marTop w:val="0"/>
                  <w:marBottom w:val="0"/>
                  <w:divBdr>
                    <w:top w:val="none" w:sz="0" w:space="0" w:color="auto"/>
                    <w:left w:val="none" w:sz="0" w:space="0" w:color="auto"/>
                    <w:bottom w:val="none" w:sz="0" w:space="0" w:color="auto"/>
                    <w:right w:val="none" w:sz="0" w:space="0" w:color="auto"/>
                  </w:divBdr>
                </w:div>
                <w:div w:id="287325242">
                  <w:marLeft w:val="640"/>
                  <w:marRight w:val="0"/>
                  <w:marTop w:val="0"/>
                  <w:marBottom w:val="0"/>
                  <w:divBdr>
                    <w:top w:val="none" w:sz="0" w:space="0" w:color="auto"/>
                    <w:left w:val="none" w:sz="0" w:space="0" w:color="auto"/>
                    <w:bottom w:val="none" w:sz="0" w:space="0" w:color="auto"/>
                    <w:right w:val="none" w:sz="0" w:space="0" w:color="auto"/>
                  </w:divBdr>
                </w:div>
                <w:div w:id="142703049">
                  <w:marLeft w:val="640"/>
                  <w:marRight w:val="0"/>
                  <w:marTop w:val="0"/>
                  <w:marBottom w:val="0"/>
                  <w:divBdr>
                    <w:top w:val="none" w:sz="0" w:space="0" w:color="auto"/>
                    <w:left w:val="none" w:sz="0" w:space="0" w:color="auto"/>
                    <w:bottom w:val="none" w:sz="0" w:space="0" w:color="auto"/>
                    <w:right w:val="none" w:sz="0" w:space="0" w:color="auto"/>
                  </w:divBdr>
                </w:div>
                <w:div w:id="1348405627">
                  <w:marLeft w:val="640"/>
                  <w:marRight w:val="0"/>
                  <w:marTop w:val="0"/>
                  <w:marBottom w:val="0"/>
                  <w:divBdr>
                    <w:top w:val="none" w:sz="0" w:space="0" w:color="auto"/>
                    <w:left w:val="none" w:sz="0" w:space="0" w:color="auto"/>
                    <w:bottom w:val="none" w:sz="0" w:space="0" w:color="auto"/>
                    <w:right w:val="none" w:sz="0" w:space="0" w:color="auto"/>
                  </w:divBdr>
                </w:div>
                <w:div w:id="1306161782">
                  <w:marLeft w:val="640"/>
                  <w:marRight w:val="0"/>
                  <w:marTop w:val="0"/>
                  <w:marBottom w:val="0"/>
                  <w:divBdr>
                    <w:top w:val="none" w:sz="0" w:space="0" w:color="auto"/>
                    <w:left w:val="none" w:sz="0" w:space="0" w:color="auto"/>
                    <w:bottom w:val="none" w:sz="0" w:space="0" w:color="auto"/>
                    <w:right w:val="none" w:sz="0" w:space="0" w:color="auto"/>
                  </w:divBdr>
                </w:div>
                <w:div w:id="1198280017">
                  <w:marLeft w:val="640"/>
                  <w:marRight w:val="0"/>
                  <w:marTop w:val="0"/>
                  <w:marBottom w:val="0"/>
                  <w:divBdr>
                    <w:top w:val="none" w:sz="0" w:space="0" w:color="auto"/>
                    <w:left w:val="none" w:sz="0" w:space="0" w:color="auto"/>
                    <w:bottom w:val="none" w:sz="0" w:space="0" w:color="auto"/>
                    <w:right w:val="none" w:sz="0" w:space="0" w:color="auto"/>
                  </w:divBdr>
                </w:div>
                <w:div w:id="977298283">
                  <w:marLeft w:val="640"/>
                  <w:marRight w:val="0"/>
                  <w:marTop w:val="0"/>
                  <w:marBottom w:val="0"/>
                  <w:divBdr>
                    <w:top w:val="none" w:sz="0" w:space="0" w:color="auto"/>
                    <w:left w:val="none" w:sz="0" w:space="0" w:color="auto"/>
                    <w:bottom w:val="none" w:sz="0" w:space="0" w:color="auto"/>
                    <w:right w:val="none" w:sz="0" w:space="0" w:color="auto"/>
                  </w:divBdr>
                </w:div>
                <w:div w:id="697001191">
                  <w:marLeft w:val="640"/>
                  <w:marRight w:val="0"/>
                  <w:marTop w:val="0"/>
                  <w:marBottom w:val="0"/>
                  <w:divBdr>
                    <w:top w:val="none" w:sz="0" w:space="0" w:color="auto"/>
                    <w:left w:val="none" w:sz="0" w:space="0" w:color="auto"/>
                    <w:bottom w:val="none" w:sz="0" w:space="0" w:color="auto"/>
                    <w:right w:val="none" w:sz="0" w:space="0" w:color="auto"/>
                  </w:divBdr>
                </w:div>
                <w:div w:id="122043269">
                  <w:marLeft w:val="640"/>
                  <w:marRight w:val="0"/>
                  <w:marTop w:val="0"/>
                  <w:marBottom w:val="0"/>
                  <w:divBdr>
                    <w:top w:val="none" w:sz="0" w:space="0" w:color="auto"/>
                    <w:left w:val="none" w:sz="0" w:space="0" w:color="auto"/>
                    <w:bottom w:val="none" w:sz="0" w:space="0" w:color="auto"/>
                    <w:right w:val="none" w:sz="0" w:space="0" w:color="auto"/>
                  </w:divBdr>
                </w:div>
                <w:div w:id="2120685090">
                  <w:marLeft w:val="640"/>
                  <w:marRight w:val="0"/>
                  <w:marTop w:val="0"/>
                  <w:marBottom w:val="0"/>
                  <w:divBdr>
                    <w:top w:val="none" w:sz="0" w:space="0" w:color="auto"/>
                    <w:left w:val="none" w:sz="0" w:space="0" w:color="auto"/>
                    <w:bottom w:val="none" w:sz="0" w:space="0" w:color="auto"/>
                    <w:right w:val="none" w:sz="0" w:space="0" w:color="auto"/>
                  </w:divBdr>
                </w:div>
                <w:div w:id="629898539">
                  <w:marLeft w:val="640"/>
                  <w:marRight w:val="0"/>
                  <w:marTop w:val="0"/>
                  <w:marBottom w:val="0"/>
                  <w:divBdr>
                    <w:top w:val="none" w:sz="0" w:space="0" w:color="auto"/>
                    <w:left w:val="none" w:sz="0" w:space="0" w:color="auto"/>
                    <w:bottom w:val="none" w:sz="0" w:space="0" w:color="auto"/>
                    <w:right w:val="none" w:sz="0" w:space="0" w:color="auto"/>
                  </w:divBdr>
                </w:div>
                <w:div w:id="436100239">
                  <w:marLeft w:val="640"/>
                  <w:marRight w:val="0"/>
                  <w:marTop w:val="0"/>
                  <w:marBottom w:val="0"/>
                  <w:divBdr>
                    <w:top w:val="none" w:sz="0" w:space="0" w:color="auto"/>
                    <w:left w:val="none" w:sz="0" w:space="0" w:color="auto"/>
                    <w:bottom w:val="none" w:sz="0" w:space="0" w:color="auto"/>
                    <w:right w:val="none" w:sz="0" w:space="0" w:color="auto"/>
                  </w:divBdr>
                </w:div>
                <w:div w:id="1052441">
                  <w:marLeft w:val="640"/>
                  <w:marRight w:val="0"/>
                  <w:marTop w:val="0"/>
                  <w:marBottom w:val="0"/>
                  <w:divBdr>
                    <w:top w:val="none" w:sz="0" w:space="0" w:color="auto"/>
                    <w:left w:val="none" w:sz="0" w:space="0" w:color="auto"/>
                    <w:bottom w:val="none" w:sz="0" w:space="0" w:color="auto"/>
                    <w:right w:val="none" w:sz="0" w:space="0" w:color="auto"/>
                  </w:divBdr>
                </w:div>
                <w:div w:id="862088757">
                  <w:marLeft w:val="640"/>
                  <w:marRight w:val="0"/>
                  <w:marTop w:val="0"/>
                  <w:marBottom w:val="0"/>
                  <w:divBdr>
                    <w:top w:val="none" w:sz="0" w:space="0" w:color="auto"/>
                    <w:left w:val="none" w:sz="0" w:space="0" w:color="auto"/>
                    <w:bottom w:val="none" w:sz="0" w:space="0" w:color="auto"/>
                    <w:right w:val="none" w:sz="0" w:space="0" w:color="auto"/>
                  </w:divBdr>
                </w:div>
                <w:div w:id="210920776">
                  <w:marLeft w:val="640"/>
                  <w:marRight w:val="0"/>
                  <w:marTop w:val="0"/>
                  <w:marBottom w:val="0"/>
                  <w:divBdr>
                    <w:top w:val="none" w:sz="0" w:space="0" w:color="auto"/>
                    <w:left w:val="none" w:sz="0" w:space="0" w:color="auto"/>
                    <w:bottom w:val="none" w:sz="0" w:space="0" w:color="auto"/>
                    <w:right w:val="none" w:sz="0" w:space="0" w:color="auto"/>
                  </w:divBdr>
                </w:div>
                <w:div w:id="600339352">
                  <w:marLeft w:val="640"/>
                  <w:marRight w:val="0"/>
                  <w:marTop w:val="0"/>
                  <w:marBottom w:val="0"/>
                  <w:divBdr>
                    <w:top w:val="none" w:sz="0" w:space="0" w:color="auto"/>
                    <w:left w:val="none" w:sz="0" w:space="0" w:color="auto"/>
                    <w:bottom w:val="none" w:sz="0" w:space="0" w:color="auto"/>
                    <w:right w:val="none" w:sz="0" w:space="0" w:color="auto"/>
                  </w:divBdr>
                </w:div>
                <w:div w:id="894850413">
                  <w:marLeft w:val="640"/>
                  <w:marRight w:val="0"/>
                  <w:marTop w:val="0"/>
                  <w:marBottom w:val="0"/>
                  <w:divBdr>
                    <w:top w:val="none" w:sz="0" w:space="0" w:color="auto"/>
                    <w:left w:val="none" w:sz="0" w:space="0" w:color="auto"/>
                    <w:bottom w:val="none" w:sz="0" w:space="0" w:color="auto"/>
                    <w:right w:val="none" w:sz="0" w:space="0" w:color="auto"/>
                  </w:divBdr>
                </w:div>
                <w:div w:id="1461917283">
                  <w:marLeft w:val="640"/>
                  <w:marRight w:val="0"/>
                  <w:marTop w:val="0"/>
                  <w:marBottom w:val="0"/>
                  <w:divBdr>
                    <w:top w:val="none" w:sz="0" w:space="0" w:color="auto"/>
                    <w:left w:val="none" w:sz="0" w:space="0" w:color="auto"/>
                    <w:bottom w:val="none" w:sz="0" w:space="0" w:color="auto"/>
                    <w:right w:val="none" w:sz="0" w:space="0" w:color="auto"/>
                  </w:divBdr>
                </w:div>
                <w:div w:id="1670596828">
                  <w:marLeft w:val="640"/>
                  <w:marRight w:val="0"/>
                  <w:marTop w:val="0"/>
                  <w:marBottom w:val="0"/>
                  <w:divBdr>
                    <w:top w:val="none" w:sz="0" w:space="0" w:color="auto"/>
                    <w:left w:val="none" w:sz="0" w:space="0" w:color="auto"/>
                    <w:bottom w:val="none" w:sz="0" w:space="0" w:color="auto"/>
                    <w:right w:val="none" w:sz="0" w:space="0" w:color="auto"/>
                  </w:divBdr>
                </w:div>
                <w:div w:id="1179389981">
                  <w:marLeft w:val="640"/>
                  <w:marRight w:val="0"/>
                  <w:marTop w:val="0"/>
                  <w:marBottom w:val="0"/>
                  <w:divBdr>
                    <w:top w:val="none" w:sz="0" w:space="0" w:color="auto"/>
                    <w:left w:val="none" w:sz="0" w:space="0" w:color="auto"/>
                    <w:bottom w:val="none" w:sz="0" w:space="0" w:color="auto"/>
                    <w:right w:val="none" w:sz="0" w:space="0" w:color="auto"/>
                  </w:divBdr>
                </w:div>
              </w:divsChild>
            </w:div>
            <w:div w:id="798375048">
              <w:marLeft w:val="0"/>
              <w:marRight w:val="0"/>
              <w:marTop w:val="0"/>
              <w:marBottom w:val="0"/>
              <w:divBdr>
                <w:top w:val="none" w:sz="0" w:space="0" w:color="auto"/>
                <w:left w:val="none" w:sz="0" w:space="0" w:color="auto"/>
                <w:bottom w:val="none" w:sz="0" w:space="0" w:color="auto"/>
                <w:right w:val="none" w:sz="0" w:space="0" w:color="auto"/>
              </w:divBdr>
              <w:divsChild>
                <w:div w:id="1686129716">
                  <w:marLeft w:val="640"/>
                  <w:marRight w:val="0"/>
                  <w:marTop w:val="0"/>
                  <w:marBottom w:val="0"/>
                  <w:divBdr>
                    <w:top w:val="none" w:sz="0" w:space="0" w:color="auto"/>
                    <w:left w:val="none" w:sz="0" w:space="0" w:color="auto"/>
                    <w:bottom w:val="none" w:sz="0" w:space="0" w:color="auto"/>
                    <w:right w:val="none" w:sz="0" w:space="0" w:color="auto"/>
                  </w:divBdr>
                </w:div>
                <w:div w:id="136845919">
                  <w:marLeft w:val="640"/>
                  <w:marRight w:val="0"/>
                  <w:marTop w:val="0"/>
                  <w:marBottom w:val="0"/>
                  <w:divBdr>
                    <w:top w:val="none" w:sz="0" w:space="0" w:color="auto"/>
                    <w:left w:val="none" w:sz="0" w:space="0" w:color="auto"/>
                    <w:bottom w:val="none" w:sz="0" w:space="0" w:color="auto"/>
                    <w:right w:val="none" w:sz="0" w:space="0" w:color="auto"/>
                  </w:divBdr>
                </w:div>
                <w:div w:id="873155822">
                  <w:marLeft w:val="640"/>
                  <w:marRight w:val="0"/>
                  <w:marTop w:val="0"/>
                  <w:marBottom w:val="0"/>
                  <w:divBdr>
                    <w:top w:val="none" w:sz="0" w:space="0" w:color="auto"/>
                    <w:left w:val="none" w:sz="0" w:space="0" w:color="auto"/>
                    <w:bottom w:val="none" w:sz="0" w:space="0" w:color="auto"/>
                    <w:right w:val="none" w:sz="0" w:space="0" w:color="auto"/>
                  </w:divBdr>
                </w:div>
                <w:div w:id="1685283378">
                  <w:marLeft w:val="640"/>
                  <w:marRight w:val="0"/>
                  <w:marTop w:val="0"/>
                  <w:marBottom w:val="0"/>
                  <w:divBdr>
                    <w:top w:val="none" w:sz="0" w:space="0" w:color="auto"/>
                    <w:left w:val="none" w:sz="0" w:space="0" w:color="auto"/>
                    <w:bottom w:val="none" w:sz="0" w:space="0" w:color="auto"/>
                    <w:right w:val="none" w:sz="0" w:space="0" w:color="auto"/>
                  </w:divBdr>
                </w:div>
                <w:div w:id="1292518977">
                  <w:marLeft w:val="640"/>
                  <w:marRight w:val="0"/>
                  <w:marTop w:val="0"/>
                  <w:marBottom w:val="0"/>
                  <w:divBdr>
                    <w:top w:val="none" w:sz="0" w:space="0" w:color="auto"/>
                    <w:left w:val="none" w:sz="0" w:space="0" w:color="auto"/>
                    <w:bottom w:val="none" w:sz="0" w:space="0" w:color="auto"/>
                    <w:right w:val="none" w:sz="0" w:space="0" w:color="auto"/>
                  </w:divBdr>
                </w:div>
                <w:div w:id="1206522308">
                  <w:marLeft w:val="640"/>
                  <w:marRight w:val="0"/>
                  <w:marTop w:val="0"/>
                  <w:marBottom w:val="0"/>
                  <w:divBdr>
                    <w:top w:val="none" w:sz="0" w:space="0" w:color="auto"/>
                    <w:left w:val="none" w:sz="0" w:space="0" w:color="auto"/>
                    <w:bottom w:val="none" w:sz="0" w:space="0" w:color="auto"/>
                    <w:right w:val="none" w:sz="0" w:space="0" w:color="auto"/>
                  </w:divBdr>
                </w:div>
                <w:div w:id="718281163">
                  <w:marLeft w:val="640"/>
                  <w:marRight w:val="0"/>
                  <w:marTop w:val="0"/>
                  <w:marBottom w:val="0"/>
                  <w:divBdr>
                    <w:top w:val="none" w:sz="0" w:space="0" w:color="auto"/>
                    <w:left w:val="none" w:sz="0" w:space="0" w:color="auto"/>
                    <w:bottom w:val="none" w:sz="0" w:space="0" w:color="auto"/>
                    <w:right w:val="none" w:sz="0" w:space="0" w:color="auto"/>
                  </w:divBdr>
                </w:div>
                <w:div w:id="2104257030">
                  <w:marLeft w:val="640"/>
                  <w:marRight w:val="0"/>
                  <w:marTop w:val="0"/>
                  <w:marBottom w:val="0"/>
                  <w:divBdr>
                    <w:top w:val="none" w:sz="0" w:space="0" w:color="auto"/>
                    <w:left w:val="none" w:sz="0" w:space="0" w:color="auto"/>
                    <w:bottom w:val="none" w:sz="0" w:space="0" w:color="auto"/>
                    <w:right w:val="none" w:sz="0" w:space="0" w:color="auto"/>
                  </w:divBdr>
                </w:div>
                <w:div w:id="47609220">
                  <w:marLeft w:val="640"/>
                  <w:marRight w:val="0"/>
                  <w:marTop w:val="0"/>
                  <w:marBottom w:val="0"/>
                  <w:divBdr>
                    <w:top w:val="none" w:sz="0" w:space="0" w:color="auto"/>
                    <w:left w:val="none" w:sz="0" w:space="0" w:color="auto"/>
                    <w:bottom w:val="none" w:sz="0" w:space="0" w:color="auto"/>
                    <w:right w:val="none" w:sz="0" w:space="0" w:color="auto"/>
                  </w:divBdr>
                </w:div>
                <w:div w:id="1855341701">
                  <w:marLeft w:val="640"/>
                  <w:marRight w:val="0"/>
                  <w:marTop w:val="0"/>
                  <w:marBottom w:val="0"/>
                  <w:divBdr>
                    <w:top w:val="none" w:sz="0" w:space="0" w:color="auto"/>
                    <w:left w:val="none" w:sz="0" w:space="0" w:color="auto"/>
                    <w:bottom w:val="none" w:sz="0" w:space="0" w:color="auto"/>
                    <w:right w:val="none" w:sz="0" w:space="0" w:color="auto"/>
                  </w:divBdr>
                </w:div>
                <w:div w:id="1137646569">
                  <w:marLeft w:val="640"/>
                  <w:marRight w:val="0"/>
                  <w:marTop w:val="0"/>
                  <w:marBottom w:val="0"/>
                  <w:divBdr>
                    <w:top w:val="none" w:sz="0" w:space="0" w:color="auto"/>
                    <w:left w:val="none" w:sz="0" w:space="0" w:color="auto"/>
                    <w:bottom w:val="none" w:sz="0" w:space="0" w:color="auto"/>
                    <w:right w:val="none" w:sz="0" w:space="0" w:color="auto"/>
                  </w:divBdr>
                </w:div>
                <w:div w:id="968701261">
                  <w:marLeft w:val="640"/>
                  <w:marRight w:val="0"/>
                  <w:marTop w:val="0"/>
                  <w:marBottom w:val="0"/>
                  <w:divBdr>
                    <w:top w:val="none" w:sz="0" w:space="0" w:color="auto"/>
                    <w:left w:val="none" w:sz="0" w:space="0" w:color="auto"/>
                    <w:bottom w:val="none" w:sz="0" w:space="0" w:color="auto"/>
                    <w:right w:val="none" w:sz="0" w:space="0" w:color="auto"/>
                  </w:divBdr>
                </w:div>
                <w:div w:id="1788964406">
                  <w:marLeft w:val="640"/>
                  <w:marRight w:val="0"/>
                  <w:marTop w:val="0"/>
                  <w:marBottom w:val="0"/>
                  <w:divBdr>
                    <w:top w:val="none" w:sz="0" w:space="0" w:color="auto"/>
                    <w:left w:val="none" w:sz="0" w:space="0" w:color="auto"/>
                    <w:bottom w:val="none" w:sz="0" w:space="0" w:color="auto"/>
                    <w:right w:val="none" w:sz="0" w:space="0" w:color="auto"/>
                  </w:divBdr>
                </w:div>
                <w:div w:id="987704295">
                  <w:marLeft w:val="640"/>
                  <w:marRight w:val="0"/>
                  <w:marTop w:val="0"/>
                  <w:marBottom w:val="0"/>
                  <w:divBdr>
                    <w:top w:val="none" w:sz="0" w:space="0" w:color="auto"/>
                    <w:left w:val="none" w:sz="0" w:space="0" w:color="auto"/>
                    <w:bottom w:val="none" w:sz="0" w:space="0" w:color="auto"/>
                    <w:right w:val="none" w:sz="0" w:space="0" w:color="auto"/>
                  </w:divBdr>
                </w:div>
                <w:div w:id="1689714771">
                  <w:marLeft w:val="640"/>
                  <w:marRight w:val="0"/>
                  <w:marTop w:val="0"/>
                  <w:marBottom w:val="0"/>
                  <w:divBdr>
                    <w:top w:val="none" w:sz="0" w:space="0" w:color="auto"/>
                    <w:left w:val="none" w:sz="0" w:space="0" w:color="auto"/>
                    <w:bottom w:val="none" w:sz="0" w:space="0" w:color="auto"/>
                    <w:right w:val="none" w:sz="0" w:space="0" w:color="auto"/>
                  </w:divBdr>
                </w:div>
                <w:div w:id="129906382">
                  <w:marLeft w:val="640"/>
                  <w:marRight w:val="0"/>
                  <w:marTop w:val="0"/>
                  <w:marBottom w:val="0"/>
                  <w:divBdr>
                    <w:top w:val="none" w:sz="0" w:space="0" w:color="auto"/>
                    <w:left w:val="none" w:sz="0" w:space="0" w:color="auto"/>
                    <w:bottom w:val="none" w:sz="0" w:space="0" w:color="auto"/>
                    <w:right w:val="none" w:sz="0" w:space="0" w:color="auto"/>
                  </w:divBdr>
                </w:div>
                <w:div w:id="659433574">
                  <w:marLeft w:val="640"/>
                  <w:marRight w:val="0"/>
                  <w:marTop w:val="0"/>
                  <w:marBottom w:val="0"/>
                  <w:divBdr>
                    <w:top w:val="none" w:sz="0" w:space="0" w:color="auto"/>
                    <w:left w:val="none" w:sz="0" w:space="0" w:color="auto"/>
                    <w:bottom w:val="none" w:sz="0" w:space="0" w:color="auto"/>
                    <w:right w:val="none" w:sz="0" w:space="0" w:color="auto"/>
                  </w:divBdr>
                </w:div>
                <w:div w:id="1733112568">
                  <w:marLeft w:val="640"/>
                  <w:marRight w:val="0"/>
                  <w:marTop w:val="0"/>
                  <w:marBottom w:val="0"/>
                  <w:divBdr>
                    <w:top w:val="none" w:sz="0" w:space="0" w:color="auto"/>
                    <w:left w:val="none" w:sz="0" w:space="0" w:color="auto"/>
                    <w:bottom w:val="none" w:sz="0" w:space="0" w:color="auto"/>
                    <w:right w:val="none" w:sz="0" w:space="0" w:color="auto"/>
                  </w:divBdr>
                </w:div>
                <w:div w:id="1632902595">
                  <w:marLeft w:val="640"/>
                  <w:marRight w:val="0"/>
                  <w:marTop w:val="0"/>
                  <w:marBottom w:val="0"/>
                  <w:divBdr>
                    <w:top w:val="none" w:sz="0" w:space="0" w:color="auto"/>
                    <w:left w:val="none" w:sz="0" w:space="0" w:color="auto"/>
                    <w:bottom w:val="none" w:sz="0" w:space="0" w:color="auto"/>
                    <w:right w:val="none" w:sz="0" w:space="0" w:color="auto"/>
                  </w:divBdr>
                </w:div>
                <w:div w:id="1371761804">
                  <w:marLeft w:val="640"/>
                  <w:marRight w:val="0"/>
                  <w:marTop w:val="0"/>
                  <w:marBottom w:val="0"/>
                  <w:divBdr>
                    <w:top w:val="none" w:sz="0" w:space="0" w:color="auto"/>
                    <w:left w:val="none" w:sz="0" w:space="0" w:color="auto"/>
                    <w:bottom w:val="none" w:sz="0" w:space="0" w:color="auto"/>
                    <w:right w:val="none" w:sz="0" w:space="0" w:color="auto"/>
                  </w:divBdr>
                </w:div>
                <w:div w:id="1460682411">
                  <w:marLeft w:val="640"/>
                  <w:marRight w:val="0"/>
                  <w:marTop w:val="0"/>
                  <w:marBottom w:val="0"/>
                  <w:divBdr>
                    <w:top w:val="none" w:sz="0" w:space="0" w:color="auto"/>
                    <w:left w:val="none" w:sz="0" w:space="0" w:color="auto"/>
                    <w:bottom w:val="none" w:sz="0" w:space="0" w:color="auto"/>
                    <w:right w:val="none" w:sz="0" w:space="0" w:color="auto"/>
                  </w:divBdr>
                </w:div>
                <w:div w:id="1308364287">
                  <w:marLeft w:val="640"/>
                  <w:marRight w:val="0"/>
                  <w:marTop w:val="0"/>
                  <w:marBottom w:val="0"/>
                  <w:divBdr>
                    <w:top w:val="none" w:sz="0" w:space="0" w:color="auto"/>
                    <w:left w:val="none" w:sz="0" w:space="0" w:color="auto"/>
                    <w:bottom w:val="none" w:sz="0" w:space="0" w:color="auto"/>
                    <w:right w:val="none" w:sz="0" w:space="0" w:color="auto"/>
                  </w:divBdr>
                </w:div>
                <w:div w:id="2021613674">
                  <w:marLeft w:val="640"/>
                  <w:marRight w:val="0"/>
                  <w:marTop w:val="0"/>
                  <w:marBottom w:val="0"/>
                  <w:divBdr>
                    <w:top w:val="none" w:sz="0" w:space="0" w:color="auto"/>
                    <w:left w:val="none" w:sz="0" w:space="0" w:color="auto"/>
                    <w:bottom w:val="none" w:sz="0" w:space="0" w:color="auto"/>
                    <w:right w:val="none" w:sz="0" w:space="0" w:color="auto"/>
                  </w:divBdr>
                </w:div>
                <w:div w:id="1745444631">
                  <w:marLeft w:val="640"/>
                  <w:marRight w:val="0"/>
                  <w:marTop w:val="0"/>
                  <w:marBottom w:val="0"/>
                  <w:divBdr>
                    <w:top w:val="none" w:sz="0" w:space="0" w:color="auto"/>
                    <w:left w:val="none" w:sz="0" w:space="0" w:color="auto"/>
                    <w:bottom w:val="none" w:sz="0" w:space="0" w:color="auto"/>
                    <w:right w:val="none" w:sz="0" w:space="0" w:color="auto"/>
                  </w:divBdr>
                </w:div>
                <w:div w:id="229654162">
                  <w:marLeft w:val="640"/>
                  <w:marRight w:val="0"/>
                  <w:marTop w:val="0"/>
                  <w:marBottom w:val="0"/>
                  <w:divBdr>
                    <w:top w:val="none" w:sz="0" w:space="0" w:color="auto"/>
                    <w:left w:val="none" w:sz="0" w:space="0" w:color="auto"/>
                    <w:bottom w:val="none" w:sz="0" w:space="0" w:color="auto"/>
                    <w:right w:val="none" w:sz="0" w:space="0" w:color="auto"/>
                  </w:divBdr>
                </w:div>
                <w:div w:id="150566966">
                  <w:marLeft w:val="640"/>
                  <w:marRight w:val="0"/>
                  <w:marTop w:val="0"/>
                  <w:marBottom w:val="0"/>
                  <w:divBdr>
                    <w:top w:val="none" w:sz="0" w:space="0" w:color="auto"/>
                    <w:left w:val="none" w:sz="0" w:space="0" w:color="auto"/>
                    <w:bottom w:val="none" w:sz="0" w:space="0" w:color="auto"/>
                    <w:right w:val="none" w:sz="0" w:space="0" w:color="auto"/>
                  </w:divBdr>
                </w:div>
                <w:div w:id="1418594022">
                  <w:marLeft w:val="640"/>
                  <w:marRight w:val="0"/>
                  <w:marTop w:val="0"/>
                  <w:marBottom w:val="0"/>
                  <w:divBdr>
                    <w:top w:val="none" w:sz="0" w:space="0" w:color="auto"/>
                    <w:left w:val="none" w:sz="0" w:space="0" w:color="auto"/>
                    <w:bottom w:val="none" w:sz="0" w:space="0" w:color="auto"/>
                    <w:right w:val="none" w:sz="0" w:space="0" w:color="auto"/>
                  </w:divBdr>
                </w:div>
                <w:div w:id="1030833833">
                  <w:marLeft w:val="640"/>
                  <w:marRight w:val="0"/>
                  <w:marTop w:val="0"/>
                  <w:marBottom w:val="0"/>
                  <w:divBdr>
                    <w:top w:val="none" w:sz="0" w:space="0" w:color="auto"/>
                    <w:left w:val="none" w:sz="0" w:space="0" w:color="auto"/>
                    <w:bottom w:val="none" w:sz="0" w:space="0" w:color="auto"/>
                    <w:right w:val="none" w:sz="0" w:space="0" w:color="auto"/>
                  </w:divBdr>
                </w:div>
                <w:div w:id="1656497483">
                  <w:marLeft w:val="640"/>
                  <w:marRight w:val="0"/>
                  <w:marTop w:val="0"/>
                  <w:marBottom w:val="0"/>
                  <w:divBdr>
                    <w:top w:val="none" w:sz="0" w:space="0" w:color="auto"/>
                    <w:left w:val="none" w:sz="0" w:space="0" w:color="auto"/>
                    <w:bottom w:val="none" w:sz="0" w:space="0" w:color="auto"/>
                    <w:right w:val="none" w:sz="0" w:space="0" w:color="auto"/>
                  </w:divBdr>
                </w:div>
                <w:div w:id="1119301485">
                  <w:marLeft w:val="640"/>
                  <w:marRight w:val="0"/>
                  <w:marTop w:val="0"/>
                  <w:marBottom w:val="0"/>
                  <w:divBdr>
                    <w:top w:val="none" w:sz="0" w:space="0" w:color="auto"/>
                    <w:left w:val="none" w:sz="0" w:space="0" w:color="auto"/>
                    <w:bottom w:val="none" w:sz="0" w:space="0" w:color="auto"/>
                    <w:right w:val="none" w:sz="0" w:space="0" w:color="auto"/>
                  </w:divBdr>
                </w:div>
                <w:div w:id="2031757820">
                  <w:marLeft w:val="640"/>
                  <w:marRight w:val="0"/>
                  <w:marTop w:val="0"/>
                  <w:marBottom w:val="0"/>
                  <w:divBdr>
                    <w:top w:val="none" w:sz="0" w:space="0" w:color="auto"/>
                    <w:left w:val="none" w:sz="0" w:space="0" w:color="auto"/>
                    <w:bottom w:val="none" w:sz="0" w:space="0" w:color="auto"/>
                    <w:right w:val="none" w:sz="0" w:space="0" w:color="auto"/>
                  </w:divBdr>
                </w:div>
                <w:div w:id="1175073055">
                  <w:marLeft w:val="640"/>
                  <w:marRight w:val="0"/>
                  <w:marTop w:val="0"/>
                  <w:marBottom w:val="0"/>
                  <w:divBdr>
                    <w:top w:val="none" w:sz="0" w:space="0" w:color="auto"/>
                    <w:left w:val="none" w:sz="0" w:space="0" w:color="auto"/>
                    <w:bottom w:val="none" w:sz="0" w:space="0" w:color="auto"/>
                    <w:right w:val="none" w:sz="0" w:space="0" w:color="auto"/>
                  </w:divBdr>
                </w:div>
                <w:div w:id="414129859">
                  <w:marLeft w:val="640"/>
                  <w:marRight w:val="0"/>
                  <w:marTop w:val="0"/>
                  <w:marBottom w:val="0"/>
                  <w:divBdr>
                    <w:top w:val="none" w:sz="0" w:space="0" w:color="auto"/>
                    <w:left w:val="none" w:sz="0" w:space="0" w:color="auto"/>
                    <w:bottom w:val="none" w:sz="0" w:space="0" w:color="auto"/>
                    <w:right w:val="none" w:sz="0" w:space="0" w:color="auto"/>
                  </w:divBdr>
                </w:div>
                <w:div w:id="600913063">
                  <w:marLeft w:val="640"/>
                  <w:marRight w:val="0"/>
                  <w:marTop w:val="0"/>
                  <w:marBottom w:val="0"/>
                  <w:divBdr>
                    <w:top w:val="none" w:sz="0" w:space="0" w:color="auto"/>
                    <w:left w:val="none" w:sz="0" w:space="0" w:color="auto"/>
                    <w:bottom w:val="none" w:sz="0" w:space="0" w:color="auto"/>
                    <w:right w:val="none" w:sz="0" w:space="0" w:color="auto"/>
                  </w:divBdr>
                </w:div>
                <w:div w:id="232469235">
                  <w:marLeft w:val="640"/>
                  <w:marRight w:val="0"/>
                  <w:marTop w:val="0"/>
                  <w:marBottom w:val="0"/>
                  <w:divBdr>
                    <w:top w:val="none" w:sz="0" w:space="0" w:color="auto"/>
                    <w:left w:val="none" w:sz="0" w:space="0" w:color="auto"/>
                    <w:bottom w:val="none" w:sz="0" w:space="0" w:color="auto"/>
                    <w:right w:val="none" w:sz="0" w:space="0" w:color="auto"/>
                  </w:divBdr>
                </w:div>
                <w:div w:id="964194891">
                  <w:marLeft w:val="640"/>
                  <w:marRight w:val="0"/>
                  <w:marTop w:val="0"/>
                  <w:marBottom w:val="0"/>
                  <w:divBdr>
                    <w:top w:val="none" w:sz="0" w:space="0" w:color="auto"/>
                    <w:left w:val="none" w:sz="0" w:space="0" w:color="auto"/>
                    <w:bottom w:val="none" w:sz="0" w:space="0" w:color="auto"/>
                    <w:right w:val="none" w:sz="0" w:space="0" w:color="auto"/>
                  </w:divBdr>
                </w:div>
                <w:div w:id="1395540682">
                  <w:marLeft w:val="640"/>
                  <w:marRight w:val="0"/>
                  <w:marTop w:val="0"/>
                  <w:marBottom w:val="0"/>
                  <w:divBdr>
                    <w:top w:val="none" w:sz="0" w:space="0" w:color="auto"/>
                    <w:left w:val="none" w:sz="0" w:space="0" w:color="auto"/>
                    <w:bottom w:val="none" w:sz="0" w:space="0" w:color="auto"/>
                    <w:right w:val="none" w:sz="0" w:space="0" w:color="auto"/>
                  </w:divBdr>
                </w:div>
                <w:div w:id="1260061700">
                  <w:marLeft w:val="640"/>
                  <w:marRight w:val="0"/>
                  <w:marTop w:val="0"/>
                  <w:marBottom w:val="0"/>
                  <w:divBdr>
                    <w:top w:val="none" w:sz="0" w:space="0" w:color="auto"/>
                    <w:left w:val="none" w:sz="0" w:space="0" w:color="auto"/>
                    <w:bottom w:val="none" w:sz="0" w:space="0" w:color="auto"/>
                    <w:right w:val="none" w:sz="0" w:space="0" w:color="auto"/>
                  </w:divBdr>
                </w:div>
                <w:div w:id="156192024">
                  <w:marLeft w:val="640"/>
                  <w:marRight w:val="0"/>
                  <w:marTop w:val="0"/>
                  <w:marBottom w:val="0"/>
                  <w:divBdr>
                    <w:top w:val="none" w:sz="0" w:space="0" w:color="auto"/>
                    <w:left w:val="none" w:sz="0" w:space="0" w:color="auto"/>
                    <w:bottom w:val="none" w:sz="0" w:space="0" w:color="auto"/>
                    <w:right w:val="none" w:sz="0" w:space="0" w:color="auto"/>
                  </w:divBdr>
                </w:div>
                <w:div w:id="932081229">
                  <w:marLeft w:val="640"/>
                  <w:marRight w:val="0"/>
                  <w:marTop w:val="0"/>
                  <w:marBottom w:val="0"/>
                  <w:divBdr>
                    <w:top w:val="none" w:sz="0" w:space="0" w:color="auto"/>
                    <w:left w:val="none" w:sz="0" w:space="0" w:color="auto"/>
                    <w:bottom w:val="none" w:sz="0" w:space="0" w:color="auto"/>
                    <w:right w:val="none" w:sz="0" w:space="0" w:color="auto"/>
                  </w:divBdr>
                </w:div>
                <w:div w:id="463079229">
                  <w:marLeft w:val="640"/>
                  <w:marRight w:val="0"/>
                  <w:marTop w:val="0"/>
                  <w:marBottom w:val="0"/>
                  <w:divBdr>
                    <w:top w:val="none" w:sz="0" w:space="0" w:color="auto"/>
                    <w:left w:val="none" w:sz="0" w:space="0" w:color="auto"/>
                    <w:bottom w:val="none" w:sz="0" w:space="0" w:color="auto"/>
                    <w:right w:val="none" w:sz="0" w:space="0" w:color="auto"/>
                  </w:divBdr>
                </w:div>
                <w:div w:id="681784191">
                  <w:marLeft w:val="640"/>
                  <w:marRight w:val="0"/>
                  <w:marTop w:val="0"/>
                  <w:marBottom w:val="0"/>
                  <w:divBdr>
                    <w:top w:val="none" w:sz="0" w:space="0" w:color="auto"/>
                    <w:left w:val="none" w:sz="0" w:space="0" w:color="auto"/>
                    <w:bottom w:val="none" w:sz="0" w:space="0" w:color="auto"/>
                    <w:right w:val="none" w:sz="0" w:space="0" w:color="auto"/>
                  </w:divBdr>
                </w:div>
                <w:div w:id="760878568">
                  <w:marLeft w:val="640"/>
                  <w:marRight w:val="0"/>
                  <w:marTop w:val="0"/>
                  <w:marBottom w:val="0"/>
                  <w:divBdr>
                    <w:top w:val="none" w:sz="0" w:space="0" w:color="auto"/>
                    <w:left w:val="none" w:sz="0" w:space="0" w:color="auto"/>
                    <w:bottom w:val="none" w:sz="0" w:space="0" w:color="auto"/>
                    <w:right w:val="none" w:sz="0" w:space="0" w:color="auto"/>
                  </w:divBdr>
                </w:div>
                <w:div w:id="1998417220">
                  <w:marLeft w:val="640"/>
                  <w:marRight w:val="0"/>
                  <w:marTop w:val="0"/>
                  <w:marBottom w:val="0"/>
                  <w:divBdr>
                    <w:top w:val="none" w:sz="0" w:space="0" w:color="auto"/>
                    <w:left w:val="none" w:sz="0" w:space="0" w:color="auto"/>
                    <w:bottom w:val="none" w:sz="0" w:space="0" w:color="auto"/>
                    <w:right w:val="none" w:sz="0" w:space="0" w:color="auto"/>
                  </w:divBdr>
                </w:div>
                <w:div w:id="36322277">
                  <w:marLeft w:val="640"/>
                  <w:marRight w:val="0"/>
                  <w:marTop w:val="0"/>
                  <w:marBottom w:val="0"/>
                  <w:divBdr>
                    <w:top w:val="none" w:sz="0" w:space="0" w:color="auto"/>
                    <w:left w:val="none" w:sz="0" w:space="0" w:color="auto"/>
                    <w:bottom w:val="none" w:sz="0" w:space="0" w:color="auto"/>
                    <w:right w:val="none" w:sz="0" w:space="0" w:color="auto"/>
                  </w:divBdr>
                </w:div>
                <w:div w:id="1275479609">
                  <w:marLeft w:val="640"/>
                  <w:marRight w:val="0"/>
                  <w:marTop w:val="0"/>
                  <w:marBottom w:val="0"/>
                  <w:divBdr>
                    <w:top w:val="none" w:sz="0" w:space="0" w:color="auto"/>
                    <w:left w:val="none" w:sz="0" w:space="0" w:color="auto"/>
                    <w:bottom w:val="none" w:sz="0" w:space="0" w:color="auto"/>
                    <w:right w:val="none" w:sz="0" w:space="0" w:color="auto"/>
                  </w:divBdr>
                </w:div>
                <w:div w:id="145632990">
                  <w:marLeft w:val="640"/>
                  <w:marRight w:val="0"/>
                  <w:marTop w:val="0"/>
                  <w:marBottom w:val="0"/>
                  <w:divBdr>
                    <w:top w:val="none" w:sz="0" w:space="0" w:color="auto"/>
                    <w:left w:val="none" w:sz="0" w:space="0" w:color="auto"/>
                    <w:bottom w:val="none" w:sz="0" w:space="0" w:color="auto"/>
                    <w:right w:val="none" w:sz="0" w:space="0" w:color="auto"/>
                  </w:divBdr>
                </w:div>
                <w:div w:id="157162621">
                  <w:marLeft w:val="640"/>
                  <w:marRight w:val="0"/>
                  <w:marTop w:val="0"/>
                  <w:marBottom w:val="0"/>
                  <w:divBdr>
                    <w:top w:val="none" w:sz="0" w:space="0" w:color="auto"/>
                    <w:left w:val="none" w:sz="0" w:space="0" w:color="auto"/>
                    <w:bottom w:val="none" w:sz="0" w:space="0" w:color="auto"/>
                    <w:right w:val="none" w:sz="0" w:space="0" w:color="auto"/>
                  </w:divBdr>
                </w:div>
                <w:div w:id="2096972283">
                  <w:marLeft w:val="640"/>
                  <w:marRight w:val="0"/>
                  <w:marTop w:val="0"/>
                  <w:marBottom w:val="0"/>
                  <w:divBdr>
                    <w:top w:val="none" w:sz="0" w:space="0" w:color="auto"/>
                    <w:left w:val="none" w:sz="0" w:space="0" w:color="auto"/>
                    <w:bottom w:val="none" w:sz="0" w:space="0" w:color="auto"/>
                    <w:right w:val="none" w:sz="0" w:space="0" w:color="auto"/>
                  </w:divBdr>
                </w:div>
                <w:div w:id="1608150889">
                  <w:marLeft w:val="640"/>
                  <w:marRight w:val="0"/>
                  <w:marTop w:val="0"/>
                  <w:marBottom w:val="0"/>
                  <w:divBdr>
                    <w:top w:val="none" w:sz="0" w:space="0" w:color="auto"/>
                    <w:left w:val="none" w:sz="0" w:space="0" w:color="auto"/>
                    <w:bottom w:val="none" w:sz="0" w:space="0" w:color="auto"/>
                    <w:right w:val="none" w:sz="0" w:space="0" w:color="auto"/>
                  </w:divBdr>
                </w:div>
              </w:divsChild>
            </w:div>
            <w:div w:id="1154027879">
              <w:marLeft w:val="0"/>
              <w:marRight w:val="0"/>
              <w:marTop w:val="0"/>
              <w:marBottom w:val="0"/>
              <w:divBdr>
                <w:top w:val="none" w:sz="0" w:space="0" w:color="auto"/>
                <w:left w:val="none" w:sz="0" w:space="0" w:color="auto"/>
                <w:bottom w:val="none" w:sz="0" w:space="0" w:color="auto"/>
                <w:right w:val="none" w:sz="0" w:space="0" w:color="auto"/>
              </w:divBdr>
              <w:divsChild>
                <w:div w:id="696586589">
                  <w:marLeft w:val="640"/>
                  <w:marRight w:val="0"/>
                  <w:marTop w:val="0"/>
                  <w:marBottom w:val="0"/>
                  <w:divBdr>
                    <w:top w:val="none" w:sz="0" w:space="0" w:color="auto"/>
                    <w:left w:val="none" w:sz="0" w:space="0" w:color="auto"/>
                    <w:bottom w:val="none" w:sz="0" w:space="0" w:color="auto"/>
                    <w:right w:val="none" w:sz="0" w:space="0" w:color="auto"/>
                  </w:divBdr>
                </w:div>
                <w:div w:id="419453091">
                  <w:marLeft w:val="640"/>
                  <w:marRight w:val="0"/>
                  <w:marTop w:val="0"/>
                  <w:marBottom w:val="0"/>
                  <w:divBdr>
                    <w:top w:val="none" w:sz="0" w:space="0" w:color="auto"/>
                    <w:left w:val="none" w:sz="0" w:space="0" w:color="auto"/>
                    <w:bottom w:val="none" w:sz="0" w:space="0" w:color="auto"/>
                    <w:right w:val="none" w:sz="0" w:space="0" w:color="auto"/>
                  </w:divBdr>
                </w:div>
                <w:div w:id="434904032">
                  <w:marLeft w:val="640"/>
                  <w:marRight w:val="0"/>
                  <w:marTop w:val="0"/>
                  <w:marBottom w:val="0"/>
                  <w:divBdr>
                    <w:top w:val="none" w:sz="0" w:space="0" w:color="auto"/>
                    <w:left w:val="none" w:sz="0" w:space="0" w:color="auto"/>
                    <w:bottom w:val="none" w:sz="0" w:space="0" w:color="auto"/>
                    <w:right w:val="none" w:sz="0" w:space="0" w:color="auto"/>
                  </w:divBdr>
                </w:div>
                <w:div w:id="1598826140">
                  <w:marLeft w:val="640"/>
                  <w:marRight w:val="0"/>
                  <w:marTop w:val="0"/>
                  <w:marBottom w:val="0"/>
                  <w:divBdr>
                    <w:top w:val="none" w:sz="0" w:space="0" w:color="auto"/>
                    <w:left w:val="none" w:sz="0" w:space="0" w:color="auto"/>
                    <w:bottom w:val="none" w:sz="0" w:space="0" w:color="auto"/>
                    <w:right w:val="none" w:sz="0" w:space="0" w:color="auto"/>
                  </w:divBdr>
                </w:div>
                <w:div w:id="1376932595">
                  <w:marLeft w:val="640"/>
                  <w:marRight w:val="0"/>
                  <w:marTop w:val="0"/>
                  <w:marBottom w:val="0"/>
                  <w:divBdr>
                    <w:top w:val="none" w:sz="0" w:space="0" w:color="auto"/>
                    <w:left w:val="none" w:sz="0" w:space="0" w:color="auto"/>
                    <w:bottom w:val="none" w:sz="0" w:space="0" w:color="auto"/>
                    <w:right w:val="none" w:sz="0" w:space="0" w:color="auto"/>
                  </w:divBdr>
                </w:div>
                <w:div w:id="1726759746">
                  <w:marLeft w:val="640"/>
                  <w:marRight w:val="0"/>
                  <w:marTop w:val="0"/>
                  <w:marBottom w:val="0"/>
                  <w:divBdr>
                    <w:top w:val="none" w:sz="0" w:space="0" w:color="auto"/>
                    <w:left w:val="none" w:sz="0" w:space="0" w:color="auto"/>
                    <w:bottom w:val="none" w:sz="0" w:space="0" w:color="auto"/>
                    <w:right w:val="none" w:sz="0" w:space="0" w:color="auto"/>
                  </w:divBdr>
                </w:div>
                <w:div w:id="1285886867">
                  <w:marLeft w:val="640"/>
                  <w:marRight w:val="0"/>
                  <w:marTop w:val="0"/>
                  <w:marBottom w:val="0"/>
                  <w:divBdr>
                    <w:top w:val="none" w:sz="0" w:space="0" w:color="auto"/>
                    <w:left w:val="none" w:sz="0" w:space="0" w:color="auto"/>
                    <w:bottom w:val="none" w:sz="0" w:space="0" w:color="auto"/>
                    <w:right w:val="none" w:sz="0" w:space="0" w:color="auto"/>
                  </w:divBdr>
                </w:div>
                <w:div w:id="1998915056">
                  <w:marLeft w:val="640"/>
                  <w:marRight w:val="0"/>
                  <w:marTop w:val="0"/>
                  <w:marBottom w:val="0"/>
                  <w:divBdr>
                    <w:top w:val="none" w:sz="0" w:space="0" w:color="auto"/>
                    <w:left w:val="none" w:sz="0" w:space="0" w:color="auto"/>
                    <w:bottom w:val="none" w:sz="0" w:space="0" w:color="auto"/>
                    <w:right w:val="none" w:sz="0" w:space="0" w:color="auto"/>
                  </w:divBdr>
                </w:div>
                <w:div w:id="1078137222">
                  <w:marLeft w:val="640"/>
                  <w:marRight w:val="0"/>
                  <w:marTop w:val="0"/>
                  <w:marBottom w:val="0"/>
                  <w:divBdr>
                    <w:top w:val="none" w:sz="0" w:space="0" w:color="auto"/>
                    <w:left w:val="none" w:sz="0" w:space="0" w:color="auto"/>
                    <w:bottom w:val="none" w:sz="0" w:space="0" w:color="auto"/>
                    <w:right w:val="none" w:sz="0" w:space="0" w:color="auto"/>
                  </w:divBdr>
                </w:div>
                <w:div w:id="1034042976">
                  <w:marLeft w:val="640"/>
                  <w:marRight w:val="0"/>
                  <w:marTop w:val="0"/>
                  <w:marBottom w:val="0"/>
                  <w:divBdr>
                    <w:top w:val="none" w:sz="0" w:space="0" w:color="auto"/>
                    <w:left w:val="none" w:sz="0" w:space="0" w:color="auto"/>
                    <w:bottom w:val="none" w:sz="0" w:space="0" w:color="auto"/>
                    <w:right w:val="none" w:sz="0" w:space="0" w:color="auto"/>
                  </w:divBdr>
                </w:div>
                <w:div w:id="2017532368">
                  <w:marLeft w:val="640"/>
                  <w:marRight w:val="0"/>
                  <w:marTop w:val="0"/>
                  <w:marBottom w:val="0"/>
                  <w:divBdr>
                    <w:top w:val="none" w:sz="0" w:space="0" w:color="auto"/>
                    <w:left w:val="none" w:sz="0" w:space="0" w:color="auto"/>
                    <w:bottom w:val="none" w:sz="0" w:space="0" w:color="auto"/>
                    <w:right w:val="none" w:sz="0" w:space="0" w:color="auto"/>
                  </w:divBdr>
                </w:div>
                <w:div w:id="1238127843">
                  <w:marLeft w:val="640"/>
                  <w:marRight w:val="0"/>
                  <w:marTop w:val="0"/>
                  <w:marBottom w:val="0"/>
                  <w:divBdr>
                    <w:top w:val="none" w:sz="0" w:space="0" w:color="auto"/>
                    <w:left w:val="none" w:sz="0" w:space="0" w:color="auto"/>
                    <w:bottom w:val="none" w:sz="0" w:space="0" w:color="auto"/>
                    <w:right w:val="none" w:sz="0" w:space="0" w:color="auto"/>
                  </w:divBdr>
                </w:div>
                <w:div w:id="798644441">
                  <w:marLeft w:val="640"/>
                  <w:marRight w:val="0"/>
                  <w:marTop w:val="0"/>
                  <w:marBottom w:val="0"/>
                  <w:divBdr>
                    <w:top w:val="none" w:sz="0" w:space="0" w:color="auto"/>
                    <w:left w:val="none" w:sz="0" w:space="0" w:color="auto"/>
                    <w:bottom w:val="none" w:sz="0" w:space="0" w:color="auto"/>
                    <w:right w:val="none" w:sz="0" w:space="0" w:color="auto"/>
                  </w:divBdr>
                </w:div>
                <w:div w:id="468401553">
                  <w:marLeft w:val="640"/>
                  <w:marRight w:val="0"/>
                  <w:marTop w:val="0"/>
                  <w:marBottom w:val="0"/>
                  <w:divBdr>
                    <w:top w:val="none" w:sz="0" w:space="0" w:color="auto"/>
                    <w:left w:val="none" w:sz="0" w:space="0" w:color="auto"/>
                    <w:bottom w:val="none" w:sz="0" w:space="0" w:color="auto"/>
                    <w:right w:val="none" w:sz="0" w:space="0" w:color="auto"/>
                  </w:divBdr>
                </w:div>
                <w:div w:id="2057504113">
                  <w:marLeft w:val="640"/>
                  <w:marRight w:val="0"/>
                  <w:marTop w:val="0"/>
                  <w:marBottom w:val="0"/>
                  <w:divBdr>
                    <w:top w:val="none" w:sz="0" w:space="0" w:color="auto"/>
                    <w:left w:val="none" w:sz="0" w:space="0" w:color="auto"/>
                    <w:bottom w:val="none" w:sz="0" w:space="0" w:color="auto"/>
                    <w:right w:val="none" w:sz="0" w:space="0" w:color="auto"/>
                  </w:divBdr>
                </w:div>
                <w:div w:id="1552495890">
                  <w:marLeft w:val="640"/>
                  <w:marRight w:val="0"/>
                  <w:marTop w:val="0"/>
                  <w:marBottom w:val="0"/>
                  <w:divBdr>
                    <w:top w:val="none" w:sz="0" w:space="0" w:color="auto"/>
                    <w:left w:val="none" w:sz="0" w:space="0" w:color="auto"/>
                    <w:bottom w:val="none" w:sz="0" w:space="0" w:color="auto"/>
                    <w:right w:val="none" w:sz="0" w:space="0" w:color="auto"/>
                  </w:divBdr>
                </w:div>
                <w:div w:id="2039351073">
                  <w:marLeft w:val="640"/>
                  <w:marRight w:val="0"/>
                  <w:marTop w:val="0"/>
                  <w:marBottom w:val="0"/>
                  <w:divBdr>
                    <w:top w:val="none" w:sz="0" w:space="0" w:color="auto"/>
                    <w:left w:val="none" w:sz="0" w:space="0" w:color="auto"/>
                    <w:bottom w:val="none" w:sz="0" w:space="0" w:color="auto"/>
                    <w:right w:val="none" w:sz="0" w:space="0" w:color="auto"/>
                  </w:divBdr>
                </w:div>
                <w:div w:id="217252195">
                  <w:marLeft w:val="640"/>
                  <w:marRight w:val="0"/>
                  <w:marTop w:val="0"/>
                  <w:marBottom w:val="0"/>
                  <w:divBdr>
                    <w:top w:val="none" w:sz="0" w:space="0" w:color="auto"/>
                    <w:left w:val="none" w:sz="0" w:space="0" w:color="auto"/>
                    <w:bottom w:val="none" w:sz="0" w:space="0" w:color="auto"/>
                    <w:right w:val="none" w:sz="0" w:space="0" w:color="auto"/>
                  </w:divBdr>
                </w:div>
                <w:div w:id="1161654865">
                  <w:marLeft w:val="640"/>
                  <w:marRight w:val="0"/>
                  <w:marTop w:val="0"/>
                  <w:marBottom w:val="0"/>
                  <w:divBdr>
                    <w:top w:val="none" w:sz="0" w:space="0" w:color="auto"/>
                    <w:left w:val="none" w:sz="0" w:space="0" w:color="auto"/>
                    <w:bottom w:val="none" w:sz="0" w:space="0" w:color="auto"/>
                    <w:right w:val="none" w:sz="0" w:space="0" w:color="auto"/>
                  </w:divBdr>
                </w:div>
                <w:div w:id="1090852134">
                  <w:marLeft w:val="640"/>
                  <w:marRight w:val="0"/>
                  <w:marTop w:val="0"/>
                  <w:marBottom w:val="0"/>
                  <w:divBdr>
                    <w:top w:val="none" w:sz="0" w:space="0" w:color="auto"/>
                    <w:left w:val="none" w:sz="0" w:space="0" w:color="auto"/>
                    <w:bottom w:val="none" w:sz="0" w:space="0" w:color="auto"/>
                    <w:right w:val="none" w:sz="0" w:space="0" w:color="auto"/>
                  </w:divBdr>
                </w:div>
                <w:div w:id="1676953844">
                  <w:marLeft w:val="640"/>
                  <w:marRight w:val="0"/>
                  <w:marTop w:val="0"/>
                  <w:marBottom w:val="0"/>
                  <w:divBdr>
                    <w:top w:val="none" w:sz="0" w:space="0" w:color="auto"/>
                    <w:left w:val="none" w:sz="0" w:space="0" w:color="auto"/>
                    <w:bottom w:val="none" w:sz="0" w:space="0" w:color="auto"/>
                    <w:right w:val="none" w:sz="0" w:space="0" w:color="auto"/>
                  </w:divBdr>
                </w:div>
                <w:div w:id="1349065824">
                  <w:marLeft w:val="640"/>
                  <w:marRight w:val="0"/>
                  <w:marTop w:val="0"/>
                  <w:marBottom w:val="0"/>
                  <w:divBdr>
                    <w:top w:val="none" w:sz="0" w:space="0" w:color="auto"/>
                    <w:left w:val="none" w:sz="0" w:space="0" w:color="auto"/>
                    <w:bottom w:val="none" w:sz="0" w:space="0" w:color="auto"/>
                    <w:right w:val="none" w:sz="0" w:space="0" w:color="auto"/>
                  </w:divBdr>
                </w:div>
                <w:div w:id="337462963">
                  <w:marLeft w:val="640"/>
                  <w:marRight w:val="0"/>
                  <w:marTop w:val="0"/>
                  <w:marBottom w:val="0"/>
                  <w:divBdr>
                    <w:top w:val="none" w:sz="0" w:space="0" w:color="auto"/>
                    <w:left w:val="none" w:sz="0" w:space="0" w:color="auto"/>
                    <w:bottom w:val="none" w:sz="0" w:space="0" w:color="auto"/>
                    <w:right w:val="none" w:sz="0" w:space="0" w:color="auto"/>
                  </w:divBdr>
                </w:div>
                <w:div w:id="1554923285">
                  <w:marLeft w:val="640"/>
                  <w:marRight w:val="0"/>
                  <w:marTop w:val="0"/>
                  <w:marBottom w:val="0"/>
                  <w:divBdr>
                    <w:top w:val="none" w:sz="0" w:space="0" w:color="auto"/>
                    <w:left w:val="none" w:sz="0" w:space="0" w:color="auto"/>
                    <w:bottom w:val="none" w:sz="0" w:space="0" w:color="auto"/>
                    <w:right w:val="none" w:sz="0" w:space="0" w:color="auto"/>
                  </w:divBdr>
                </w:div>
                <w:div w:id="616638445">
                  <w:marLeft w:val="640"/>
                  <w:marRight w:val="0"/>
                  <w:marTop w:val="0"/>
                  <w:marBottom w:val="0"/>
                  <w:divBdr>
                    <w:top w:val="none" w:sz="0" w:space="0" w:color="auto"/>
                    <w:left w:val="none" w:sz="0" w:space="0" w:color="auto"/>
                    <w:bottom w:val="none" w:sz="0" w:space="0" w:color="auto"/>
                    <w:right w:val="none" w:sz="0" w:space="0" w:color="auto"/>
                  </w:divBdr>
                </w:div>
                <w:div w:id="1253591509">
                  <w:marLeft w:val="640"/>
                  <w:marRight w:val="0"/>
                  <w:marTop w:val="0"/>
                  <w:marBottom w:val="0"/>
                  <w:divBdr>
                    <w:top w:val="none" w:sz="0" w:space="0" w:color="auto"/>
                    <w:left w:val="none" w:sz="0" w:space="0" w:color="auto"/>
                    <w:bottom w:val="none" w:sz="0" w:space="0" w:color="auto"/>
                    <w:right w:val="none" w:sz="0" w:space="0" w:color="auto"/>
                  </w:divBdr>
                </w:div>
                <w:div w:id="440104721">
                  <w:marLeft w:val="640"/>
                  <w:marRight w:val="0"/>
                  <w:marTop w:val="0"/>
                  <w:marBottom w:val="0"/>
                  <w:divBdr>
                    <w:top w:val="none" w:sz="0" w:space="0" w:color="auto"/>
                    <w:left w:val="none" w:sz="0" w:space="0" w:color="auto"/>
                    <w:bottom w:val="none" w:sz="0" w:space="0" w:color="auto"/>
                    <w:right w:val="none" w:sz="0" w:space="0" w:color="auto"/>
                  </w:divBdr>
                </w:div>
                <w:div w:id="1715884411">
                  <w:marLeft w:val="640"/>
                  <w:marRight w:val="0"/>
                  <w:marTop w:val="0"/>
                  <w:marBottom w:val="0"/>
                  <w:divBdr>
                    <w:top w:val="none" w:sz="0" w:space="0" w:color="auto"/>
                    <w:left w:val="none" w:sz="0" w:space="0" w:color="auto"/>
                    <w:bottom w:val="none" w:sz="0" w:space="0" w:color="auto"/>
                    <w:right w:val="none" w:sz="0" w:space="0" w:color="auto"/>
                  </w:divBdr>
                </w:div>
                <w:div w:id="116216335">
                  <w:marLeft w:val="640"/>
                  <w:marRight w:val="0"/>
                  <w:marTop w:val="0"/>
                  <w:marBottom w:val="0"/>
                  <w:divBdr>
                    <w:top w:val="none" w:sz="0" w:space="0" w:color="auto"/>
                    <w:left w:val="none" w:sz="0" w:space="0" w:color="auto"/>
                    <w:bottom w:val="none" w:sz="0" w:space="0" w:color="auto"/>
                    <w:right w:val="none" w:sz="0" w:space="0" w:color="auto"/>
                  </w:divBdr>
                </w:div>
                <w:div w:id="461971320">
                  <w:marLeft w:val="640"/>
                  <w:marRight w:val="0"/>
                  <w:marTop w:val="0"/>
                  <w:marBottom w:val="0"/>
                  <w:divBdr>
                    <w:top w:val="none" w:sz="0" w:space="0" w:color="auto"/>
                    <w:left w:val="none" w:sz="0" w:space="0" w:color="auto"/>
                    <w:bottom w:val="none" w:sz="0" w:space="0" w:color="auto"/>
                    <w:right w:val="none" w:sz="0" w:space="0" w:color="auto"/>
                  </w:divBdr>
                </w:div>
                <w:div w:id="1564021757">
                  <w:marLeft w:val="640"/>
                  <w:marRight w:val="0"/>
                  <w:marTop w:val="0"/>
                  <w:marBottom w:val="0"/>
                  <w:divBdr>
                    <w:top w:val="none" w:sz="0" w:space="0" w:color="auto"/>
                    <w:left w:val="none" w:sz="0" w:space="0" w:color="auto"/>
                    <w:bottom w:val="none" w:sz="0" w:space="0" w:color="auto"/>
                    <w:right w:val="none" w:sz="0" w:space="0" w:color="auto"/>
                  </w:divBdr>
                </w:div>
                <w:div w:id="1844125134">
                  <w:marLeft w:val="640"/>
                  <w:marRight w:val="0"/>
                  <w:marTop w:val="0"/>
                  <w:marBottom w:val="0"/>
                  <w:divBdr>
                    <w:top w:val="none" w:sz="0" w:space="0" w:color="auto"/>
                    <w:left w:val="none" w:sz="0" w:space="0" w:color="auto"/>
                    <w:bottom w:val="none" w:sz="0" w:space="0" w:color="auto"/>
                    <w:right w:val="none" w:sz="0" w:space="0" w:color="auto"/>
                  </w:divBdr>
                </w:div>
                <w:div w:id="1872455031">
                  <w:marLeft w:val="640"/>
                  <w:marRight w:val="0"/>
                  <w:marTop w:val="0"/>
                  <w:marBottom w:val="0"/>
                  <w:divBdr>
                    <w:top w:val="none" w:sz="0" w:space="0" w:color="auto"/>
                    <w:left w:val="none" w:sz="0" w:space="0" w:color="auto"/>
                    <w:bottom w:val="none" w:sz="0" w:space="0" w:color="auto"/>
                    <w:right w:val="none" w:sz="0" w:space="0" w:color="auto"/>
                  </w:divBdr>
                </w:div>
                <w:div w:id="478890455">
                  <w:marLeft w:val="640"/>
                  <w:marRight w:val="0"/>
                  <w:marTop w:val="0"/>
                  <w:marBottom w:val="0"/>
                  <w:divBdr>
                    <w:top w:val="none" w:sz="0" w:space="0" w:color="auto"/>
                    <w:left w:val="none" w:sz="0" w:space="0" w:color="auto"/>
                    <w:bottom w:val="none" w:sz="0" w:space="0" w:color="auto"/>
                    <w:right w:val="none" w:sz="0" w:space="0" w:color="auto"/>
                  </w:divBdr>
                </w:div>
                <w:div w:id="1583488561">
                  <w:marLeft w:val="640"/>
                  <w:marRight w:val="0"/>
                  <w:marTop w:val="0"/>
                  <w:marBottom w:val="0"/>
                  <w:divBdr>
                    <w:top w:val="none" w:sz="0" w:space="0" w:color="auto"/>
                    <w:left w:val="none" w:sz="0" w:space="0" w:color="auto"/>
                    <w:bottom w:val="none" w:sz="0" w:space="0" w:color="auto"/>
                    <w:right w:val="none" w:sz="0" w:space="0" w:color="auto"/>
                  </w:divBdr>
                </w:div>
                <w:div w:id="1540509799">
                  <w:marLeft w:val="640"/>
                  <w:marRight w:val="0"/>
                  <w:marTop w:val="0"/>
                  <w:marBottom w:val="0"/>
                  <w:divBdr>
                    <w:top w:val="none" w:sz="0" w:space="0" w:color="auto"/>
                    <w:left w:val="none" w:sz="0" w:space="0" w:color="auto"/>
                    <w:bottom w:val="none" w:sz="0" w:space="0" w:color="auto"/>
                    <w:right w:val="none" w:sz="0" w:space="0" w:color="auto"/>
                  </w:divBdr>
                </w:div>
                <w:div w:id="626853828">
                  <w:marLeft w:val="640"/>
                  <w:marRight w:val="0"/>
                  <w:marTop w:val="0"/>
                  <w:marBottom w:val="0"/>
                  <w:divBdr>
                    <w:top w:val="none" w:sz="0" w:space="0" w:color="auto"/>
                    <w:left w:val="none" w:sz="0" w:space="0" w:color="auto"/>
                    <w:bottom w:val="none" w:sz="0" w:space="0" w:color="auto"/>
                    <w:right w:val="none" w:sz="0" w:space="0" w:color="auto"/>
                  </w:divBdr>
                </w:div>
                <w:div w:id="1930038414">
                  <w:marLeft w:val="640"/>
                  <w:marRight w:val="0"/>
                  <w:marTop w:val="0"/>
                  <w:marBottom w:val="0"/>
                  <w:divBdr>
                    <w:top w:val="none" w:sz="0" w:space="0" w:color="auto"/>
                    <w:left w:val="none" w:sz="0" w:space="0" w:color="auto"/>
                    <w:bottom w:val="none" w:sz="0" w:space="0" w:color="auto"/>
                    <w:right w:val="none" w:sz="0" w:space="0" w:color="auto"/>
                  </w:divBdr>
                </w:div>
                <w:div w:id="1050962906">
                  <w:marLeft w:val="640"/>
                  <w:marRight w:val="0"/>
                  <w:marTop w:val="0"/>
                  <w:marBottom w:val="0"/>
                  <w:divBdr>
                    <w:top w:val="none" w:sz="0" w:space="0" w:color="auto"/>
                    <w:left w:val="none" w:sz="0" w:space="0" w:color="auto"/>
                    <w:bottom w:val="none" w:sz="0" w:space="0" w:color="auto"/>
                    <w:right w:val="none" w:sz="0" w:space="0" w:color="auto"/>
                  </w:divBdr>
                </w:div>
                <w:div w:id="562059811">
                  <w:marLeft w:val="640"/>
                  <w:marRight w:val="0"/>
                  <w:marTop w:val="0"/>
                  <w:marBottom w:val="0"/>
                  <w:divBdr>
                    <w:top w:val="none" w:sz="0" w:space="0" w:color="auto"/>
                    <w:left w:val="none" w:sz="0" w:space="0" w:color="auto"/>
                    <w:bottom w:val="none" w:sz="0" w:space="0" w:color="auto"/>
                    <w:right w:val="none" w:sz="0" w:space="0" w:color="auto"/>
                  </w:divBdr>
                </w:div>
                <w:div w:id="333460561">
                  <w:marLeft w:val="640"/>
                  <w:marRight w:val="0"/>
                  <w:marTop w:val="0"/>
                  <w:marBottom w:val="0"/>
                  <w:divBdr>
                    <w:top w:val="none" w:sz="0" w:space="0" w:color="auto"/>
                    <w:left w:val="none" w:sz="0" w:space="0" w:color="auto"/>
                    <w:bottom w:val="none" w:sz="0" w:space="0" w:color="auto"/>
                    <w:right w:val="none" w:sz="0" w:space="0" w:color="auto"/>
                  </w:divBdr>
                </w:div>
                <w:div w:id="798376240">
                  <w:marLeft w:val="640"/>
                  <w:marRight w:val="0"/>
                  <w:marTop w:val="0"/>
                  <w:marBottom w:val="0"/>
                  <w:divBdr>
                    <w:top w:val="none" w:sz="0" w:space="0" w:color="auto"/>
                    <w:left w:val="none" w:sz="0" w:space="0" w:color="auto"/>
                    <w:bottom w:val="none" w:sz="0" w:space="0" w:color="auto"/>
                    <w:right w:val="none" w:sz="0" w:space="0" w:color="auto"/>
                  </w:divBdr>
                </w:div>
                <w:div w:id="1891260904">
                  <w:marLeft w:val="640"/>
                  <w:marRight w:val="0"/>
                  <w:marTop w:val="0"/>
                  <w:marBottom w:val="0"/>
                  <w:divBdr>
                    <w:top w:val="none" w:sz="0" w:space="0" w:color="auto"/>
                    <w:left w:val="none" w:sz="0" w:space="0" w:color="auto"/>
                    <w:bottom w:val="none" w:sz="0" w:space="0" w:color="auto"/>
                    <w:right w:val="none" w:sz="0" w:space="0" w:color="auto"/>
                  </w:divBdr>
                </w:div>
                <w:div w:id="936601064">
                  <w:marLeft w:val="640"/>
                  <w:marRight w:val="0"/>
                  <w:marTop w:val="0"/>
                  <w:marBottom w:val="0"/>
                  <w:divBdr>
                    <w:top w:val="none" w:sz="0" w:space="0" w:color="auto"/>
                    <w:left w:val="none" w:sz="0" w:space="0" w:color="auto"/>
                    <w:bottom w:val="none" w:sz="0" w:space="0" w:color="auto"/>
                    <w:right w:val="none" w:sz="0" w:space="0" w:color="auto"/>
                  </w:divBdr>
                </w:div>
                <w:div w:id="183517547">
                  <w:marLeft w:val="640"/>
                  <w:marRight w:val="0"/>
                  <w:marTop w:val="0"/>
                  <w:marBottom w:val="0"/>
                  <w:divBdr>
                    <w:top w:val="none" w:sz="0" w:space="0" w:color="auto"/>
                    <w:left w:val="none" w:sz="0" w:space="0" w:color="auto"/>
                    <w:bottom w:val="none" w:sz="0" w:space="0" w:color="auto"/>
                    <w:right w:val="none" w:sz="0" w:space="0" w:color="auto"/>
                  </w:divBdr>
                </w:div>
                <w:div w:id="1005134572">
                  <w:marLeft w:val="640"/>
                  <w:marRight w:val="0"/>
                  <w:marTop w:val="0"/>
                  <w:marBottom w:val="0"/>
                  <w:divBdr>
                    <w:top w:val="none" w:sz="0" w:space="0" w:color="auto"/>
                    <w:left w:val="none" w:sz="0" w:space="0" w:color="auto"/>
                    <w:bottom w:val="none" w:sz="0" w:space="0" w:color="auto"/>
                    <w:right w:val="none" w:sz="0" w:space="0" w:color="auto"/>
                  </w:divBdr>
                </w:div>
                <w:div w:id="1379278004">
                  <w:marLeft w:val="640"/>
                  <w:marRight w:val="0"/>
                  <w:marTop w:val="0"/>
                  <w:marBottom w:val="0"/>
                  <w:divBdr>
                    <w:top w:val="none" w:sz="0" w:space="0" w:color="auto"/>
                    <w:left w:val="none" w:sz="0" w:space="0" w:color="auto"/>
                    <w:bottom w:val="none" w:sz="0" w:space="0" w:color="auto"/>
                    <w:right w:val="none" w:sz="0" w:space="0" w:color="auto"/>
                  </w:divBdr>
                </w:div>
                <w:div w:id="851335568">
                  <w:marLeft w:val="640"/>
                  <w:marRight w:val="0"/>
                  <w:marTop w:val="0"/>
                  <w:marBottom w:val="0"/>
                  <w:divBdr>
                    <w:top w:val="none" w:sz="0" w:space="0" w:color="auto"/>
                    <w:left w:val="none" w:sz="0" w:space="0" w:color="auto"/>
                    <w:bottom w:val="none" w:sz="0" w:space="0" w:color="auto"/>
                    <w:right w:val="none" w:sz="0" w:space="0" w:color="auto"/>
                  </w:divBdr>
                </w:div>
                <w:div w:id="35669862">
                  <w:marLeft w:val="640"/>
                  <w:marRight w:val="0"/>
                  <w:marTop w:val="0"/>
                  <w:marBottom w:val="0"/>
                  <w:divBdr>
                    <w:top w:val="none" w:sz="0" w:space="0" w:color="auto"/>
                    <w:left w:val="none" w:sz="0" w:space="0" w:color="auto"/>
                    <w:bottom w:val="none" w:sz="0" w:space="0" w:color="auto"/>
                    <w:right w:val="none" w:sz="0" w:space="0" w:color="auto"/>
                  </w:divBdr>
                </w:div>
                <w:div w:id="864976042">
                  <w:marLeft w:val="640"/>
                  <w:marRight w:val="0"/>
                  <w:marTop w:val="0"/>
                  <w:marBottom w:val="0"/>
                  <w:divBdr>
                    <w:top w:val="none" w:sz="0" w:space="0" w:color="auto"/>
                    <w:left w:val="none" w:sz="0" w:space="0" w:color="auto"/>
                    <w:bottom w:val="none" w:sz="0" w:space="0" w:color="auto"/>
                    <w:right w:val="none" w:sz="0" w:space="0" w:color="auto"/>
                  </w:divBdr>
                </w:div>
              </w:divsChild>
            </w:div>
            <w:div w:id="1632981535">
              <w:marLeft w:val="0"/>
              <w:marRight w:val="0"/>
              <w:marTop w:val="0"/>
              <w:marBottom w:val="0"/>
              <w:divBdr>
                <w:top w:val="none" w:sz="0" w:space="0" w:color="auto"/>
                <w:left w:val="none" w:sz="0" w:space="0" w:color="auto"/>
                <w:bottom w:val="none" w:sz="0" w:space="0" w:color="auto"/>
                <w:right w:val="none" w:sz="0" w:space="0" w:color="auto"/>
              </w:divBdr>
              <w:divsChild>
                <w:div w:id="2140492915">
                  <w:marLeft w:val="640"/>
                  <w:marRight w:val="0"/>
                  <w:marTop w:val="0"/>
                  <w:marBottom w:val="0"/>
                  <w:divBdr>
                    <w:top w:val="none" w:sz="0" w:space="0" w:color="auto"/>
                    <w:left w:val="none" w:sz="0" w:space="0" w:color="auto"/>
                    <w:bottom w:val="none" w:sz="0" w:space="0" w:color="auto"/>
                    <w:right w:val="none" w:sz="0" w:space="0" w:color="auto"/>
                  </w:divBdr>
                </w:div>
                <w:div w:id="1527326836">
                  <w:marLeft w:val="640"/>
                  <w:marRight w:val="0"/>
                  <w:marTop w:val="0"/>
                  <w:marBottom w:val="0"/>
                  <w:divBdr>
                    <w:top w:val="none" w:sz="0" w:space="0" w:color="auto"/>
                    <w:left w:val="none" w:sz="0" w:space="0" w:color="auto"/>
                    <w:bottom w:val="none" w:sz="0" w:space="0" w:color="auto"/>
                    <w:right w:val="none" w:sz="0" w:space="0" w:color="auto"/>
                  </w:divBdr>
                </w:div>
                <w:div w:id="1889881084">
                  <w:marLeft w:val="640"/>
                  <w:marRight w:val="0"/>
                  <w:marTop w:val="0"/>
                  <w:marBottom w:val="0"/>
                  <w:divBdr>
                    <w:top w:val="none" w:sz="0" w:space="0" w:color="auto"/>
                    <w:left w:val="none" w:sz="0" w:space="0" w:color="auto"/>
                    <w:bottom w:val="none" w:sz="0" w:space="0" w:color="auto"/>
                    <w:right w:val="none" w:sz="0" w:space="0" w:color="auto"/>
                  </w:divBdr>
                </w:div>
                <w:div w:id="434909404">
                  <w:marLeft w:val="640"/>
                  <w:marRight w:val="0"/>
                  <w:marTop w:val="0"/>
                  <w:marBottom w:val="0"/>
                  <w:divBdr>
                    <w:top w:val="none" w:sz="0" w:space="0" w:color="auto"/>
                    <w:left w:val="none" w:sz="0" w:space="0" w:color="auto"/>
                    <w:bottom w:val="none" w:sz="0" w:space="0" w:color="auto"/>
                    <w:right w:val="none" w:sz="0" w:space="0" w:color="auto"/>
                  </w:divBdr>
                </w:div>
                <w:div w:id="2001928617">
                  <w:marLeft w:val="640"/>
                  <w:marRight w:val="0"/>
                  <w:marTop w:val="0"/>
                  <w:marBottom w:val="0"/>
                  <w:divBdr>
                    <w:top w:val="none" w:sz="0" w:space="0" w:color="auto"/>
                    <w:left w:val="none" w:sz="0" w:space="0" w:color="auto"/>
                    <w:bottom w:val="none" w:sz="0" w:space="0" w:color="auto"/>
                    <w:right w:val="none" w:sz="0" w:space="0" w:color="auto"/>
                  </w:divBdr>
                </w:div>
                <w:div w:id="690375431">
                  <w:marLeft w:val="640"/>
                  <w:marRight w:val="0"/>
                  <w:marTop w:val="0"/>
                  <w:marBottom w:val="0"/>
                  <w:divBdr>
                    <w:top w:val="none" w:sz="0" w:space="0" w:color="auto"/>
                    <w:left w:val="none" w:sz="0" w:space="0" w:color="auto"/>
                    <w:bottom w:val="none" w:sz="0" w:space="0" w:color="auto"/>
                    <w:right w:val="none" w:sz="0" w:space="0" w:color="auto"/>
                  </w:divBdr>
                </w:div>
                <w:div w:id="1540512281">
                  <w:marLeft w:val="640"/>
                  <w:marRight w:val="0"/>
                  <w:marTop w:val="0"/>
                  <w:marBottom w:val="0"/>
                  <w:divBdr>
                    <w:top w:val="none" w:sz="0" w:space="0" w:color="auto"/>
                    <w:left w:val="none" w:sz="0" w:space="0" w:color="auto"/>
                    <w:bottom w:val="none" w:sz="0" w:space="0" w:color="auto"/>
                    <w:right w:val="none" w:sz="0" w:space="0" w:color="auto"/>
                  </w:divBdr>
                </w:div>
                <w:div w:id="500854584">
                  <w:marLeft w:val="640"/>
                  <w:marRight w:val="0"/>
                  <w:marTop w:val="0"/>
                  <w:marBottom w:val="0"/>
                  <w:divBdr>
                    <w:top w:val="none" w:sz="0" w:space="0" w:color="auto"/>
                    <w:left w:val="none" w:sz="0" w:space="0" w:color="auto"/>
                    <w:bottom w:val="none" w:sz="0" w:space="0" w:color="auto"/>
                    <w:right w:val="none" w:sz="0" w:space="0" w:color="auto"/>
                  </w:divBdr>
                </w:div>
                <w:div w:id="1420710753">
                  <w:marLeft w:val="640"/>
                  <w:marRight w:val="0"/>
                  <w:marTop w:val="0"/>
                  <w:marBottom w:val="0"/>
                  <w:divBdr>
                    <w:top w:val="none" w:sz="0" w:space="0" w:color="auto"/>
                    <w:left w:val="none" w:sz="0" w:space="0" w:color="auto"/>
                    <w:bottom w:val="none" w:sz="0" w:space="0" w:color="auto"/>
                    <w:right w:val="none" w:sz="0" w:space="0" w:color="auto"/>
                  </w:divBdr>
                </w:div>
                <w:div w:id="1369843017">
                  <w:marLeft w:val="640"/>
                  <w:marRight w:val="0"/>
                  <w:marTop w:val="0"/>
                  <w:marBottom w:val="0"/>
                  <w:divBdr>
                    <w:top w:val="none" w:sz="0" w:space="0" w:color="auto"/>
                    <w:left w:val="none" w:sz="0" w:space="0" w:color="auto"/>
                    <w:bottom w:val="none" w:sz="0" w:space="0" w:color="auto"/>
                    <w:right w:val="none" w:sz="0" w:space="0" w:color="auto"/>
                  </w:divBdr>
                </w:div>
                <w:div w:id="1978030620">
                  <w:marLeft w:val="640"/>
                  <w:marRight w:val="0"/>
                  <w:marTop w:val="0"/>
                  <w:marBottom w:val="0"/>
                  <w:divBdr>
                    <w:top w:val="none" w:sz="0" w:space="0" w:color="auto"/>
                    <w:left w:val="none" w:sz="0" w:space="0" w:color="auto"/>
                    <w:bottom w:val="none" w:sz="0" w:space="0" w:color="auto"/>
                    <w:right w:val="none" w:sz="0" w:space="0" w:color="auto"/>
                  </w:divBdr>
                </w:div>
                <w:div w:id="29308057">
                  <w:marLeft w:val="640"/>
                  <w:marRight w:val="0"/>
                  <w:marTop w:val="0"/>
                  <w:marBottom w:val="0"/>
                  <w:divBdr>
                    <w:top w:val="none" w:sz="0" w:space="0" w:color="auto"/>
                    <w:left w:val="none" w:sz="0" w:space="0" w:color="auto"/>
                    <w:bottom w:val="none" w:sz="0" w:space="0" w:color="auto"/>
                    <w:right w:val="none" w:sz="0" w:space="0" w:color="auto"/>
                  </w:divBdr>
                </w:div>
                <w:div w:id="1538011542">
                  <w:marLeft w:val="640"/>
                  <w:marRight w:val="0"/>
                  <w:marTop w:val="0"/>
                  <w:marBottom w:val="0"/>
                  <w:divBdr>
                    <w:top w:val="none" w:sz="0" w:space="0" w:color="auto"/>
                    <w:left w:val="none" w:sz="0" w:space="0" w:color="auto"/>
                    <w:bottom w:val="none" w:sz="0" w:space="0" w:color="auto"/>
                    <w:right w:val="none" w:sz="0" w:space="0" w:color="auto"/>
                  </w:divBdr>
                </w:div>
                <w:div w:id="1683900801">
                  <w:marLeft w:val="640"/>
                  <w:marRight w:val="0"/>
                  <w:marTop w:val="0"/>
                  <w:marBottom w:val="0"/>
                  <w:divBdr>
                    <w:top w:val="none" w:sz="0" w:space="0" w:color="auto"/>
                    <w:left w:val="none" w:sz="0" w:space="0" w:color="auto"/>
                    <w:bottom w:val="none" w:sz="0" w:space="0" w:color="auto"/>
                    <w:right w:val="none" w:sz="0" w:space="0" w:color="auto"/>
                  </w:divBdr>
                </w:div>
                <w:div w:id="55320008">
                  <w:marLeft w:val="640"/>
                  <w:marRight w:val="0"/>
                  <w:marTop w:val="0"/>
                  <w:marBottom w:val="0"/>
                  <w:divBdr>
                    <w:top w:val="none" w:sz="0" w:space="0" w:color="auto"/>
                    <w:left w:val="none" w:sz="0" w:space="0" w:color="auto"/>
                    <w:bottom w:val="none" w:sz="0" w:space="0" w:color="auto"/>
                    <w:right w:val="none" w:sz="0" w:space="0" w:color="auto"/>
                  </w:divBdr>
                </w:div>
                <w:div w:id="325743951">
                  <w:marLeft w:val="640"/>
                  <w:marRight w:val="0"/>
                  <w:marTop w:val="0"/>
                  <w:marBottom w:val="0"/>
                  <w:divBdr>
                    <w:top w:val="none" w:sz="0" w:space="0" w:color="auto"/>
                    <w:left w:val="none" w:sz="0" w:space="0" w:color="auto"/>
                    <w:bottom w:val="none" w:sz="0" w:space="0" w:color="auto"/>
                    <w:right w:val="none" w:sz="0" w:space="0" w:color="auto"/>
                  </w:divBdr>
                </w:div>
                <w:div w:id="78185368">
                  <w:marLeft w:val="640"/>
                  <w:marRight w:val="0"/>
                  <w:marTop w:val="0"/>
                  <w:marBottom w:val="0"/>
                  <w:divBdr>
                    <w:top w:val="none" w:sz="0" w:space="0" w:color="auto"/>
                    <w:left w:val="none" w:sz="0" w:space="0" w:color="auto"/>
                    <w:bottom w:val="none" w:sz="0" w:space="0" w:color="auto"/>
                    <w:right w:val="none" w:sz="0" w:space="0" w:color="auto"/>
                  </w:divBdr>
                </w:div>
                <w:div w:id="1830706599">
                  <w:marLeft w:val="640"/>
                  <w:marRight w:val="0"/>
                  <w:marTop w:val="0"/>
                  <w:marBottom w:val="0"/>
                  <w:divBdr>
                    <w:top w:val="none" w:sz="0" w:space="0" w:color="auto"/>
                    <w:left w:val="none" w:sz="0" w:space="0" w:color="auto"/>
                    <w:bottom w:val="none" w:sz="0" w:space="0" w:color="auto"/>
                    <w:right w:val="none" w:sz="0" w:space="0" w:color="auto"/>
                  </w:divBdr>
                </w:div>
                <w:div w:id="53549670">
                  <w:marLeft w:val="640"/>
                  <w:marRight w:val="0"/>
                  <w:marTop w:val="0"/>
                  <w:marBottom w:val="0"/>
                  <w:divBdr>
                    <w:top w:val="none" w:sz="0" w:space="0" w:color="auto"/>
                    <w:left w:val="none" w:sz="0" w:space="0" w:color="auto"/>
                    <w:bottom w:val="none" w:sz="0" w:space="0" w:color="auto"/>
                    <w:right w:val="none" w:sz="0" w:space="0" w:color="auto"/>
                  </w:divBdr>
                </w:div>
                <w:div w:id="1127815768">
                  <w:marLeft w:val="640"/>
                  <w:marRight w:val="0"/>
                  <w:marTop w:val="0"/>
                  <w:marBottom w:val="0"/>
                  <w:divBdr>
                    <w:top w:val="none" w:sz="0" w:space="0" w:color="auto"/>
                    <w:left w:val="none" w:sz="0" w:space="0" w:color="auto"/>
                    <w:bottom w:val="none" w:sz="0" w:space="0" w:color="auto"/>
                    <w:right w:val="none" w:sz="0" w:space="0" w:color="auto"/>
                  </w:divBdr>
                </w:div>
                <w:div w:id="755397359">
                  <w:marLeft w:val="640"/>
                  <w:marRight w:val="0"/>
                  <w:marTop w:val="0"/>
                  <w:marBottom w:val="0"/>
                  <w:divBdr>
                    <w:top w:val="none" w:sz="0" w:space="0" w:color="auto"/>
                    <w:left w:val="none" w:sz="0" w:space="0" w:color="auto"/>
                    <w:bottom w:val="none" w:sz="0" w:space="0" w:color="auto"/>
                    <w:right w:val="none" w:sz="0" w:space="0" w:color="auto"/>
                  </w:divBdr>
                </w:div>
                <w:div w:id="1490439297">
                  <w:marLeft w:val="640"/>
                  <w:marRight w:val="0"/>
                  <w:marTop w:val="0"/>
                  <w:marBottom w:val="0"/>
                  <w:divBdr>
                    <w:top w:val="none" w:sz="0" w:space="0" w:color="auto"/>
                    <w:left w:val="none" w:sz="0" w:space="0" w:color="auto"/>
                    <w:bottom w:val="none" w:sz="0" w:space="0" w:color="auto"/>
                    <w:right w:val="none" w:sz="0" w:space="0" w:color="auto"/>
                  </w:divBdr>
                </w:div>
                <w:div w:id="133453375">
                  <w:marLeft w:val="640"/>
                  <w:marRight w:val="0"/>
                  <w:marTop w:val="0"/>
                  <w:marBottom w:val="0"/>
                  <w:divBdr>
                    <w:top w:val="none" w:sz="0" w:space="0" w:color="auto"/>
                    <w:left w:val="none" w:sz="0" w:space="0" w:color="auto"/>
                    <w:bottom w:val="none" w:sz="0" w:space="0" w:color="auto"/>
                    <w:right w:val="none" w:sz="0" w:space="0" w:color="auto"/>
                  </w:divBdr>
                </w:div>
                <w:div w:id="1547644804">
                  <w:marLeft w:val="640"/>
                  <w:marRight w:val="0"/>
                  <w:marTop w:val="0"/>
                  <w:marBottom w:val="0"/>
                  <w:divBdr>
                    <w:top w:val="none" w:sz="0" w:space="0" w:color="auto"/>
                    <w:left w:val="none" w:sz="0" w:space="0" w:color="auto"/>
                    <w:bottom w:val="none" w:sz="0" w:space="0" w:color="auto"/>
                    <w:right w:val="none" w:sz="0" w:space="0" w:color="auto"/>
                  </w:divBdr>
                </w:div>
                <w:div w:id="2138838340">
                  <w:marLeft w:val="640"/>
                  <w:marRight w:val="0"/>
                  <w:marTop w:val="0"/>
                  <w:marBottom w:val="0"/>
                  <w:divBdr>
                    <w:top w:val="none" w:sz="0" w:space="0" w:color="auto"/>
                    <w:left w:val="none" w:sz="0" w:space="0" w:color="auto"/>
                    <w:bottom w:val="none" w:sz="0" w:space="0" w:color="auto"/>
                    <w:right w:val="none" w:sz="0" w:space="0" w:color="auto"/>
                  </w:divBdr>
                </w:div>
                <w:div w:id="1354959305">
                  <w:marLeft w:val="640"/>
                  <w:marRight w:val="0"/>
                  <w:marTop w:val="0"/>
                  <w:marBottom w:val="0"/>
                  <w:divBdr>
                    <w:top w:val="none" w:sz="0" w:space="0" w:color="auto"/>
                    <w:left w:val="none" w:sz="0" w:space="0" w:color="auto"/>
                    <w:bottom w:val="none" w:sz="0" w:space="0" w:color="auto"/>
                    <w:right w:val="none" w:sz="0" w:space="0" w:color="auto"/>
                  </w:divBdr>
                </w:div>
                <w:div w:id="1900434582">
                  <w:marLeft w:val="640"/>
                  <w:marRight w:val="0"/>
                  <w:marTop w:val="0"/>
                  <w:marBottom w:val="0"/>
                  <w:divBdr>
                    <w:top w:val="none" w:sz="0" w:space="0" w:color="auto"/>
                    <w:left w:val="none" w:sz="0" w:space="0" w:color="auto"/>
                    <w:bottom w:val="none" w:sz="0" w:space="0" w:color="auto"/>
                    <w:right w:val="none" w:sz="0" w:space="0" w:color="auto"/>
                  </w:divBdr>
                </w:div>
                <w:div w:id="241262396">
                  <w:marLeft w:val="640"/>
                  <w:marRight w:val="0"/>
                  <w:marTop w:val="0"/>
                  <w:marBottom w:val="0"/>
                  <w:divBdr>
                    <w:top w:val="none" w:sz="0" w:space="0" w:color="auto"/>
                    <w:left w:val="none" w:sz="0" w:space="0" w:color="auto"/>
                    <w:bottom w:val="none" w:sz="0" w:space="0" w:color="auto"/>
                    <w:right w:val="none" w:sz="0" w:space="0" w:color="auto"/>
                  </w:divBdr>
                </w:div>
                <w:div w:id="689376366">
                  <w:marLeft w:val="640"/>
                  <w:marRight w:val="0"/>
                  <w:marTop w:val="0"/>
                  <w:marBottom w:val="0"/>
                  <w:divBdr>
                    <w:top w:val="none" w:sz="0" w:space="0" w:color="auto"/>
                    <w:left w:val="none" w:sz="0" w:space="0" w:color="auto"/>
                    <w:bottom w:val="none" w:sz="0" w:space="0" w:color="auto"/>
                    <w:right w:val="none" w:sz="0" w:space="0" w:color="auto"/>
                  </w:divBdr>
                </w:div>
                <w:div w:id="1651447495">
                  <w:marLeft w:val="640"/>
                  <w:marRight w:val="0"/>
                  <w:marTop w:val="0"/>
                  <w:marBottom w:val="0"/>
                  <w:divBdr>
                    <w:top w:val="none" w:sz="0" w:space="0" w:color="auto"/>
                    <w:left w:val="none" w:sz="0" w:space="0" w:color="auto"/>
                    <w:bottom w:val="none" w:sz="0" w:space="0" w:color="auto"/>
                    <w:right w:val="none" w:sz="0" w:space="0" w:color="auto"/>
                  </w:divBdr>
                </w:div>
                <w:div w:id="1726558890">
                  <w:marLeft w:val="640"/>
                  <w:marRight w:val="0"/>
                  <w:marTop w:val="0"/>
                  <w:marBottom w:val="0"/>
                  <w:divBdr>
                    <w:top w:val="none" w:sz="0" w:space="0" w:color="auto"/>
                    <w:left w:val="none" w:sz="0" w:space="0" w:color="auto"/>
                    <w:bottom w:val="none" w:sz="0" w:space="0" w:color="auto"/>
                    <w:right w:val="none" w:sz="0" w:space="0" w:color="auto"/>
                  </w:divBdr>
                </w:div>
                <w:div w:id="1037126000">
                  <w:marLeft w:val="640"/>
                  <w:marRight w:val="0"/>
                  <w:marTop w:val="0"/>
                  <w:marBottom w:val="0"/>
                  <w:divBdr>
                    <w:top w:val="none" w:sz="0" w:space="0" w:color="auto"/>
                    <w:left w:val="none" w:sz="0" w:space="0" w:color="auto"/>
                    <w:bottom w:val="none" w:sz="0" w:space="0" w:color="auto"/>
                    <w:right w:val="none" w:sz="0" w:space="0" w:color="auto"/>
                  </w:divBdr>
                </w:div>
                <w:div w:id="1886135712">
                  <w:marLeft w:val="640"/>
                  <w:marRight w:val="0"/>
                  <w:marTop w:val="0"/>
                  <w:marBottom w:val="0"/>
                  <w:divBdr>
                    <w:top w:val="none" w:sz="0" w:space="0" w:color="auto"/>
                    <w:left w:val="none" w:sz="0" w:space="0" w:color="auto"/>
                    <w:bottom w:val="none" w:sz="0" w:space="0" w:color="auto"/>
                    <w:right w:val="none" w:sz="0" w:space="0" w:color="auto"/>
                  </w:divBdr>
                </w:div>
                <w:div w:id="26493852">
                  <w:marLeft w:val="640"/>
                  <w:marRight w:val="0"/>
                  <w:marTop w:val="0"/>
                  <w:marBottom w:val="0"/>
                  <w:divBdr>
                    <w:top w:val="none" w:sz="0" w:space="0" w:color="auto"/>
                    <w:left w:val="none" w:sz="0" w:space="0" w:color="auto"/>
                    <w:bottom w:val="none" w:sz="0" w:space="0" w:color="auto"/>
                    <w:right w:val="none" w:sz="0" w:space="0" w:color="auto"/>
                  </w:divBdr>
                </w:div>
                <w:div w:id="1239099908">
                  <w:marLeft w:val="640"/>
                  <w:marRight w:val="0"/>
                  <w:marTop w:val="0"/>
                  <w:marBottom w:val="0"/>
                  <w:divBdr>
                    <w:top w:val="none" w:sz="0" w:space="0" w:color="auto"/>
                    <w:left w:val="none" w:sz="0" w:space="0" w:color="auto"/>
                    <w:bottom w:val="none" w:sz="0" w:space="0" w:color="auto"/>
                    <w:right w:val="none" w:sz="0" w:space="0" w:color="auto"/>
                  </w:divBdr>
                </w:div>
                <w:div w:id="1910386143">
                  <w:marLeft w:val="640"/>
                  <w:marRight w:val="0"/>
                  <w:marTop w:val="0"/>
                  <w:marBottom w:val="0"/>
                  <w:divBdr>
                    <w:top w:val="none" w:sz="0" w:space="0" w:color="auto"/>
                    <w:left w:val="none" w:sz="0" w:space="0" w:color="auto"/>
                    <w:bottom w:val="none" w:sz="0" w:space="0" w:color="auto"/>
                    <w:right w:val="none" w:sz="0" w:space="0" w:color="auto"/>
                  </w:divBdr>
                </w:div>
                <w:div w:id="1795713314">
                  <w:marLeft w:val="640"/>
                  <w:marRight w:val="0"/>
                  <w:marTop w:val="0"/>
                  <w:marBottom w:val="0"/>
                  <w:divBdr>
                    <w:top w:val="none" w:sz="0" w:space="0" w:color="auto"/>
                    <w:left w:val="none" w:sz="0" w:space="0" w:color="auto"/>
                    <w:bottom w:val="none" w:sz="0" w:space="0" w:color="auto"/>
                    <w:right w:val="none" w:sz="0" w:space="0" w:color="auto"/>
                  </w:divBdr>
                </w:div>
                <w:div w:id="1454709165">
                  <w:marLeft w:val="640"/>
                  <w:marRight w:val="0"/>
                  <w:marTop w:val="0"/>
                  <w:marBottom w:val="0"/>
                  <w:divBdr>
                    <w:top w:val="none" w:sz="0" w:space="0" w:color="auto"/>
                    <w:left w:val="none" w:sz="0" w:space="0" w:color="auto"/>
                    <w:bottom w:val="none" w:sz="0" w:space="0" w:color="auto"/>
                    <w:right w:val="none" w:sz="0" w:space="0" w:color="auto"/>
                  </w:divBdr>
                </w:div>
                <w:div w:id="2127695043">
                  <w:marLeft w:val="640"/>
                  <w:marRight w:val="0"/>
                  <w:marTop w:val="0"/>
                  <w:marBottom w:val="0"/>
                  <w:divBdr>
                    <w:top w:val="none" w:sz="0" w:space="0" w:color="auto"/>
                    <w:left w:val="none" w:sz="0" w:space="0" w:color="auto"/>
                    <w:bottom w:val="none" w:sz="0" w:space="0" w:color="auto"/>
                    <w:right w:val="none" w:sz="0" w:space="0" w:color="auto"/>
                  </w:divBdr>
                </w:div>
                <w:div w:id="297222578">
                  <w:marLeft w:val="640"/>
                  <w:marRight w:val="0"/>
                  <w:marTop w:val="0"/>
                  <w:marBottom w:val="0"/>
                  <w:divBdr>
                    <w:top w:val="none" w:sz="0" w:space="0" w:color="auto"/>
                    <w:left w:val="none" w:sz="0" w:space="0" w:color="auto"/>
                    <w:bottom w:val="none" w:sz="0" w:space="0" w:color="auto"/>
                    <w:right w:val="none" w:sz="0" w:space="0" w:color="auto"/>
                  </w:divBdr>
                </w:div>
                <w:div w:id="1583104237">
                  <w:marLeft w:val="640"/>
                  <w:marRight w:val="0"/>
                  <w:marTop w:val="0"/>
                  <w:marBottom w:val="0"/>
                  <w:divBdr>
                    <w:top w:val="none" w:sz="0" w:space="0" w:color="auto"/>
                    <w:left w:val="none" w:sz="0" w:space="0" w:color="auto"/>
                    <w:bottom w:val="none" w:sz="0" w:space="0" w:color="auto"/>
                    <w:right w:val="none" w:sz="0" w:space="0" w:color="auto"/>
                  </w:divBdr>
                </w:div>
                <w:div w:id="1343624545">
                  <w:marLeft w:val="640"/>
                  <w:marRight w:val="0"/>
                  <w:marTop w:val="0"/>
                  <w:marBottom w:val="0"/>
                  <w:divBdr>
                    <w:top w:val="none" w:sz="0" w:space="0" w:color="auto"/>
                    <w:left w:val="none" w:sz="0" w:space="0" w:color="auto"/>
                    <w:bottom w:val="none" w:sz="0" w:space="0" w:color="auto"/>
                    <w:right w:val="none" w:sz="0" w:space="0" w:color="auto"/>
                  </w:divBdr>
                </w:div>
                <w:div w:id="960378223">
                  <w:marLeft w:val="640"/>
                  <w:marRight w:val="0"/>
                  <w:marTop w:val="0"/>
                  <w:marBottom w:val="0"/>
                  <w:divBdr>
                    <w:top w:val="none" w:sz="0" w:space="0" w:color="auto"/>
                    <w:left w:val="none" w:sz="0" w:space="0" w:color="auto"/>
                    <w:bottom w:val="none" w:sz="0" w:space="0" w:color="auto"/>
                    <w:right w:val="none" w:sz="0" w:space="0" w:color="auto"/>
                  </w:divBdr>
                </w:div>
                <w:div w:id="52511714">
                  <w:marLeft w:val="640"/>
                  <w:marRight w:val="0"/>
                  <w:marTop w:val="0"/>
                  <w:marBottom w:val="0"/>
                  <w:divBdr>
                    <w:top w:val="none" w:sz="0" w:space="0" w:color="auto"/>
                    <w:left w:val="none" w:sz="0" w:space="0" w:color="auto"/>
                    <w:bottom w:val="none" w:sz="0" w:space="0" w:color="auto"/>
                    <w:right w:val="none" w:sz="0" w:space="0" w:color="auto"/>
                  </w:divBdr>
                </w:div>
                <w:div w:id="1437288775">
                  <w:marLeft w:val="640"/>
                  <w:marRight w:val="0"/>
                  <w:marTop w:val="0"/>
                  <w:marBottom w:val="0"/>
                  <w:divBdr>
                    <w:top w:val="none" w:sz="0" w:space="0" w:color="auto"/>
                    <w:left w:val="none" w:sz="0" w:space="0" w:color="auto"/>
                    <w:bottom w:val="none" w:sz="0" w:space="0" w:color="auto"/>
                    <w:right w:val="none" w:sz="0" w:space="0" w:color="auto"/>
                  </w:divBdr>
                </w:div>
                <w:div w:id="1021055772">
                  <w:marLeft w:val="640"/>
                  <w:marRight w:val="0"/>
                  <w:marTop w:val="0"/>
                  <w:marBottom w:val="0"/>
                  <w:divBdr>
                    <w:top w:val="none" w:sz="0" w:space="0" w:color="auto"/>
                    <w:left w:val="none" w:sz="0" w:space="0" w:color="auto"/>
                    <w:bottom w:val="none" w:sz="0" w:space="0" w:color="auto"/>
                    <w:right w:val="none" w:sz="0" w:space="0" w:color="auto"/>
                  </w:divBdr>
                </w:div>
                <w:div w:id="536239747">
                  <w:marLeft w:val="640"/>
                  <w:marRight w:val="0"/>
                  <w:marTop w:val="0"/>
                  <w:marBottom w:val="0"/>
                  <w:divBdr>
                    <w:top w:val="none" w:sz="0" w:space="0" w:color="auto"/>
                    <w:left w:val="none" w:sz="0" w:space="0" w:color="auto"/>
                    <w:bottom w:val="none" w:sz="0" w:space="0" w:color="auto"/>
                    <w:right w:val="none" w:sz="0" w:space="0" w:color="auto"/>
                  </w:divBdr>
                </w:div>
                <w:div w:id="2071029097">
                  <w:marLeft w:val="640"/>
                  <w:marRight w:val="0"/>
                  <w:marTop w:val="0"/>
                  <w:marBottom w:val="0"/>
                  <w:divBdr>
                    <w:top w:val="none" w:sz="0" w:space="0" w:color="auto"/>
                    <w:left w:val="none" w:sz="0" w:space="0" w:color="auto"/>
                    <w:bottom w:val="none" w:sz="0" w:space="0" w:color="auto"/>
                    <w:right w:val="none" w:sz="0" w:space="0" w:color="auto"/>
                  </w:divBdr>
                </w:div>
                <w:div w:id="73209018">
                  <w:marLeft w:val="640"/>
                  <w:marRight w:val="0"/>
                  <w:marTop w:val="0"/>
                  <w:marBottom w:val="0"/>
                  <w:divBdr>
                    <w:top w:val="none" w:sz="0" w:space="0" w:color="auto"/>
                    <w:left w:val="none" w:sz="0" w:space="0" w:color="auto"/>
                    <w:bottom w:val="none" w:sz="0" w:space="0" w:color="auto"/>
                    <w:right w:val="none" w:sz="0" w:space="0" w:color="auto"/>
                  </w:divBdr>
                </w:div>
                <w:div w:id="1101681485">
                  <w:marLeft w:val="640"/>
                  <w:marRight w:val="0"/>
                  <w:marTop w:val="0"/>
                  <w:marBottom w:val="0"/>
                  <w:divBdr>
                    <w:top w:val="none" w:sz="0" w:space="0" w:color="auto"/>
                    <w:left w:val="none" w:sz="0" w:space="0" w:color="auto"/>
                    <w:bottom w:val="none" w:sz="0" w:space="0" w:color="auto"/>
                    <w:right w:val="none" w:sz="0" w:space="0" w:color="auto"/>
                  </w:divBdr>
                </w:div>
              </w:divsChild>
            </w:div>
            <w:div w:id="1295410071">
              <w:marLeft w:val="0"/>
              <w:marRight w:val="0"/>
              <w:marTop w:val="0"/>
              <w:marBottom w:val="0"/>
              <w:divBdr>
                <w:top w:val="none" w:sz="0" w:space="0" w:color="auto"/>
                <w:left w:val="none" w:sz="0" w:space="0" w:color="auto"/>
                <w:bottom w:val="none" w:sz="0" w:space="0" w:color="auto"/>
                <w:right w:val="none" w:sz="0" w:space="0" w:color="auto"/>
              </w:divBdr>
              <w:divsChild>
                <w:div w:id="971204481">
                  <w:marLeft w:val="640"/>
                  <w:marRight w:val="0"/>
                  <w:marTop w:val="0"/>
                  <w:marBottom w:val="0"/>
                  <w:divBdr>
                    <w:top w:val="none" w:sz="0" w:space="0" w:color="auto"/>
                    <w:left w:val="none" w:sz="0" w:space="0" w:color="auto"/>
                    <w:bottom w:val="none" w:sz="0" w:space="0" w:color="auto"/>
                    <w:right w:val="none" w:sz="0" w:space="0" w:color="auto"/>
                  </w:divBdr>
                </w:div>
                <w:div w:id="1673337475">
                  <w:marLeft w:val="640"/>
                  <w:marRight w:val="0"/>
                  <w:marTop w:val="0"/>
                  <w:marBottom w:val="0"/>
                  <w:divBdr>
                    <w:top w:val="none" w:sz="0" w:space="0" w:color="auto"/>
                    <w:left w:val="none" w:sz="0" w:space="0" w:color="auto"/>
                    <w:bottom w:val="none" w:sz="0" w:space="0" w:color="auto"/>
                    <w:right w:val="none" w:sz="0" w:space="0" w:color="auto"/>
                  </w:divBdr>
                </w:div>
                <w:div w:id="810748592">
                  <w:marLeft w:val="640"/>
                  <w:marRight w:val="0"/>
                  <w:marTop w:val="0"/>
                  <w:marBottom w:val="0"/>
                  <w:divBdr>
                    <w:top w:val="none" w:sz="0" w:space="0" w:color="auto"/>
                    <w:left w:val="none" w:sz="0" w:space="0" w:color="auto"/>
                    <w:bottom w:val="none" w:sz="0" w:space="0" w:color="auto"/>
                    <w:right w:val="none" w:sz="0" w:space="0" w:color="auto"/>
                  </w:divBdr>
                </w:div>
                <w:div w:id="252931188">
                  <w:marLeft w:val="640"/>
                  <w:marRight w:val="0"/>
                  <w:marTop w:val="0"/>
                  <w:marBottom w:val="0"/>
                  <w:divBdr>
                    <w:top w:val="none" w:sz="0" w:space="0" w:color="auto"/>
                    <w:left w:val="none" w:sz="0" w:space="0" w:color="auto"/>
                    <w:bottom w:val="none" w:sz="0" w:space="0" w:color="auto"/>
                    <w:right w:val="none" w:sz="0" w:space="0" w:color="auto"/>
                  </w:divBdr>
                </w:div>
                <w:div w:id="1432899793">
                  <w:marLeft w:val="640"/>
                  <w:marRight w:val="0"/>
                  <w:marTop w:val="0"/>
                  <w:marBottom w:val="0"/>
                  <w:divBdr>
                    <w:top w:val="none" w:sz="0" w:space="0" w:color="auto"/>
                    <w:left w:val="none" w:sz="0" w:space="0" w:color="auto"/>
                    <w:bottom w:val="none" w:sz="0" w:space="0" w:color="auto"/>
                    <w:right w:val="none" w:sz="0" w:space="0" w:color="auto"/>
                  </w:divBdr>
                </w:div>
                <w:div w:id="2122799426">
                  <w:marLeft w:val="640"/>
                  <w:marRight w:val="0"/>
                  <w:marTop w:val="0"/>
                  <w:marBottom w:val="0"/>
                  <w:divBdr>
                    <w:top w:val="none" w:sz="0" w:space="0" w:color="auto"/>
                    <w:left w:val="none" w:sz="0" w:space="0" w:color="auto"/>
                    <w:bottom w:val="none" w:sz="0" w:space="0" w:color="auto"/>
                    <w:right w:val="none" w:sz="0" w:space="0" w:color="auto"/>
                  </w:divBdr>
                </w:div>
                <w:div w:id="1580825718">
                  <w:marLeft w:val="640"/>
                  <w:marRight w:val="0"/>
                  <w:marTop w:val="0"/>
                  <w:marBottom w:val="0"/>
                  <w:divBdr>
                    <w:top w:val="none" w:sz="0" w:space="0" w:color="auto"/>
                    <w:left w:val="none" w:sz="0" w:space="0" w:color="auto"/>
                    <w:bottom w:val="none" w:sz="0" w:space="0" w:color="auto"/>
                    <w:right w:val="none" w:sz="0" w:space="0" w:color="auto"/>
                  </w:divBdr>
                </w:div>
                <w:div w:id="1971591179">
                  <w:marLeft w:val="640"/>
                  <w:marRight w:val="0"/>
                  <w:marTop w:val="0"/>
                  <w:marBottom w:val="0"/>
                  <w:divBdr>
                    <w:top w:val="none" w:sz="0" w:space="0" w:color="auto"/>
                    <w:left w:val="none" w:sz="0" w:space="0" w:color="auto"/>
                    <w:bottom w:val="none" w:sz="0" w:space="0" w:color="auto"/>
                    <w:right w:val="none" w:sz="0" w:space="0" w:color="auto"/>
                  </w:divBdr>
                </w:div>
                <w:div w:id="1835022988">
                  <w:marLeft w:val="640"/>
                  <w:marRight w:val="0"/>
                  <w:marTop w:val="0"/>
                  <w:marBottom w:val="0"/>
                  <w:divBdr>
                    <w:top w:val="none" w:sz="0" w:space="0" w:color="auto"/>
                    <w:left w:val="none" w:sz="0" w:space="0" w:color="auto"/>
                    <w:bottom w:val="none" w:sz="0" w:space="0" w:color="auto"/>
                    <w:right w:val="none" w:sz="0" w:space="0" w:color="auto"/>
                  </w:divBdr>
                </w:div>
                <w:div w:id="852459476">
                  <w:marLeft w:val="640"/>
                  <w:marRight w:val="0"/>
                  <w:marTop w:val="0"/>
                  <w:marBottom w:val="0"/>
                  <w:divBdr>
                    <w:top w:val="none" w:sz="0" w:space="0" w:color="auto"/>
                    <w:left w:val="none" w:sz="0" w:space="0" w:color="auto"/>
                    <w:bottom w:val="none" w:sz="0" w:space="0" w:color="auto"/>
                    <w:right w:val="none" w:sz="0" w:space="0" w:color="auto"/>
                  </w:divBdr>
                </w:div>
                <w:div w:id="164324867">
                  <w:marLeft w:val="640"/>
                  <w:marRight w:val="0"/>
                  <w:marTop w:val="0"/>
                  <w:marBottom w:val="0"/>
                  <w:divBdr>
                    <w:top w:val="none" w:sz="0" w:space="0" w:color="auto"/>
                    <w:left w:val="none" w:sz="0" w:space="0" w:color="auto"/>
                    <w:bottom w:val="none" w:sz="0" w:space="0" w:color="auto"/>
                    <w:right w:val="none" w:sz="0" w:space="0" w:color="auto"/>
                  </w:divBdr>
                </w:div>
                <w:div w:id="806557250">
                  <w:marLeft w:val="640"/>
                  <w:marRight w:val="0"/>
                  <w:marTop w:val="0"/>
                  <w:marBottom w:val="0"/>
                  <w:divBdr>
                    <w:top w:val="none" w:sz="0" w:space="0" w:color="auto"/>
                    <w:left w:val="none" w:sz="0" w:space="0" w:color="auto"/>
                    <w:bottom w:val="none" w:sz="0" w:space="0" w:color="auto"/>
                    <w:right w:val="none" w:sz="0" w:space="0" w:color="auto"/>
                  </w:divBdr>
                </w:div>
                <w:div w:id="2078554568">
                  <w:marLeft w:val="640"/>
                  <w:marRight w:val="0"/>
                  <w:marTop w:val="0"/>
                  <w:marBottom w:val="0"/>
                  <w:divBdr>
                    <w:top w:val="none" w:sz="0" w:space="0" w:color="auto"/>
                    <w:left w:val="none" w:sz="0" w:space="0" w:color="auto"/>
                    <w:bottom w:val="none" w:sz="0" w:space="0" w:color="auto"/>
                    <w:right w:val="none" w:sz="0" w:space="0" w:color="auto"/>
                  </w:divBdr>
                </w:div>
                <w:div w:id="1157038289">
                  <w:marLeft w:val="640"/>
                  <w:marRight w:val="0"/>
                  <w:marTop w:val="0"/>
                  <w:marBottom w:val="0"/>
                  <w:divBdr>
                    <w:top w:val="none" w:sz="0" w:space="0" w:color="auto"/>
                    <w:left w:val="none" w:sz="0" w:space="0" w:color="auto"/>
                    <w:bottom w:val="none" w:sz="0" w:space="0" w:color="auto"/>
                    <w:right w:val="none" w:sz="0" w:space="0" w:color="auto"/>
                  </w:divBdr>
                </w:div>
                <w:div w:id="1696465914">
                  <w:marLeft w:val="640"/>
                  <w:marRight w:val="0"/>
                  <w:marTop w:val="0"/>
                  <w:marBottom w:val="0"/>
                  <w:divBdr>
                    <w:top w:val="none" w:sz="0" w:space="0" w:color="auto"/>
                    <w:left w:val="none" w:sz="0" w:space="0" w:color="auto"/>
                    <w:bottom w:val="none" w:sz="0" w:space="0" w:color="auto"/>
                    <w:right w:val="none" w:sz="0" w:space="0" w:color="auto"/>
                  </w:divBdr>
                </w:div>
                <w:div w:id="202906162">
                  <w:marLeft w:val="640"/>
                  <w:marRight w:val="0"/>
                  <w:marTop w:val="0"/>
                  <w:marBottom w:val="0"/>
                  <w:divBdr>
                    <w:top w:val="none" w:sz="0" w:space="0" w:color="auto"/>
                    <w:left w:val="none" w:sz="0" w:space="0" w:color="auto"/>
                    <w:bottom w:val="none" w:sz="0" w:space="0" w:color="auto"/>
                    <w:right w:val="none" w:sz="0" w:space="0" w:color="auto"/>
                  </w:divBdr>
                </w:div>
                <w:div w:id="2127237005">
                  <w:marLeft w:val="640"/>
                  <w:marRight w:val="0"/>
                  <w:marTop w:val="0"/>
                  <w:marBottom w:val="0"/>
                  <w:divBdr>
                    <w:top w:val="none" w:sz="0" w:space="0" w:color="auto"/>
                    <w:left w:val="none" w:sz="0" w:space="0" w:color="auto"/>
                    <w:bottom w:val="none" w:sz="0" w:space="0" w:color="auto"/>
                    <w:right w:val="none" w:sz="0" w:space="0" w:color="auto"/>
                  </w:divBdr>
                </w:div>
                <w:div w:id="245920525">
                  <w:marLeft w:val="640"/>
                  <w:marRight w:val="0"/>
                  <w:marTop w:val="0"/>
                  <w:marBottom w:val="0"/>
                  <w:divBdr>
                    <w:top w:val="none" w:sz="0" w:space="0" w:color="auto"/>
                    <w:left w:val="none" w:sz="0" w:space="0" w:color="auto"/>
                    <w:bottom w:val="none" w:sz="0" w:space="0" w:color="auto"/>
                    <w:right w:val="none" w:sz="0" w:space="0" w:color="auto"/>
                  </w:divBdr>
                </w:div>
                <w:div w:id="1570458700">
                  <w:marLeft w:val="640"/>
                  <w:marRight w:val="0"/>
                  <w:marTop w:val="0"/>
                  <w:marBottom w:val="0"/>
                  <w:divBdr>
                    <w:top w:val="none" w:sz="0" w:space="0" w:color="auto"/>
                    <w:left w:val="none" w:sz="0" w:space="0" w:color="auto"/>
                    <w:bottom w:val="none" w:sz="0" w:space="0" w:color="auto"/>
                    <w:right w:val="none" w:sz="0" w:space="0" w:color="auto"/>
                  </w:divBdr>
                </w:div>
                <w:div w:id="653802879">
                  <w:marLeft w:val="640"/>
                  <w:marRight w:val="0"/>
                  <w:marTop w:val="0"/>
                  <w:marBottom w:val="0"/>
                  <w:divBdr>
                    <w:top w:val="none" w:sz="0" w:space="0" w:color="auto"/>
                    <w:left w:val="none" w:sz="0" w:space="0" w:color="auto"/>
                    <w:bottom w:val="none" w:sz="0" w:space="0" w:color="auto"/>
                    <w:right w:val="none" w:sz="0" w:space="0" w:color="auto"/>
                  </w:divBdr>
                </w:div>
                <w:div w:id="1581403554">
                  <w:marLeft w:val="640"/>
                  <w:marRight w:val="0"/>
                  <w:marTop w:val="0"/>
                  <w:marBottom w:val="0"/>
                  <w:divBdr>
                    <w:top w:val="none" w:sz="0" w:space="0" w:color="auto"/>
                    <w:left w:val="none" w:sz="0" w:space="0" w:color="auto"/>
                    <w:bottom w:val="none" w:sz="0" w:space="0" w:color="auto"/>
                    <w:right w:val="none" w:sz="0" w:space="0" w:color="auto"/>
                  </w:divBdr>
                </w:div>
                <w:div w:id="1818914171">
                  <w:marLeft w:val="640"/>
                  <w:marRight w:val="0"/>
                  <w:marTop w:val="0"/>
                  <w:marBottom w:val="0"/>
                  <w:divBdr>
                    <w:top w:val="none" w:sz="0" w:space="0" w:color="auto"/>
                    <w:left w:val="none" w:sz="0" w:space="0" w:color="auto"/>
                    <w:bottom w:val="none" w:sz="0" w:space="0" w:color="auto"/>
                    <w:right w:val="none" w:sz="0" w:space="0" w:color="auto"/>
                  </w:divBdr>
                </w:div>
                <w:div w:id="914048571">
                  <w:marLeft w:val="640"/>
                  <w:marRight w:val="0"/>
                  <w:marTop w:val="0"/>
                  <w:marBottom w:val="0"/>
                  <w:divBdr>
                    <w:top w:val="none" w:sz="0" w:space="0" w:color="auto"/>
                    <w:left w:val="none" w:sz="0" w:space="0" w:color="auto"/>
                    <w:bottom w:val="none" w:sz="0" w:space="0" w:color="auto"/>
                    <w:right w:val="none" w:sz="0" w:space="0" w:color="auto"/>
                  </w:divBdr>
                </w:div>
                <w:div w:id="1512374495">
                  <w:marLeft w:val="640"/>
                  <w:marRight w:val="0"/>
                  <w:marTop w:val="0"/>
                  <w:marBottom w:val="0"/>
                  <w:divBdr>
                    <w:top w:val="none" w:sz="0" w:space="0" w:color="auto"/>
                    <w:left w:val="none" w:sz="0" w:space="0" w:color="auto"/>
                    <w:bottom w:val="none" w:sz="0" w:space="0" w:color="auto"/>
                    <w:right w:val="none" w:sz="0" w:space="0" w:color="auto"/>
                  </w:divBdr>
                </w:div>
                <w:div w:id="2063553414">
                  <w:marLeft w:val="640"/>
                  <w:marRight w:val="0"/>
                  <w:marTop w:val="0"/>
                  <w:marBottom w:val="0"/>
                  <w:divBdr>
                    <w:top w:val="none" w:sz="0" w:space="0" w:color="auto"/>
                    <w:left w:val="none" w:sz="0" w:space="0" w:color="auto"/>
                    <w:bottom w:val="none" w:sz="0" w:space="0" w:color="auto"/>
                    <w:right w:val="none" w:sz="0" w:space="0" w:color="auto"/>
                  </w:divBdr>
                </w:div>
                <w:div w:id="1828552455">
                  <w:marLeft w:val="640"/>
                  <w:marRight w:val="0"/>
                  <w:marTop w:val="0"/>
                  <w:marBottom w:val="0"/>
                  <w:divBdr>
                    <w:top w:val="none" w:sz="0" w:space="0" w:color="auto"/>
                    <w:left w:val="none" w:sz="0" w:space="0" w:color="auto"/>
                    <w:bottom w:val="none" w:sz="0" w:space="0" w:color="auto"/>
                    <w:right w:val="none" w:sz="0" w:space="0" w:color="auto"/>
                  </w:divBdr>
                </w:div>
                <w:div w:id="1797868627">
                  <w:marLeft w:val="640"/>
                  <w:marRight w:val="0"/>
                  <w:marTop w:val="0"/>
                  <w:marBottom w:val="0"/>
                  <w:divBdr>
                    <w:top w:val="none" w:sz="0" w:space="0" w:color="auto"/>
                    <w:left w:val="none" w:sz="0" w:space="0" w:color="auto"/>
                    <w:bottom w:val="none" w:sz="0" w:space="0" w:color="auto"/>
                    <w:right w:val="none" w:sz="0" w:space="0" w:color="auto"/>
                  </w:divBdr>
                </w:div>
                <w:div w:id="946351445">
                  <w:marLeft w:val="640"/>
                  <w:marRight w:val="0"/>
                  <w:marTop w:val="0"/>
                  <w:marBottom w:val="0"/>
                  <w:divBdr>
                    <w:top w:val="none" w:sz="0" w:space="0" w:color="auto"/>
                    <w:left w:val="none" w:sz="0" w:space="0" w:color="auto"/>
                    <w:bottom w:val="none" w:sz="0" w:space="0" w:color="auto"/>
                    <w:right w:val="none" w:sz="0" w:space="0" w:color="auto"/>
                  </w:divBdr>
                </w:div>
                <w:div w:id="941451005">
                  <w:marLeft w:val="640"/>
                  <w:marRight w:val="0"/>
                  <w:marTop w:val="0"/>
                  <w:marBottom w:val="0"/>
                  <w:divBdr>
                    <w:top w:val="none" w:sz="0" w:space="0" w:color="auto"/>
                    <w:left w:val="none" w:sz="0" w:space="0" w:color="auto"/>
                    <w:bottom w:val="none" w:sz="0" w:space="0" w:color="auto"/>
                    <w:right w:val="none" w:sz="0" w:space="0" w:color="auto"/>
                  </w:divBdr>
                </w:div>
                <w:div w:id="655689602">
                  <w:marLeft w:val="640"/>
                  <w:marRight w:val="0"/>
                  <w:marTop w:val="0"/>
                  <w:marBottom w:val="0"/>
                  <w:divBdr>
                    <w:top w:val="none" w:sz="0" w:space="0" w:color="auto"/>
                    <w:left w:val="none" w:sz="0" w:space="0" w:color="auto"/>
                    <w:bottom w:val="none" w:sz="0" w:space="0" w:color="auto"/>
                    <w:right w:val="none" w:sz="0" w:space="0" w:color="auto"/>
                  </w:divBdr>
                </w:div>
                <w:div w:id="403185510">
                  <w:marLeft w:val="640"/>
                  <w:marRight w:val="0"/>
                  <w:marTop w:val="0"/>
                  <w:marBottom w:val="0"/>
                  <w:divBdr>
                    <w:top w:val="none" w:sz="0" w:space="0" w:color="auto"/>
                    <w:left w:val="none" w:sz="0" w:space="0" w:color="auto"/>
                    <w:bottom w:val="none" w:sz="0" w:space="0" w:color="auto"/>
                    <w:right w:val="none" w:sz="0" w:space="0" w:color="auto"/>
                  </w:divBdr>
                </w:div>
                <w:div w:id="430249852">
                  <w:marLeft w:val="640"/>
                  <w:marRight w:val="0"/>
                  <w:marTop w:val="0"/>
                  <w:marBottom w:val="0"/>
                  <w:divBdr>
                    <w:top w:val="none" w:sz="0" w:space="0" w:color="auto"/>
                    <w:left w:val="none" w:sz="0" w:space="0" w:color="auto"/>
                    <w:bottom w:val="none" w:sz="0" w:space="0" w:color="auto"/>
                    <w:right w:val="none" w:sz="0" w:space="0" w:color="auto"/>
                  </w:divBdr>
                </w:div>
                <w:div w:id="87115324">
                  <w:marLeft w:val="640"/>
                  <w:marRight w:val="0"/>
                  <w:marTop w:val="0"/>
                  <w:marBottom w:val="0"/>
                  <w:divBdr>
                    <w:top w:val="none" w:sz="0" w:space="0" w:color="auto"/>
                    <w:left w:val="none" w:sz="0" w:space="0" w:color="auto"/>
                    <w:bottom w:val="none" w:sz="0" w:space="0" w:color="auto"/>
                    <w:right w:val="none" w:sz="0" w:space="0" w:color="auto"/>
                  </w:divBdr>
                </w:div>
                <w:div w:id="411243702">
                  <w:marLeft w:val="640"/>
                  <w:marRight w:val="0"/>
                  <w:marTop w:val="0"/>
                  <w:marBottom w:val="0"/>
                  <w:divBdr>
                    <w:top w:val="none" w:sz="0" w:space="0" w:color="auto"/>
                    <w:left w:val="none" w:sz="0" w:space="0" w:color="auto"/>
                    <w:bottom w:val="none" w:sz="0" w:space="0" w:color="auto"/>
                    <w:right w:val="none" w:sz="0" w:space="0" w:color="auto"/>
                  </w:divBdr>
                </w:div>
                <w:div w:id="121114798">
                  <w:marLeft w:val="640"/>
                  <w:marRight w:val="0"/>
                  <w:marTop w:val="0"/>
                  <w:marBottom w:val="0"/>
                  <w:divBdr>
                    <w:top w:val="none" w:sz="0" w:space="0" w:color="auto"/>
                    <w:left w:val="none" w:sz="0" w:space="0" w:color="auto"/>
                    <w:bottom w:val="none" w:sz="0" w:space="0" w:color="auto"/>
                    <w:right w:val="none" w:sz="0" w:space="0" w:color="auto"/>
                  </w:divBdr>
                </w:div>
                <w:div w:id="1658918587">
                  <w:marLeft w:val="640"/>
                  <w:marRight w:val="0"/>
                  <w:marTop w:val="0"/>
                  <w:marBottom w:val="0"/>
                  <w:divBdr>
                    <w:top w:val="none" w:sz="0" w:space="0" w:color="auto"/>
                    <w:left w:val="none" w:sz="0" w:space="0" w:color="auto"/>
                    <w:bottom w:val="none" w:sz="0" w:space="0" w:color="auto"/>
                    <w:right w:val="none" w:sz="0" w:space="0" w:color="auto"/>
                  </w:divBdr>
                </w:div>
                <w:div w:id="167869726">
                  <w:marLeft w:val="640"/>
                  <w:marRight w:val="0"/>
                  <w:marTop w:val="0"/>
                  <w:marBottom w:val="0"/>
                  <w:divBdr>
                    <w:top w:val="none" w:sz="0" w:space="0" w:color="auto"/>
                    <w:left w:val="none" w:sz="0" w:space="0" w:color="auto"/>
                    <w:bottom w:val="none" w:sz="0" w:space="0" w:color="auto"/>
                    <w:right w:val="none" w:sz="0" w:space="0" w:color="auto"/>
                  </w:divBdr>
                </w:div>
                <w:div w:id="67073973">
                  <w:marLeft w:val="640"/>
                  <w:marRight w:val="0"/>
                  <w:marTop w:val="0"/>
                  <w:marBottom w:val="0"/>
                  <w:divBdr>
                    <w:top w:val="none" w:sz="0" w:space="0" w:color="auto"/>
                    <w:left w:val="none" w:sz="0" w:space="0" w:color="auto"/>
                    <w:bottom w:val="none" w:sz="0" w:space="0" w:color="auto"/>
                    <w:right w:val="none" w:sz="0" w:space="0" w:color="auto"/>
                  </w:divBdr>
                </w:div>
                <w:div w:id="67466763">
                  <w:marLeft w:val="640"/>
                  <w:marRight w:val="0"/>
                  <w:marTop w:val="0"/>
                  <w:marBottom w:val="0"/>
                  <w:divBdr>
                    <w:top w:val="none" w:sz="0" w:space="0" w:color="auto"/>
                    <w:left w:val="none" w:sz="0" w:space="0" w:color="auto"/>
                    <w:bottom w:val="none" w:sz="0" w:space="0" w:color="auto"/>
                    <w:right w:val="none" w:sz="0" w:space="0" w:color="auto"/>
                  </w:divBdr>
                </w:div>
                <w:div w:id="571695096">
                  <w:marLeft w:val="640"/>
                  <w:marRight w:val="0"/>
                  <w:marTop w:val="0"/>
                  <w:marBottom w:val="0"/>
                  <w:divBdr>
                    <w:top w:val="none" w:sz="0" w:space="0" w:color="auto"/>
                    <w:left w:val="none" w:sz="0" w:space="0" w:color="auto"/>
                    <w:bottom w:val="none" w:sz="0" w:space="0" w:color="auto"/>
                    <w:right w:val="none" w:sz="0" w:space="0" w:color="auto"/>
                  </w:divBdr>
                </w:div>
                <w:div w:id="1069769959">
                  <w:marLeft w:val="640"/>
                  <w:marRight w:val="0"/>
                  <w:marTop w:val="0"/>
                  <w:marBottom w:val="0"/>
                  <w:divBdr>
                    <w:top w:val="none" w:sz="0" w:space="0" w:color="auto"/>
                    <w:left w:val="none" w:sz="0" w:space="0" w:color="auto"/>
                    <w:bottom w:val="none" w:sz="0" w:space="0" w:color="auto"/>
                    <w:right w:val="none" w:sz="0" w:space="0" w:color="auto"/>
                  </w:divBdr>
                </w:div>
                <w:div w:id="638195737">
                  <w:marLeft w:val="640"/>
                  <w:marRight w:val="0"/>
                  <w:marTop w:val="0"/>
                  <w:marBottom w:val="0"/>
                  <w:divBdr>
                    <w:top w:val="none" w:sz="0" w:space="0" w:color="auto"/>
                    <w:left w:val="none" w:sz="0" w:space="0" w:color="auto"/>
                    <w:bottom w:val="none" w:sz="0" w:space="0" w:color="auto"/>
                    <w:right w:val="none" w:sz="0" w:space="0" w:color="auto"/>
                  </w:divBdr>
                </w:div>
                <w:div w:id="250626107">
                  <w:marLeft w:val="640"/>
                  <w:marRight w:val="0"/>
                  <w:marTop w:val="0"/>
                  <w:marBottom w:val="0"/>
                  <w:divBdr>
                    <w:top w:val="none" w:sz="0" w:space="0" w:color="auto"/>
                    <w:left w:val="none" w:sz="0" w:space="0" w:color="auto"/>
                    <w:bottom w:val="none" w:sz="0" w:space="0" w:color="auto"/>
                    <w:right w:val="none" w:sz="0" w:space="0" w:color="auto"/>
                  </w:divBdr>
                </w:div>
                <w:div w:id="861481151">
                  <w:marLeft w:val="640"/>
                  <w:marRight w:val="0"/>
                  <w:marTop w:val="0"/>
                  <w:marBottom w:val="0"/>
                  <w:divBdr>
                    <w:top w:val="none" w:sz="0" w:space="0" w:color="auto"/>
                    <w:left w:val="none" w:sz="0" w:space="0" w:color="auto"/>
                    <w:bottom w:val="none" w:sz="0" w:space="0" w:color="auto"/>
                    <w:right w:val="none" w:sz="0" w:space="0" w:color="auto"/>
                  </w:divBdr>
                </w:div>
                <w:div w:id="707294411">
                  <w:marLeft w:val="640"/>
                  <w:marRight w:val="0"/>
                  <w:marTop w:val="0"/>
                  <w:marBottom w:val="0"/>
                  <w:divBdr>
                    <w:top w:val="none" w:sz="0" w:space="0" w:color="auto"/>
                    <w:left w:val="none" w:sz="0" w:space="0" w:color="auto"/>
                    <w:bottom w:val="none" w:sz="0" w:space="0" w:color="auto"/>
                    <w:right w:val="none" w:sz="0" w:space="0" w:color="auto"/>
                  </w:divBdr>
                </w:div>
                <w:div w:id="969282453">
                  <w:marLeft w:val="640"/>
                  <w:marRight w:val="0"/>
                  <w:marTop w:val="0"/>
                  <w:marBottom w:val="0"/>
                  <w:divBdr>
                    <w:top w:val="none" w:sz="0" w:space="0" w:color="auto"/>
                    <w:left w:val="none" w:sz="0" w:space="0" w:color="auto"/>
                    <w:bottom w:val="none" w:sz="0" w:space="0" w:color="auto"/>
                    <w:right w:val="none" w:sz="0" w:space="0" w:color="auto"/>
                  </w:divBdr>
                </w:div>
                <w:div w:id="1420058973">
                  <w:marLeft w:val="640"/>
                  <w:marRight w:val="0"/>
                  <w:marTop w:val="0"/>
                  <w:marBottom w:val="0"/>
                  <w:divBdr>
                    <w:top w:val="none" w:sz="0" w:space="0" w:color="auto"/>
                    <w:left w:val="none" w:sz="0" w:space="0" w:color="auto"/>
                    <w:bottom w:val="none" w:sz="0" w:space="0" w:color="auto"/>
                    <w:right w:val="none" w:sz="0" w:space="0" w:color="auto"/>
                  </w:divBdr>
                </w:div>
                <w:div w:id="1319308844">
                  <w:marLeft w:val="640"/>
                  <w:marRight w:val="0"/>
                  <w:marTop w:val="0"/>
                  <w:marBottom w:val="0"/>
                  <w:divBdr>
                    <w:top w:val="none" w:sz="0" w:space="0" w:color="auto"/>
                    <w:left w:val="none" w:sz="0" w:space="0" w:color="auto"/>
                    <w:bottom w:val="none" w:sz="0" w:space="0" w:color="auto"/>
                    <w:right w:val="none" w:sz="0" w:space="0" w:color="auto"/>
                  </w:divBdr>
                </w:div>
                <w:div w:id="1144658903">
                  <w:marLeft w:val="640"/>
                  <w:marRight w:val="0"/>
                  <w:marTop w:val="0"/>
                  <w:marBottom w:val="0"/>
                  <w:divBdr>
                    <w:top w:val="none" w:sz="0" w:space="0" w:color="auto"/>
                    <w:left w:val="none" w:sz="0" w:space="0" w:color="auto"/>
                    <w:bottom w:val="none" w:sz="0" w:space="0" w:color="auto"/>
                    <w:right w:val="none" w:sz="0" w:space="0" w:color="auto"/>
                  </w:divBdr>
                </w:div>
                <w:div w:id="695930913">
                  <w:marLeft w:val="640"/>
                  <w:marRight w:val="0"/>
                  <w:marTop w:val="0"/>
                  <w:marBottom w:val="0"/>
                  <w:divBdr>
                    <w:top w:val="none" w:sz="0" w:space="0" w:color="auto"/>
                    <w:left w:val="none" w:sz="0" w:space="0" w:color="auto"/>
                    <w:bottom w:val="none" w:sz="0" w:space="0" w:color="auto"/>
                    <w:right w:val="none" w:sz="0" w:space="0" w:color="auto"/>
                  </w:divBdr>
                </w:div>
                <w:div w:id="1396246293">
                  <w:marLeft w:val="640"/>
                  <w:marRight w:val="0"/>
                  <w:marTop w:val="0"/>
                  <w:marBottom w:val="0"/>
                  <w:divBdr>
                    <w:top w:val="none" w:sz="0" w:space="0" w:color="auto"/>
                    <w:left w:val="none" w:sz="0" w:space="0" w:color="auto"/>
                    <w:bottom w:val="none" w:sz="0" w:space="0" w:color="auto"/>
                    <w:right w:val="none" w:sz="0" w:space="0" w:color="auto"/>
                  </w:divBdr>
                </w:div>
              </w:divsChild>
            </w:div>
            <w:div w:id="1642342895">
              <w:marLeft w:val="0"/>
              <w:marRight w:val="0"/>
              <w:marTop w:val="0"/>
              <w:marBottom w:val="0"/>
              <w:divBdr>
                <w:top w:val="none" w:sz="0" w:space="0" w:color="auto"/>
                <w:left w:val="none" w:sz="0" w:space="0" w:color="auto"/>
                <w:bottom w:val="none" w:sz="0" w:space="0" w:color="auto"/>
                <w:right w:val="none" w:sz="0" w:space="0" w:color="auto"/>
              </w:divBdr>
              <w:divsChild>
                <w:div w:id="2121220668">
                  <w:marLeft w:val="640"/>
                  <w:marRight w:val="0"/>
                  <w:marTop w:val="0"/>
                  <w:marBottom w:val="0"/>
                  <w:divBdr>
                    <w:top w:val="none" w:sz="0" w:space="0" w:color="auto"/>
                    <w:left w:val="none" w:sz="0" w:space="0" w:color="auto"/>
                    <w:bottom w:val="none" w:sz="0" w:space="0" w:color="auto"/>
                    <w:right w:val="none" w:sz="0" w:space="0" w:color="auto"/>
                  </w:divBdr>
                </w:div>
                <w:div w:id="53968243">
                  <w:marLeft w:val="640"/>
                  <w:marRight w:val="0"/>
                  <w:marTop w:val="0"/>
                  <w:marBottom w:val="0"/>
                  <w:divBdr>
                    <w:top w:val="none" w:sz="0" w:space="0" w:color="auto"/>
                    <w:left w:val="none" w:sz="0" w:space="0" w:color="auto"/>
                    <w:bottom w:val="none" w:sz="0" w:space="0" w:color="auto"/>
                    <w:right w:val="none" w:sz="0" w:space="0" w:color="auto"/>
                  </w:divBdr>
                </w:div>
                <w:div w:id="1516385833">
                  <w:marLeft w:val="640"/>
                  <w:marRight w:val="0"/>
                  <w:marTop w:val="0"/>
                  <w:marBottom w:val="0"/>
                  <w:divBdr>
                    <w:top w:val="none" w:sz="0" w:space="0" w:color="auto"/>
                    <w:left w:val="none" w:sz="0" w:space="0" w:color="auto"/>
                    <w:bottom w:val="none" w:sz="0" w:space="0" w:color="auto"/>
                    <w:right w:val="none" w:sz="0" w:space="0" w:color="auto"/>
                  </w:divBdr>
                </w:div>
                <w:div w:id="1446923779">
                  <w:marLeft w:val="640"/>
                  <w:marRight w:val="0"/>
                  <w:marTop w:val="0"/>
                  <w:marBottom w:val="0"/>
                  <w:divBdr>
                    <w:top w:val="none" w:sz="0" w:space="0" w:color="auto"/>
                    <w:left w:val="none" w:sz="0" w:space="0" w:color="auto"/>
                    <w:bottom w:val="none" w:sz="0" w:space="0" w:color="auto"/>
                    <w:right w:val="none" w:sz="0" w:space="0" w:color="auto"/>
                  </w:divBdr>
                </w:div>
                <w:div w:id="1835367542">
                  <w:marLeft w:val="640"/>
                  <w:marRight w:val="0"/>
                  <w:marTop w:val="0"/>
                  <w:marBottom w:val="0"/>
                  <w:divBdr>
                    <w:top w:val="none" w:sz="0" w:space="0" w:color="auto"/>
                    <w:left w:val="none" w:sz="0" w:space="0" w:color="auto"/>
                    <w:bottom w:val="none" w:sz="0" w:space="0" w:color="auto"/>
                    <w:right w:val="none" w:sz="0" w:space="0" w:color="auto"/>
                  </w:divBdr>
                </w:div>
                <w:div w:id="1864854843">
                  <w:marLeft w:val="640"/>
                  <w:marRight w:val="0"/>
                  <w:marTop w:val="0"/>
                  <w:marBottom w:val="0"/>
                  <w:divBdr>
                    <w:top w:val="none" w:sz="0" w:space="0" w:color="auto"/>
                    <w:left w:val="none" w:sz="0" w:space="0" w:color="auto"/>
                    <w:bottom w:val="none" w:sz="0" w:space="0" w:color="auto"/>
                    <w:right w:val="none" w:sz="0" w:space="0" w:color="auto"/>
                  </w:divBdr>
                </w:div>
                <w:div w:id="307364754">
                  <w:marLeft w:val="640"/>
                  <w:marRight w:val="0"/>
                  <w:marTop w:val="0"/>
                  <w:marBottom w:val="0"/>
                  <w:divBdr>
                    <w:top w:val="none" w:sz="0" w:space="0" w:color="auto"/>
                    <w:left w:val="none" w:sz="0" w:space="0" w:color="auto"/>
                    <w:bottom w:val="none" w:sz="0" w:space="0" w:color="auto"/>
                    <w:right w:val="none" w:sz="0" w:space="0" w:color="auto"/>
                  </w:divBdr>
                </w:div>
                <w:div w:id="2106459187">
                  <w:marLeft w:val="640"/>
                  <w:marRight w:val="0"/>
                  <w:marTop w:val="0"/>
                  <w:marBottom w:val="0"/>
                  <w:divBdr>
                    <w:top w:val="none" w:sz="0" w:space="0" w:color="auto"/>
                    <w:left w:val="none" w:sz="0" w:space="0" w:color="auto"/>
                    <w:bottom w:val="none" w:sz="0" w:space="0" w:color="auto"/>
                    <w:right w:val="none" w:sz="0" w:space="0" w:color="auto"/>
                  </w:divBdr>
                </w:div>
                <w:div w:id="772168628">
                  <w:marLeft w:val="640"/>
                  <w:marRight w:val="0"/>
                  <w:marTop w:val="0"/>
                  <w:marBottom w:val="0"/>
                  <w:divBdr>
                    <w:top w:val="none" w:sz="0" w:space="0" w:color="auto"/>
                    <w:left w:val="none" w:sz="0" w:space="0" w:color="auto"/>
                    <w:bottom w:val="none" w:sz="0" w:space="0" w:color="auto"/>
                    <w:right w:val="none" w:sz="0" w:space="0" w:color="auto"/>
                  </w:divBdr>
                </w:div>
                <w:div w:id="811603387">
                  <w:marLeft w:val="640"/>
                  <w:marRight w:val="0"/>
                  <w:marTop w:val="0"/>
                  <w:marBottom w:val="0"/>
                  <w:divBdr>
                    <w:top w:val="none" w:sz="0" w:space="0" w:color="auto"/>
                    <w:left w:val="none" w:sz="0" w:space="0" w:color="auto"/>
                    <w:bottom w:val="none" w:sz="0" w:space="0" w:color="auto"/>
                    <w:right w:val="none" w:sz="0" w:space="0" w:color="auto"/>
                  </w:divBdr>
                </w:div>
                <w:div w:id="979270238">
                  <w:marLeft w:val="640"/>
                  <w:marRight w:val="0"/>
                  <w:marTop w:val="0"/>
                  <w:marBottom w:val="0"/>
                  <w:divBdr>
                    <w:top w:val="none" w:sz="0" w:space="0" w:color="auto"/>
                    <w:left w:val="none" w:sz="0" w:space="0" w:color="auto"/>
                    <w:bottom w:val="none" w:sz="0" w:space="0" w:color="auto"/>
                    <w:right w:val="none" w:sz="0" w:space="0" w:color="auto"/>
                  </w:divBdr>
                </w:div>
                <w:div w:id="260651597">
                  <w:marLeft w:val="640"/>
                  <w:marRight w:val="0"/>
                  <w:marTop w:val="0"/>
                  <w:marBottom w:val="0"/>
                  <w:divBdr>
                    <w:top w:val="none" w:sz="0" w:space="0" w:color="auto"/>
                    <w:left w:val="none" w:sz="0" w:space="0" w:color="auto"/>
                    <w:bottom w:val="none" w:sz="0" w:space="0" w:color="auto"/>
                    <w:right w:val="none" w:sz="0" w:space="0" w:color="auto"/>
                  </w:divBdr>
                </w:div>
                <w:div w:id="619804423">
                  <w:marLeft w:val="640"/>
                  <w:marRight w:val="0"/>
                  <w:marTop w:val="0"/>
                  <w:marBottom w:val="0"/>
                  <w:divBdr>
                    <w:top w:val="none" w:sz="0" w:space="0" w:color="auto"/>
                    <w:left w:val="none" w:sz="0" w:space="0" w:color="auto"/>
                    <w:bottom w:val="none" w:sz="0" w:space="0" w:color="auto"/>
                    <w:right w:val="none" w:sz="0" w:space="0" w:color="auto"/>
                  </w:divBdr>
                </w:div>
                <w:div w:id="2111855718">
                  <w:marLeft w:val="640"/>
                  <w:marRight w:val="0"/>
                  <w:marTop w:val="0"/>
                  <w:marBottom w:val="0"/>
                  <w:divBdr>
                    <w:top w:val="none" w:sz="0" w:space="0" w:color="auto"/>
                    <w:left w:val="none" w:sz="0" w:space="0" w:color="auto"/>
                    <w:bottom w:val="none" w:sz="0" w:space="0" w:color="auto"/>
                    <w:right w:val="none" w:sz="0" w:space="0" w:color="auto"/>
                  </w:divBdr>
                </w:div>
                <w:div w:id="1468746391">
                  <w:marLeft w:val="640"/>
                  <w:marRight w:val="0"/>
                  <w:marTop w:val="0"/>
                  <w:marBottom w:val="0"/>
                  <w:divBdr>
                    <w:top w:val="none" w:sz="0" w:space="0" w:color="auto"/>
                    <w:left w:val="none" w:sz="0" w:space="0" w:color="auto"/>
                    <w:bottom w:val="none" w:sz="0" w:space="0" w:color="auto"/>
                    <w:right w:val="none" w:sz="0" w:space="0" w:color="auto"/>
                  </w:divBdr>
                </w:div>
                <w:div w:id="460811152">
                  <w:marLeft w:val="640"/>
                  <w:marRight w:val="0"/>
                  <w:marTop w:val="0"/>
                  <w:marBottom w:val="0"/>
                  <w:divBdr>
                    <w:top w:val="none" w:sz="0" w:space="0" w:color="auto"/>
                    <w:left w:val="none" w:sz="0" w:space="0" w:color="auto"/>
                    <w:bottom w:val="none" w:sz="0" w:space="0" w:color="auto"/>
                    <w:right w:val="none" w:sz="0" w:space="0" w:color="auto"/>
                  </w:divBdr>
                </w:div>
                <w:div w:id="638457553">
                  <w:marLeft w:val="640"/>
                  <w:marRight w:val="0"/>
                  <w:marTop w:val="0"/>
                  <w:marBottom w:val="0"/>
                  <w:divBdr>
                    <w:top w:val="none" w:sz="0" w:space="0" w:color="auto"/>
                    <w:left w:val="none" w:sz="0" w:space="0" w:color="auto"/>
                    <w:bottom w:val="none" w:sz="0" w:space="0" w:color="auto"/>
                    <w:right w:val="none" w:sz="0" w:space="0" w:color="auto"/>
                  </w:divBdr>
                </w:div>
                <w:div w:id="1486555052">
                  <w:marLeft w:val="640"/>
                  <w:marRight w:val="0"/>
                  <w:marTop w:val="0"/>
                  <w:marBottom w:val="0"/>
                  <w:divBdr>
                    <w:top w:val="none" w:sz="0" w:space="0" w:color="auto"/>
                    <w:left w:val="none" w:sz="0" w:space="0" w:color="auto"/>
                    <w:bottom w:val="none" w:sz="0" w:space="0" w:color="auto"/>
                    <w:right w:val="none" w:sz="0" w:space="0" w:color="auto"/>
                  </w:divBdr>
                </w:div>
                <w:div w:id="1480031220">
                  <w:marLeft w:val="640"/>
                  <w:marRight w:val="0"/>
                  <w:marTop w:val="0"/>
                  <w:marBottom w:val="0"/>
                  <w:divBdr>
                    <w:top w:val="none" w:sz="0" w:space="0" w:color="auto"/>
                    <w:left w:val="none" w:sz="0" w:space="0" w:color="auto"/>
                    <w:bottom w:val="none" w:sz="0" w:space="0" w:color="auto"/>
                    <w:right w:val="none" w:sz="0" w:space="0" w:color="auto"/>
                  </w:divBdr>
                </w:div>
                <w:div w:id="1640184187">
                  <w:marLeft w:val="640"/>
                  <w:marRight w:val="0"/>
                  <w:marTop w:val="0"/>
                  <w:marBottom w:val="0"/>
                  <w:divBdr>
                    <w:top w:val="none" w:sz="0" w:space="0" w:color="auto"/>
                    <w:left w:val="none" w:sz="0" w:space="0" w:color="auto"/>
                    <w:bottom w:val="none" w:sz="0" w:space="0" w:color="auto"/>
                    <w:right w:val="none" w:sz="0" w:space="0" w:color="auto"/>
                  </w:divBdr>
                </w:div>
                <w:div w:id="1284649448">
                  <w:marLeft w:val="640"/>
                  <w:marRight w:val="0"/>
                  <w:marTop w:val="0"/>
                  <w:marBottom w:val="0"/>
                  <w:divBdr>
                    <w:top w:val="none" w:sz="0" w:space="0" w:color="auto"/>
                    <w:left w:val="none" w:sz="0" w:space="0" w:color="auto"/>
                    <w:bottom w:val="none" w:sz="0" w:space="0" w:color="auto"/>
                    <w:right w:val="none" w:sz="0" w:space="0" w:color="auto"/>
                  </w:divBdr>
                </w:div>
                <w:div w:id="808741992">
                  <w:marLeft w:val="640"/>
                  <w:marRight w:val="0"/>
                  <w:marTop w:val="0"/>
                  <w:marBottom w:val="0"/>
                  <w:divBdr>
                    <w:top w:val="none" w:sz="0" w:space="0" w:color="auto"/>
                    <w:left w:val="none" w:sz="0" w:space="0" w:color="auto"/>
                    <w:bottom w:val="none" w:sz="0" w:space="0" w:color="auto"/>
                    <w:right w:val="none" w:sz="0" w:space="0" w:color="auto"/>
                  </w:divBdr>
                </w:div>
                <w:div w:id="1835994001">
                  <w:marLeft w:val="640"/>
                  <w:marRight w:val="0"/>
                  <w:marTop w:val="0"/>
                  <w:marBottom w:val="0"/>
                  <w:divBdr>
                    <w:top w:val="none" w:sz="0" w:space="0" w:color="auto"/>
                    <w:left w:val="none" w:sz="0" w:space="0" w:color="auto"/>
                    <w:bottom w:val="none" w:sz="0" w:space="0" w:color="auto"/>
                    <w:right w:val="none" w:sz="0" w:space="0" w:color="auto"/>
                  </w:divBdr>
                </w:div>
                <w:div w:id="1448503522">
                  <w:marLeft w:val="640"/>
                  <w:marRight w:val="0"/>
                  <w:marTop w:val="0"/>
                  <w:marBottom w:val="0"/>
                  <w:divBdr>
                    <w:top w:val="none" w:sz="0" w:space="0" w:color="auto"/>
                    <w:left w:val="none" w:sz="0" w:space="0" w:color="auto"/>
                    <w:bottom w:val="none" w:sz="0" w:space="0" w:color="auto"/>
                    <w:right w:val="none" w:sz="0" w:space="0" w:color="auto"/>
                  </w:divBdr>
                </w:div>
                <w:div w:id="1412657017">
                  <w:marLeft w:val="640"/>
                  <w:marRight w:val="0"/>
                  <w:marTop w:val="0"/>
                  <w:marBottom w:val="0"/>
                  <w:divBdr>
                    <w:top w:val="none" w:sz="0" w:space="0" w:color="auto"/>
                    <w:left w:val="none" w:sz="0" w:space="0" w:color="auto"/>
                    <w:bottom w:val="none" w:sz="0" w:space="0" w:color="auto"/>
                    <w:right w:val="none" w:sz="0" w:space="0" w:color="auto"/>
                  </w:divBdr>
                </w:div>
                <w:div w:id="548348861">
                  <w:marLeft w:val="640"/>
                  <w:marRight w:val="0"/>
                  <w:marTop w:val="0"/>
                  <w:marBottom w:val="0"/>
                  <w:divBdr>
                    <w:top w:val="none" w:sz="0" w:space="0" w:color="auto"/>
                    <w:left w:val="none" w:sz="0" w:space="0" w:color="auto"/>
                    <w:bottom w:val="none" w:sz="0" w:space="0" w:color="auto"/>
                    <w:right w:val="none" w:sz="0" w:space="0" w:color="auto"/>
                  </w:divBdr>
                </w:div>
                <w:div w:id="435370907">
                  <w:marLeft w:val="640"/>
                  <w:marRight w:val="0"/>
                  <w:marTop w:val="0"/>
                  <w:marBottom w:val="0"/>
                  <w:divBdr>
                    <w:top w:val="none" w:sz="0" w:space="0" w:color="auto"/>
                    <w:left w:val="none" w:sz="0" w:space="0" w:color="auto"/>
                    <w:bottom w:val="none" w:sz="0" w:space="0" w:color="auto"/>
                    <w:right w:val="none" w:sz="0" w:space="0" w:color="auto"/>
                  </w:divBdr>
                </w:div>
                <w:div w:id="1055350716">
                  <w:marLeft w:val="640"/>
                  <w:marRight w:val="0"/>
                  <w:marTop w:val="0"/>
                  <w:marBottom w:val="0"/>
                  <w:divBdr>
                    <w:top w:val="none" w:sz="0" w:space="0" w:color="auto"/>
                    <w:left w:val="none" w:sz="0" w:space="0" w:color="auto"/>
                    <w:bottom w:val="none" w:sz="0" w:space="0" w:color="auto"/>
                    <w:right w:val="none" w:sz="0" w:space="0" w:color="auto"/>
                  </w:divBdr>
                </w:div>
                <w:div w:id="1716540511">
                  <w:marLeft w:val="640"/>
                  <w:marRight w:val="0"/>
                  <w:marTop w:val="0"/>
                  <w:marBottom w:val="0"/>
                  <w:divBdr>
                    <w:top w:val="none" w:sz="0" w:space="0" w:color="auto"/>
                    <w:left w:val="none" w:sz="0" w:space="0" w:color="auto"/>
                    <w:bottom w:val="none" w:sz="0" w:space="0" w:color="auto"/>
                    <w:right w:val="none" w:sz="0" w:space="0" w:color="auto"/>
                  </w:divBdr>
                </w:div>
                <w:div w:id="1701007217">
                  <w:marLeft w:val="640"/>
                  <w:marRight w:val="0"/>
                  <w:marTop w:val="0"/>
                  <w:marBottom w:val="0"/>
                  <w:divBdr>
                    <w:top w:val="none" w:sz="0" w:space="0" w:color="auto"/>
                    <w:left w:val="none" w:sz="0" w:space="0" w:color="auto"/>
                    <w:bottom w:val="none" w:sz="0" w:space="0" w:color="auto"/>
                    <w:right w:val="none" w:sz="0" w:space="0" w:color="auto"/>
                  </w:divBdr>
                </w:div>
                <w:div w:id="1389259688">
                  <w:marLeft w:val="640"/>
                  <w:marRight w:val="0"/>
                  <w:marTop w:val="0"/>
                  <w:marBottom w:val="0"/>
                  <w:divBdr>
                    <w:top w:val="none" w:sz="0" w:space="0" w:color="auto"/>
                    <w:left w:val="none" w:sz="0" w:space="0" w:color="auto"/>
                    <w:bottom w:val="none" w:sz="0" w:space="0" w:color="auto"/>
                    <w:right w:val="none" w:sz="0" w:space="0" w:color="auto"/>
                  </w:divBdr>
                </w:div>
                <w:div w:id="1182469745">
                  <w:marLeft w:val="640"/>
                  <w:marRight w:val="0"/>
                  <w:marTop w:val="0"/>
                  <w:marBottom w:val="0"/>
                  <w:divBdr>
                    <w:top w:val="none" w:sz="0" w:space="0" w:color="auto"/>
                    <w:left w:val="none" w:sz="0" w:space="0" w:color="auto"/>
                    <w:bottom w:val="none" w:sz="0" w:space="0" w:color="auto"/>
                    <w:right w:val="none" w:sz="0" w:space="0" w:color="auto"/>
                  </w:divBdr>
                </w:div>
                <w:div w:id="162672545">
                  <w:marLeft w:val="640"/>
                  <w:marRight w:val="0"/>
                  <w:marTop w:val="0"/>
                  <w:marBottom w:val="0"/>
                  <w:divBdr>
                    <w:top w:val="none" w:sz="0" w:space="0" w:color="auto"/>
                    <w:left w:val="none" w:sz="0" w:space="0" w:color="auto"/>
                    <w:bottom w:val="none" w:sz="0" w:space="0" w:color="auto"/>
                    <w:right w:val="none" w:sz="0" w:space="0" w:color="auto"/>
                  </w:divBdr>
                </w:div>
                <w:div w:id="980574706">
                  <w:marLeft w:val="640"/>
                  <w:marRight w:val="0"/>
                  <w:marTop w:val="0"/>
                  <w:marBottom w:val="0"/>
                  <w:divBdr>
                    <w:top w:val="none" w:sz="0" w:space="0" w:color="auto"/>
                    <w:left w:val="none" w:sz="0" w:space="0" w:color="auto"/>
                    <w:bottom w:val="none" w:sz="0" w:space="0" w:color="auto"/>
                    <w:right w:val="none" w:sz="0" w:space="0" w:color="auto"/>
                  </w:divBdr>
                </w:div>
                <w:div w:id="849757156">
                  <w:marLeft w:val="640"/>
                  <w:marRight w:val="0"/>
                  <w:marTop w:val="0"/>
                  <w:marBottom w:val="0"/>
                  <w:divBdr>
                    <w:top w:val="none" w:sz="0" w:space="0" w:color="auto"/>
                    <w:left w:val="none" w:sz="0" w:space="0" w:color="auto"/>
                    <w:bottom w:val="none" w:sz="0" w:space="0" w:color="auto"/>
                    <w:right w:val="none" w:sz="0" w:space="0" w:color="auto"/>
                  </w:divBdr>
                </w:div>
                <w:div w:id="490482461">
                  <w:marLeft w:val="640"/>
                  <w:marRight w:val="0"/>
                  <w:marTop w:val="0"/>
                  <w:marBottom w:val="0"/>
                  <w:divBdr>
                    <w:top w:val="none" w:sz="0" w:space="0" w:color="auto"/>
                    <w:left w:val="none" w:sz="0" w:space="0" w:color="auto"/>
                    <w:bottom w:val="none" w:sz="0" w:space="0" w:color="auto"/>
                    <w:right w:val="none" w:sz="0" w:space="0" w:color="auto"/>
                  </w:divBdr>
                </w:div>
                <w:div w:id="2140956626">
                  <w:marLeft w:val="640"/>
                  <w:marRight w:val="0"/>
                  <w:marTop w:val="0"/>
                  <w:marBottom w:val="0"/>
                  <w:divBdr>
                    <w:top w:val="none" w:sz="0" w:space="0" w:color="auto"/>
                    <w:left w:val="none" w:sz="0" w:space="0" w:color="auto"/>
                    <w:bottom w:val="none" w:sz="0" w:space="0" w:color="auto"/>
                    <w:right w:val="none" w:sz="0" w:space="0" w:color="auto"/>
                  </w:divBdr>
                </w:div>
                <w:div w:id="187302281">
                  <w:marLeft w:val="640"/>
                  <w:marRight w:val="0"/>
                  <w:marTop w:val="0"/>
                  <w:marBottom w:val="0"/>
                  <w:divBdr>
                    <w:top w:val="none" w:sz="0" w:space="0" w:color="auto"/>
                    <w:left w:val="none" w:sz="0" w:space="0" w:color="auto"/>
                    <w:bottom w:val="none" w:sz="0" w:space="0" w:color="auto"/>
                    <w:right w:val="none" w:sz="0" w:space="0" w:color="auto"/>
                  </w:divBdr>
                </w:div>
                <w:div w:id="1919365094">
                  <w:marLeft w:val="640"/>
                  <w:marRight w:val="0"/>
                  <w:marTop w:val="0"/>
                  <w:marBottom w:val="0"/>
                  <w:divBdr>
                    <w:top w:val="none" w:sz="0" w:space="0" w:color="auto"/>
                    <w:left w:val="none" w:sz="0" w:space="0" w:color="auto"/>
                    <w:bottom w:val="none" w:sz="0" w:space="0" w:color="auto"/>
                    <w:right w:val="none" w:sz="0" w:space="0" w:color="auto"/>
                  </w:divBdr>
                </w:div>
                <w:div w:id="780806382">
                  <w:marLeft w:val="640"/>
                  <w:marRight w:val="0"/>
                  <w:marTop w:val="0"/>
                  <w:marBottom w:val="0"/>
                  <w:divBdr>
                    <w:top w:val="none" w:sz="0" w:space="0" w:color="auto"/>
                    <w:left w:val="none" w:sz="0" w:space="0" w:color="auto"/>
                    <w:bottom w:val="none" w:sz="0" w:space="0" w:color="auto"/>
                    <w:right w:val="none" w:sz="0" w:space="0" w:color="auto"/>
                  </w:divBdr>
                </w:div>
                <w:div w:id="903637659">
                  <w:marLeft w:val="640"/>
                  <w:marRight w:val="0"/>
                  <w:marTop w:val="0"/>
                  <w:marBottom w:val="0"/>
                  <w:divBdr>
                    <w:top w:val="none" w:sz="0" w:space="0" w:color="auto"/>
                    <w:left w:val="none" w:sz="0" w:space="0" w:color="auto"/>
                    <w:bottom w:val="none" w:sz="0" w:space="0" w:color="auto"/>
                    <w:right w:val="none" w:sz="0" w:space="0" w:color="auto"/>
                  </w:divBdr>
                </w:div>
                <w:div w:id="1624072061">
                  <w:marLeft w:val="640"/>
                  <w:marRight w:val="0"/>
                  <w:marTop w:val="0"/>
                  <w:marBottom w:val="0"/>
                  <w:divBdr>
                    <w:top w:val="none" w:sz="0" w:space="0" w:color="auto"/>
                    <w:left w:val="none" w:sz="0" w:space="0" w:color="auto"/>
                    <w:bottom w:val="none" w:sz="0" w:space="0" w:color="auto"/>
                    <w:right w:val="none" w:sz="0" w:space="0" w:color="auto"/>
                  </w:divBdr>
                </w:div>
                <w:div w:id="1760978269">
                  <w:marLeft w:val="640"/>
                  <w:marRight w:val="0"/>
                  <w:marTop w:val="0"/>
                  <w:marBottom w:val="0"/>
                  <w:divBdr>
                    <w:top w:val="none" w:sz="0" w:space="0" w:color="auto"/>
                    <w:left w:val="none" w:sz="0" w:space="0" w:color="auto"/>
                    <w:bottom w:val="none" w:sz="0" w:space="0" w:color="auto"/>
                    <w:right w:val="none" w:sz="0" w:space="0" w:color="auto"/>
                  </w:divBdr>
                </w:div>
                <w:div w:id="1294215400">
                  <w:marLeft w:val="640"/>
                  <w:marRight w:val="0"/>
                  <w:marTop w:val="0"/>
                  <w:marBottom w:val="0"/>
                  <w:divBdr>
                    <w:top w:val="none" w:sz="0" w:space="0" w:color="auto"/>
                    <w:left w:val="none" w:sz="0" w:space="0" w:color="auto"/>
                    <w:bottom w:val="none" w:sz="0" w:space="0" w:color="auto"/>
                    <w:right w:val="none" w:sz="0" w:space="0" w:color="auto"/>
                  </w:divBdr>
                </w:div>
                <w:div w:id="1929264680">
                  <w:marLeft w:val="640"/>
                  <w:marRight w:val="0"/>
                  <w:marTop w:val="0"/>
                  <w:marBottom w:val="0"/>
                  <w:divBdr>
                    <w:top w:val="none" w:sz="0" w:space="0" w:color="auto"/>
                    <w:left w:val="none" w:sz="0" w:space="0" w:color="auto"/>
                    <w:bottom w:val="none" w:sz="0" w:space="0" w:color="auto"/>
                    <w:right w:val="none" w:sz="0" w:space="0" w:color="auto"/>
                  </w:divBdr>
                </w:div>
                <w:div w:id="806430523">
                  <w:marLeft w:val="640"/>
                  <w:marRight w:val="0"/>
                  <w:marTop w:val="0"/>
                  <w:marBottom w:val="0"/>
                  <w:divBdr>
                    <w:top w:val="none" w:sz="0" w:space="0" w:color="auto"/>
                    <w:left w:val="none" w:sz="0" w:space="0" w:color="auto"/>
                    <w:bottom w:val="none" w:sz="0" w:space="0" w:color="auto"/>
                    <w:right w:val="none" w:sz="0" w:space="0" w:color="auto"/>
                  </w:divBdr>
                </w:div>
                <w:div w:id="296841102">
                  <w:marLeft w:val="640"/>
                  <w:marRight w:val="0"/>
                  <w:marTop w:val="0"/>
                  <w:marBottom w:val="0"/>
                  <w:divBdr>
                    <w:top w:val="none" w:sz="0" w:space="0" w:color="auto"/>
                    <w:left w:val="none" w:sz="0" w:space="0" w:color="auto"/>
                    <w:bottom w:val="none" w:sz="0" w:space="0" w:color="auto"/>
                    <w:right w:val="none" w:sz="0" w:space="0" w:color="auto"/>
                  </w:divBdr>
                </w:div>
                <w:div w:id="995650244">
                  <w:marLeft w:val="640"/>
                  <w:marRight w:val="0"/>
                  <w:marTop w:val="0"/>
                  <w:marBottom w:val="0"/>
                  <w:divBdr>
                    <w:top w:val="none" w:sz="0" w:space="0" w:color="auto"/>
                    <w:left w:val="none" w:sz="0" w:space="0" w:color="auto"/>
                    <w:bottom w:val="none" w:sz="0" w:space="0" w:color="auto"/>
                    <w:right w:val="none" w:sz="0" w:space="0" w:color="auto"/>
                  </w:divBdr>
                </w:div>
                <w:div w:id="413867740">
                  <w:marLeft w:val="640"/>
                  <w:marRight w:val="0"/>
                  <w:marTop w:val="0"/>
                  <w:marBottom w:val="0"/>
                  <w:divBdr>
                    <w:top w:val="none" w:sz="0" w:space="0" w:color="auto"/>
                    <w:left w:val="none" w:sz="0" w:space="0" w:color="auto"/>
                    <w:bottom w:val="none" w:sz="0" w:space="0" w:color="auto"/>
                    <w:right w:val="none" w:sz="0" w:space="0" w:color="auto"/>
                  </w:divBdr>
                </w:div>
                <w:div w:id="1953825386">
                  <w:marLeft w:val="640"/>
                  <w:marRight w:val="0"/>
                  <w:marTop w:val="0"/>
                  <w:marBottom w:val="0"/>
                  <w:divBdr>
                    <w:top w:val="none" w:sz="0" w:space="0" w:color="auto"/>
                    <w:left w:val="none" w:sz="0" w:space="0" w:color="auto"/>
                    <w:bottom w:val="none" w:sz="0" w:space="0" w:color="auto"/>
                    <w:right w:val="none" w:sz="0" w:space="0" w:color="auto"/>
                  </w:divBdr>
                </w:div>
                <w:div w:id="346716871">
                  <w:marLeft w:val="640"/>
                  <w:marRight w:val="0"/>
                  <w:marTop w:val="0"/>
                  <w:marBottom w:val="0"/>
                  <w:divBdr>
                    <w:top w:val="none" w:sz="0" w:space="0" w:color="auto"/>
                    <w:left w:val="none" w:sz="0" w:space="0" w:color="auto"/>
                    <w:bottom w:val="none" w:sz="0" w:space="0" w:color="auto"/>
                    <w:right w:val="none" w:sz="0" w:space="0" w:color="auto"/>
                  </w:divBdr>
                </w:div>
              </w:divsChild>
            </w:div>
            <w:div w:id="1221014580">
              <w:marLeft w:val="0"/>
              <w:marRight w:val="0"/>
              <w:marTop w:val="0"/>
              <w:marBottom w:val="0"/>
              <w:divBdr>
                <w:top w:val="none" w:sz="0" w:space="0" w:color="auto"/>
                <w:left w:val="none" w:sz="0" w:space="0" w:color="auto"/>
                <w:bottom w:val="none" w:sz="0" w:space="0" w:color="auto"/>
                <w:right w:val="none" w:sz="0" w:space="0" w:color="auto"/>
              </w:divBdr>
              <w:divsChild>
                <w:div w:id="572201384">
                  <w:marLeft w:val="640"/>
                  <w:marRight w:val="0"/>
                  <w:marTop w:val="0"/>
                  <w:marBottom w:val="0"/>
                  <w:divBdr>
                    <w:top w:val="none" w:sz="0" w:space="0" w:color="auto"/>
                    <w:left w:val="none" w:sz="0" w:space="0" w:color="auto"/>
                    <w:bottom w:val="none" w:sz="0" w:space="0" w:color="auto"/>
                    <w:right w:val="none" w:sz="0" w:space="0" w:color="auto"/>
                  </w:divBdr>
                </w:div>
                <w:div w:id="1305349388">
                  <w:marLeft w:val="640"/>
                  <w:marRight w:val="0"/>
                  <w:marTop w:val="0"/>
                  <w:marBottom w:val="0"/>
                  <w:divBdr>
                    <w:top w:val="none" w:sz="0" w:space="0" w:color="auto"/>
                    <w:left w:val="none" w:sz="0" w:space="0" w:color="auto"/>
                    <w:bottom w:val="none" w:sz="0" w:space="0" w:color="auto"/>
                    <w:right w:val="none" w:sz="0" w:space="0" w:color="auto"/>
                  </w:divBdr>
                </w:div>
                <w:div w:id="176041106">
                  <w:marLeft w:val="640"/>
                  <w:marRight w:val="0"/>
                  <w:marTop w:val="0"/>
                  <w:marBottom w:val="0"/>
                  <w:divBdr>
                    <w:top w:val="none" w:sz="0" w:space="0" w:color="auto"/>
                    <w:left w:val="none" w:sz="0" w:space="0" w:color="auto"/>
                    <w:bottom w:val="none" w:sz="0" w:space="0" w:color="auto"/>
                    <w:right w:val="none" w:sz="0" w:space="0" w:color="auto"/>
                  </w:divBdr>
                </w:div>
                <w:div w:id="1969121822">
                  <w:marLeft w:val="640"/>
                  <w:marRight w:val="0"/>
                  <w:marTop w:val="0"/>
                  <w:marBottom w:val="0"/>
                  <w:divBdr>
                    <w:top w:val="none" w:sz="0" w:space="0" w:color="auto"/>
                    <w:left w:val="none" w:sz="0" w:space="0" w:color="auto"/>
                    <w:bottom w:val="none" w:sz="0" w:space="0" w:color="auto"/>
                    <w:right w:val="none" w:sz="0" w:space="0" w:color="auto"/>
                  </w:divBdr>
                </w:div>
                <w:div w:id="623851203">
                  <w:marLeft w:val="640"/>
                  <w:marRight w:val="0"/>
                  <w:marTop w:val="0"/>
                  <w:marBottom w:val="0"/>
                  <w:divBdr>
                    <w:top w:val="none" w:sz="0" w:space="0" w:color="auto"/>
                    <w:left w:val="none" w:sz="0" w:space="0" w:color="auto"/>
                    <w:bottom w:val="none" w:sz="0" w:space="0" w:color="auto"/>
                    <w:right w:val="none" w:sz="0" w:space="0" w:color="auto"/>
                  </w:divBdr>
                </w:div>
                <w:div w:id="1708993350">
                  <w:marLeft w:val="640"/>
                  <w:marRight w:val="0"/>
                  <w:marTop w:val="0"/>
                  <w:marBottom w:val="0"/>
                  <w:divBdr>
                    <w:top w:val="none" w:sz="0" w:space="0" w:color="auto"/>
                    <w:left w:val="none" w:sz="0" w:space="0" w:color="auto"/>
                    <w:bottom w:val="none" w:sz="0" w:space="0" w:color="auto"/>
                    <w:right w:val="none" w:sz="0" w:space="0" w:color="auto"/>
                  </w:divBdr>
                </w:div>
                <w:div w:id="628897835">
                  <w:marLeft w:val="640"/>
                  <w:marRight w:val="0"/>
                  <w:marTop w:val="0"/>
                  <w:marBottom w:val="0"/>
                  <w:divBdr>
                    <w:top w:val="none" w:sz="0" w:space="0" w:color="auto"/>
                    <w:left w:val="none" w:sz="0" w:space="0" w:color="auto"/>
                    <w:bottom w:val="none" w:sz="0" w:space="0" w:color="auto"/>
                    <w:right w:val="none" w:sz="0" w:space="0" w:color="auto"/>
                  </w:divBdr>
                </w:div>
                <w:div w:id="1357803099">
                  <w:marLeft w:val="640"/>
                  <w:marRight w:val="0"/>
                  <w:marTop w:val="0"/>
                  <w:marBottom w:val="0"/>
                  <w:divBdr>
                    <w:top w:val="none" w:sz="0" w:space="0" w:color="auto"/>
                    <w:left w:val="none" w:sz="0" w:space="0" w:color="auto"/>
                    <w:bottom w:val="none" w:sz="0" w:space="0" w:color="auto"/>
                    <w:right w:val="none" w:sz="0" w:space="0" w:color="auto"/>
                  </w:divBdr>
                </w:div>
                <w:div w:id="1308894968">
                  <w:marLeft w:val="640"/>
                  <w:marRight w:val="0"/>
                  <w:marTop w:val="0"/>
                  <w:marBottom w:val="0"/>
                  <w:divBdr>
                    <w:top w:val="none" w:sz="0" w:space="0" w:color="auto"/>
                    <w:left w:val="none" w:sz="0" w:space="0" w:color="auto"/>
                    <w:bottom w:val="none" w:sz="0" w:space="0" w:color="auto"/>
                    <w:right w:val="none" w:sz="0" w:space="0" w:color="auto"/>
                  </w:divBdr>
                </w:div>
                <w:div w:id="502360537">
                  <w:marLeft w:val="640"/>
                  <w:marRight w:val="0"/>
                  <w:marTop w:val="0"/>
                  <w:marBottom w:val="0"/>
                  <w:divBdr>
                    <w:top w:val="none" w:sz="0" w:space="0" w:color="auto"/>
                    <w:left w:val="none" w:sz="0" w:space="0" w:color="auto"/>
                    <w:bottom w:val="none" w:sz="0" w:space="0" w:color="auto"/>
                    <w:right w:val="none" w:sz="0" w:space="0" w:color="auto"/>
                  </w:divBdr>
                </w:div>
                <w:div w:id="1172447906">
                  <w:marLeft w:val="640"/>
                  <w:marRight w:val="0"/>
                  <w:marTop w:val="0"/>
                  <w:marBottom w:val="0"/>
                  <w:divBdr>
                    <w:top w:val="none" w:sz="0" w:space="0" w:color="auto"/>
                    <w:left w:val="none" w:sz="0" w:space="0" w:color="auto"/>
                    <w:bottom w:val="none" w:sz="0" w:space="0" w:color="auto"/>
                    <w:right w:val="none" w:sz="0" w:space="0" w:color="auto"/>
                  </w:divBdr>
                </w:div>
                <w:div w:id="542715823">
                  <w:marLeft w:val="640"/>
                  <w:marRight w:val="0"/>
                  <w:marTop w:val="0"/>
                  <w:marBottom w:val="0"/>
                  <w:divBdr>
                    <w:top w:val="none" w:sz="0" w:space="0" w:color="auto"/>
                    <w:left w:val="none" w:sz="0" w:space="0" w:color="auto"/>
                    <w:bottom w:val="none" w:sz="0" w:space="0" w:color="auto"/>
                    <w:right w:val="none" w:sz="0" w:space="0" w:color="auto"/>
                  </w:divBdr>
                </w:div>
                <w:div w:id="1606957568">
                  <w:marLeft w:val="640"/>
                  <w:marRight w:val="0"/>
                  <w:marTop w:val="0"/>
                  <w:marBottom w:val="0"/>
                  <w:divBdr>
                    <w:top w:val="none" w:sz="0" w:space="0" w:color="auto"/>
                    <w:left w:val="none" w:sz="0" w:space="0" w:color="auto"/>
                    <w:bottom w:val="none" w:sz="0" w:space="0" w:color="auto"/>
                    <w:right w:val="none" w:sz="0" w:space="0" w:color="auto"/>
                  </w:divBdr>
                </w:div>
                <w:div w:id="722751415">
                  <w:marLeft w:val="640"/>
                  <w:marRight w:val="0"/>
                  <w:marTop w:val="0"/>
                  <w:marBottom w:val="0"/>
                  <w:divBdr>
                    <w:top w:val="none" w:sz="0" w:space="0" w:color="auto"/>
                    <w:left w:val="none" w:sz="0" w:space="0" w:color="auto"/>
                    <w:bottom w:val="none" w:sz="0" w:space="0" w:color="auto"/>
                    <w:right w:val="none" w:sz="0" w:space="0" w:color="auto"/>
                  </w:divBdr>
                </w:div>
                <w:div w:id="1051340970">
                  <w:marLeft w:val="640"/>
                  <w:marRight w:val="0"/>
                  <w:marTop w:val="0"/>
                  <w:marBottom w:val="0"/>
                  <w:divBdr>
                    <w:top w:val="none" w:sz="0" w:space="0" w:color="auto"/>
                    <w:left w:val="none" w:sz="0" w:space="0" w:color="auto"/>
                    <w:bottom w:val="none" w:sz="0" w:space="0" w:color="auto"/>
                    <w:right w:val="none" w:sz="0" w:space="0" w:color="auto"/>
                  </w:divBdr>
                </w:div>
                <w:div w:id="178198236">
                  <w:marLeft w:val="640"/>
                  <w:marRight w:val="0"/>
                  <w:marTop w:val="0"/>
                  <w:marBottom w:val="0"/>
                  <w:divBdr>
                    <w:top w:val="none" w:sz="0" w:space="0" w:color="auto"/>
                    <w:left w:val="none" w:sz="0" w:space="0" w:color="auto"/>
                    <w:bottom w:val="none" w:sz="0" w:space="0" w:color="auto"/>
                    <w:right w:val="none" w:sz="0" w:space="0" w:color="auto"/>
                  </w:divBdr>
                </w:div>
                <w:div w:id="2068451531">
                  <w:marLeft w:val="640"/>
                  <w:marRight w:val="0"/>
                  <w:marTop w:val="0"/>
                  <w:marBottom w:val="0"/>
                  <w:divBdr>
                    <w:top w:val="none" w:sz="0" w:space="0" w:color="auto"/>
                    <w:left w:val="none" w:sz="0" w:space="0" w:color="auto"/>
                    <w:bottom w:val="none" w:sz="0" w:space="0" w:color="auto"/>
                    <w:right w:val="none" w:sz="0" w:space="0" w:color="auto"/>
                  </w:divBdr>
                </w:div>
                <w:div w:id="1188905377">
                  <w:marLeft w:val="640"/>
                  <w:marRight w:val="0"/>
                  <w:marTop w:val="0"/>
                  <w:marBottom w:val="0"/>
                  <w:divBdr>
                    <w:top w:val="none" w:sz="0" w:space="0" w:color="auto"/>
                    <w:left w:val="none" w:sz="0" w:space="0" w:color="auto"/>
                    <w:bottom w:val="none" w:sz="0" w:space="0" w:color="auto"/>
                    <w:right w:val="none" w:sz="0" w:space="0" w:color="auto"/>
                  </w:divBdr>
                </w:div>
                <w:div w:id="1173183562">
                  <w:marLeft w:val="640"/>
                  <w:marRight w:val="0"/>
                  <w:marTop w:val="0"/>
                  <w:marBottom w:val="0"/>
                  <w:divBdr>
                    <w:top w:val="none" w:sz="0" w:space="0" w:color="auto"/>
                    <w:left w:val="none" w:sz="0" w:space="0" w:color="auto"/>
                    <w:bottom w:val="none" w:sz="0" w:space="0" w:color="auto"/>
                    <w:right w:val="none" w:sz="0" w:space="0" w:color="auto"/>
                  </w:divBdr>
                </w:div>
                <w:div w:id="820466840">
                  <w:marLeft w:val="640"/>
                  <w:marRight w:val="0"/>
                  <w:marTop w:val="0"/>
                  <w:marBottom w:val="0"/>
                  <w:divBdr>
                    <w:top w:val="none" w:sz="0" w:space="0" w:color="auto"/>
                    <w:left w:val="none" w:sz="0" w:space="0" w:color="auto"/>
                    <w:bottom w:val="none" w:sz="0" w:space="0" w:color="auto"/>
                    <w:right w:val="none" w:sz="0" w:space="0" w:color="auto"/>
                  </w:divBdr>
                </w:div>
                <w:div w:id="2016153294">
                  <w:marLeft w:val="640"/>
                  <w:marRight w:val="0"/>
                  <w:marTop w:val="0"/>
                  <w:marBottom w:val="0"/>
                  <w:divBdr>
                    <w:top w:val="none" w:sz="0" w:space="0" w:color="auto"/>
                    <w:left w:val="none" w:sz="0" w:space="0" w:color="auto"/>
                    <w:bottom w:val="none" w:sz="0" w:space="0" w:color="auto"/>
                    <w:right w:val="none" w:sz="0" w:space="0" w:color="auto"/>
                  </w:divBdr>
                </w:div>
                <w:div w:id="1981106465">
                  <w:marLeft w:val="640"/>
                  <w:marRight w:val="0"/>
                  <w:marTop w:val="0"/>
                  <w:marBottom w:val="0"/>
                  <w:divBdr>
                    <w:top w:val="none" w:sz="0" w:space="0" w:color="auto"/>
                    <w:left w:val="none" w:sz="0" w:space="0" w:color="auto"/>
                    <w:bottom w:val="none" w:sz="0" w:space="0" w:color="auto"/>
                    <w:right w:val="none" w:sz="0" w:space="0" w:color="auto"/>
                  </w:divBdr>
                </w:div>
                <w:div w:id="385035913">
                  <w:marLeft w:val="640"/>
                  <w:marRight w:val="0"/>
                  <w:marTop w:val="0"/>
                  <w:marBottom w:val="0"/>
                  <w:divBdr>
                    <w:top w:val="none" w:sz="0" w:space="0" w:color="auto"/>
                    <w:left w:val="none" w:sz="0" w:space="0" w:color="auto"/>
                    <w:bottom w:val="none" w:sz="0" w:space="0" w:color="auto"/>
                    <w:right w:val="none" w:sz="0" w:space="0" w:color="auto"/>
                  </w:divBdr>
                </w:div>
                <w:div w:id="1549873318">
                  <w:marLeft w:val="640"/>
                  <w:marRight w:val="0"/>
                  <w:marTop w:val="0"/>
                  <w:marBottom w:val="0"/>
                  <w:divBdr>
                    <w:top w:val="none" w:sz="0" w:space="0" w:color="auto"/>
                    <w:left w:val="none" w:sz="0" w:space="0" w:color="auto"/>
                    <w:bottom w:val="none" w:sz="0" w:space="0" w:color="auto"/>
                    <w:right w:val="none" w:sz="0" w:space="0" w:color="auto"/>
                  </w:divBdr>
                </w:div>
                <w:div w:id="1495536867">
                  <w:marLeft w:val="640"/>
                  <w:marRight w:val="0"/>
                  <w:marTop w:val="0"/>
                  <w:marBottom w:val="0"/>
                  <w:divBdr>
                    <w:top w:val="none" w:sz="0" w:space="0" w:color="auto"/>
                    <w:left w:val="none" w:sz="0" w:space="0" w:color="auto"/>
                    <w:bottom w:val="none" w:sz="0" w:space="0" w:color="auto"/>
                    <w:right w:val="none" w:sz="0" w:space="0" w:color="auto"/>
                  </w:divBdr>
                </w:div>
                <w:div w:id="1386754253">
                  <w:marLeft w:val="640"/>
                  <w:marRight w:val="0"/>
                  <w:marTop w:val="0"/>
                  <w:marBottom w:val="0"/>
                  <w:divBdr>
                    <w:top w:val="none" w:sz="0" w:space="0" w:color="auto"/>
                    <w:left w:val="none" w:sz="0" w:space="0" w:color="auto"/>
                    <w:bottom w:val="none" w:sz="0" w:space="0" w:color="auto"/>
                    <w:right w:val="none" w:sz="0" w:space="0" w:color="auto"/>
                  </w:divBdr>
                </w:div>
                <w:div w:id="1053391002">
                  <w:marLeft w:val="640"/>
                  <w:marRight w:val="0"/>
                  <w:marTop w:val="0"/>
                  <w:marBottom w:val="0"/>
                  <w:divBdr>
                    <w:top w:val="none" w:sz="0" w:space="0" w:color="auto"/>
                    <w:left w:val="none" w:sz="0" w:space="0" w:color="auto"/>
                    <w:bottom w:val="none" w:sz="0" w:space="0" w:color="auto"/>
                    <w:right w:val="none" w:sz="0" w:space="0" w:color="auto"/>
                  </w:divBdr>
                </w:div>
                <w:div w:id="1642690884">
                  <w:marLeft w:val="640"/>
                  <w:marRight w:val="0"/>
                  <w:marTop w:val="0"/>
                  <w:marBottom w:val="0"/>
                  <w:divBdr>
                    <w:top w:val="none" w:sz="0" w:space="0" w:color="auto"/>
                    <w:left w:val="none" w:sz="0" w:space="0" w:color="auto"/>
                    <w:bottom w:val="none" w:sz="0" w:space="0" w:color="auto"/>
                    <w:right w:val="none" w:sz="0" w:space="0" w:color="auto"/>
                  </w:divBdr>
                </w:div>
                <w:div w:id="1601332834">
                  <w:marLeft w:val="640"/>
                  <w:marRight w:val="0"/>
                  <w:marTop w:val="0"/>
                  <w:marBottom w:val="0"/>
                  <w:divBdr>
                    <w:top w:val="none" w:sz="0" w:space="0" w:color="auto"/>
                    <w:left w:val="none" w:sz="0" w:space="0" w:color="auto"/>
                    <w:bottom w:val="none" w:sz="0" w:space="0" w:color="auto"/>
                    <w:right w:val="none" w:sz="0" w:space="0" w:color="auto"/>
                  </w:divBdr>
                </w:div>
                <w:div w:id="1520658258">
                  <w:marLeft w:val="640"/>
                  <w:marRight w:val="0"/>
                  <w:marTop w:val="0"/>
                  <w:marBottom w:val="0"/>
                  <w:divBdr>
                    <w:top w:val="none" w:sz="0" w:space="0" w:color="auto"/>
                    <w:left w:val="none" w:sz="0" w:space="0" w:color="auto"/>
                    <w:bottom w:val="none" w:sz="0" w:space="0" w:color="auto"/>
                    <w:right w:val="none" w:sz="0" w:space="0" w:color="auto"/>
                  </w:divBdr>
                </w:div>
                <w:div w:id="1600212721">
                  <w:marLeft w:val="640"/>
                  <w:marRight w:val="0"/>
                  <w:marTop w:val="0"/>
                  <w:marBottom w:val="0"/>
                  <w:divBdr>
                    <w:top w:val="none" w:sz="0" w:space="0" w:color="auto"/>
                    <w:left w:val="none" w:sz="0" w:space="0" w:color="auto"/>
                    <w:bottom w:val="none" w:sz="0" w:space="0" w:color="auto"/>
                    <w:right w:val="none" w:sz="0" w:space="0" w:color="auto"/>
                  </w:divBdr>
                </w:div>
                <w:div w:id="370148989">
                  <w:marLeft w:val="640"/>
                  <w:marRight w:val="0"/>
                  <w:marTop w:val="0"/>
                  <w:marBottom w:val="0"/>
                  <w:divBdr>
                    <w:top w:val="none" w:sz="0" w:space="0" w:color="auto"/>
                    <w:left w:val="none" w:sz="0" w:space="0" w:color="auto"/>
                    <w:bottom w:val="none" w:sz="0" w:space="0" w:color="auto"/>
                    <w:right w:val="none" w:sz="0" w:space="0" w:color="auto"/>
                  </w:divBdr>
                </w:div>
                <w:div w:id="2057386528">
                  <w:marLeft w:val="640"/>
                  <w:marRight w:val="0"/>
                  <w:marTop w:val="0"/>
                  <w:marBottom w:val="0"/>
                  <w:divBdr>
                    <w:top w:val="none" w:sz="0" w:space="0" w:color="auto"/>
                    <w:left w:val="none" w:sz="0" w:space="0" w:color="auto"/>
                    <w:bottom w:val="none" w:sz="0" w:space="0" w:color="auto"/>
                    <w:right w:val="none" w:sz="0" w:space="0" w:color="auto"/>
                  </w:divBdr>
                </w:div>
                <w:div w:id="1903637509">
                  <w:marLeft w:val="640"/>
                  <w:marRight w:val="0"/>
                  <w:marTop w:val="0"/>
                  <w:marBottom w:val="0"/>
                  <w:divBdr>
                    <w:top w:val="none" w:sz="0" w:space="0" w:color="auto"/>
                    <w:left w:val="none" w:sz="0" w:space="0" w:color="auto"/>
                    <w:bottom w:val="none" w:sz="0" w:space="0" w:color="auto"/>
                    <w:right w:val="none" w:sz="0" w:space="0" w:color="auto"/>
                  </w:divBdr>
                </w:div>
                <w:div w:id="950162100">
                  <w:marLeft w:val="640"/>
                  <w:marRight w:val="0"/>
                  <w:marTop w:val="0"/>
                  <w:marBottom w:val="0"/>
                  <w:divBdr>
                    <w:top w:val="none" w:sz="0" w:space="0" w:color="auto"/>
                    <w:left w:val="none" w:sz="0" w:space="0" w:color="auto"/>
                    <w:bottom w:val="none" w:sz="0" w:space="0" w:color="auto"/>
                    <w:right w:val="none" w:sz="0" w:space="0" w:color="auto"/>
                  </w:divBdr>
                </w:div>
                <w:div w:id="1703825406">
                  <w:marLeft w:val="640"/>
                  <w:marRight w:val="0"/>
                  <w:marTop w:val="0"/>
                  <w:marBottom w:val="0"/>
                  <w:divBdr>
                    <w:top w:val="none" w:sz="0" w:space="0" w:color="auto"/>
                    <w:left w:val="none" w:sz="0" w:space="0" w:color="auto"/>
                    <w:bottom w:val="none" w:sz="0" w:space="0" w:color="auto"/>
                    <w:right w:val="none" w:sz="0" w:space="0" w:color="auto"/>
                  </w:divBdr>
                </w:div>
                <w:div w:id="1974945077">
                  <w:marLeft w:val="640"/>
                  <w:marRight w:val="0"/>
                  <w:marTop w:val="0"/>
                  <w:marBottom w:val="0"/>
                  <w:divBdr>
                    <w:top w:val="none" w:sz="0" w:space="0" w:color="auto"/>
                    <w:left w:val="none" w:sz="0" w:space="0" w:color="auto"/>
                    <w:bottom w:val="none" w:sz="0" w:space="0" w:color="auto"/>
                    <w:right w:val="none" w:sz="0" w:space="0" w:color="auto"/>
                  </w:divBdr>
                </w:div>
                <w:div w:id="570848208">
                  <w:marLeft w:val="640"/>
                  <w:marRight w:val="0"/>
                  <w:marTop w:val="0"/>
                  <w:marBottom w:val="0"/>
                  <w:divBdr>
                    <w:top w:val="none" w:sz="0" w:space="0" w:color="auto"/>
                    <w:left w:val="none" w:sz="0" w:space="0" w:color="auto"/>
                    <w:bottom w:val="none" w:sz="0" w:space="0" w:color="auto"/>
                    <w:right w:val="none" w:sz="0" w:space="0" w:color="auto"/>
                  </w:divBdr>
                </w:div>
                <w:div w:id="553081040">
                  <w:marLeft w:val="640"/>
                  <w:marRight w:val="0"/>
                  <w:marTop w:val="0"/>
                  <w:marBottom w:val="0"/>
                  <w:divBdr>
                    <w:top w:val="none" w:sz="0" w:space="0" w:color="auto"/>
                    <w:left w:val="none" w:sz="0" w:space="0" w:color="auto"/>
                    <w:bottom w:val="none" w:sz="0" w:space="0" w:color="auto"/>
                    <w:right w:val="none" w:sz="0" w:space="0" w:color="auto"/>
                  </w:divBdr>
                </w:div>
                <w:div w:id="1443762146">
                  <w:marLeft w:val="640"/>
                  <w:marRight w:val="0"/>
                  <w:marTop w:val="0"/>
                  <w:marBottom w:val="0"/>
                  <w:divBdr>
                    <w:top w:val="none" w:sz="0" w:space="0" w:color="auto"/>
                    <w:left w:val="none" w:sz="0" w:space="0" w:color="auto"/>
                    <w:bottom w:val="none" w:sz="0" w:space="0" w:color="auto"/>
                    <w:right w:val="none" w:sz="0" w:space="0" w:color="auto"/>
                  </w:divBdr>
                </w:div>
                <w:div w:id="1461608277">
                  <w:marLeft w:val="640"/>
                  <w:marRight w:val="0"/>
                  <w:marTop w:val="0"/>
                  <w:marBottom w:val="0"/>
                  <w:divBdr>
                    <w:top w:val="none" w:sz="0" w:space="0" w:color="auto"/>
                    <w:left w:val="none" w:sz="0" w:space="0" w:color="auto"/>
                    <w:bottom w:val="none" w:sz="0" w:space="0" w:color="auto"/>
                    <w:right w:val="none" w:sz="0" w:space="0" w:color="auto"/>
                  </w:divBdr>
                </w:div>
                <w:div w:id="1406957712">
                  <w:marLeft w:val="640"/>
                  <w:marRight w:val="0"/>
                  <w:marTop w:val="0"/>
                  <w:marBottom w:val="0"/>
                  <w:divBdr>
                    <w:top w:val="none" w:sz="0" w:space="0" w:color="auto"/>
                    <w:left w:val="none" w:sz="0" w:space="0" w:color="auto"/>
                    <w:bottom w:val="none" w:sz="0" w:space="0" w:color="auto"/>
                    <w:right w:val="none" w:sz="0" w:space="0" w:color="auto"/>
                  </w:divBdr>
                </w:div>
                <w:div w:id="1341006561">
                  <w:marLeft w:val="640"/>
                  <w:marRight w:val="0"/>
                  <w:marTop w:val="0"/>
                  <w:marBottom w:val="0"/>
                  <w:divBdr>
                    <w:top w:val="none" w:sz="0" w:space="0" w:color="auto"/>
                    <w:left w:val="none" w:sz="0" w:space="0" w:color="auto"/>
                    <w:bottom w:val="none" w:sz="0" w:space="0" w:color="auto"/>
                    <w:right w:val="none" w:sz="0" w:space="0" w:color="auto"/>
                  </w:divBdr>
                </w:div>
                <w:div w:id="574170095">
                  <w:marLeft w:val="640"/>
                  <w:marRight w:val="0"/>
                  <w:marTop w:val="0"/>
                  <w:marBottom w:val="0"/>
                  <w:divBdr>
                    <w:top w:val="none" w:sz="0" w:space="0" w:color="auto"/>
                    <w:left w:val="none" w:sz="0" w:space="0" w:color="auto"/>
                    <w:bottom w:val="none" w:sz="0" w:space="0" w:color="auto"/>
                    <w:right w:val="none" w:sz="0" w:space="0" w:color="auto"/>
                  </w:divBdr>
                </w:div>
                <w:div w:id="216748353">
                  <w:marLeft w:val="640"/>
                  <w:marRight w:val="0"/>
                  <w:marTop w:val="0"/>
                  <w:marBottom w:val="0"/>
                  <w:divBdr>
                    <w:top w:val="none" w:sz="0" w:space="0" w:color="auto"/>
                    <w:left w:val="none" w:sz="0" w:space="0" w:color="auto"/>
                    <w:bottom w:val="none" w:sz="0" w:space="0" w:color="auto"/>
                    <w:right w:val="none" w:sz="0" w:space="0" w:color="auto"/>
                  </w:divBdr>
                </w:div>
                <w:div w:id="1323464045">
                  <w:marLeft w:val="640"/>
                  <w:marRight w:val="0"/>
                  <w:marTop w:val="0"/>
                  <w:marBottom w:val="0"/>
                  <w:divBdr>
                    <w:top w:val="none" w:sz="0" w:space="0" w:color="auto"/>
                    <w:left w:val="none" w:sz="0" w:space="0" w:color="auto"/>
                    <w:bottom w:val="none" w:sz="0" w:space="0" w:color="auto"/>
                    <w:right w:val="none" w:sz="0" w:space="0" w:color="auto"/>
                  </w:divBdr>
                </w:div>
                <w:div w:id="188416309">
                  <w:marLeft w:val="640"/>
                  <w:marRight w:val="0"/>
                  <w:marTop w:val="0"/>
                  <w:marBottom w:val="0"/>
                  <w:divBdr>
                    <w:top w:val="none" w:sz="0" w:space="0" w:color="auto"/>
                    <w:left w:val="none" w:sz="0" w:space="0" w:color="auto"/>
                    <w:bottom w:val="none" w:sz="0" w:space="0" w:color="auto"/>
                    <w:right w:val="none" w:sz="0" w:space="0" w:color="auto"/>
                  </w:divBdr>
                </w:div>
                <w:div w:id="1275820970">
                  <w:marLeft w:val="640"/>
                  <w:marRight w:val="0"/>
                  <w:marTop w:val="0"/>
                  <w:marBottom w:val="0"/>
                  <w:divBdr>
                    <w:top w:val="none" w:sz="0" w:space="0" w:color="auto"/>
                    <w:left w:val="none" w:sz="0" w:space="0" w:color="auto"/>
                    <w:bottom w:val="none" w:sz="0" w:space="0" w:color="auto"/>
                    <w:right w:val="none" w:sz="0" w:space="0" w:color="auto"/>
                  </w:divBdr>
                </w:div>
                <w:div w:id="1325015930">
                  <w:marLeft w:val="640"/>
                  <w:marRight w:val="0"/>
                  <w:marTop w:val="0"/>
                  <w:marBottom w:val="0"/>
                  <w:divBdr>
                    <w:top w:val="none" w:sz="0" w:space="0" w:color="auto"/>
                    <w:left w:val="none" w:sz="0" w:space="0" w:color="auto"/>
                    <w:bottom w:val="none" w:sz="0" w:space="0" w:color="auto"/>
                    <w:right w:val="none" w:sz="0" w:space="0" w:color="auto"/>
                  </w:divBdr>
                </w:div>
                <w:div w:id="159850793">
                  <w:marLeft w:val="640"/>
                  <w:marRight w:val="0"/>
                  <w:marTop w:val="0"/>
                  <w:marBottom w:val="0"/>
                  <w:divBdr>
                    <w:top w:val="none" w:sz="0" w:space="0" w:color="auto"/>
                    <w:left w:val="none" w:sz="0" w:space="0" w:color="auto"/>
                    <w:bottom w:val="none" w:sz="0" w:space="0" w:color="auto"/>
                    <w:right w:val="none" w:sz="0" w:space="0" w:color="auto"/>
                  </w:divBdr>
                </w:div>
                <w:div w:id="1155492703">
                  <w:marLeft w:val="640"/>
                  <w:marRight w:val="0"/>
                  <w:marTop w:val="0"/>
                  <w:marBottom w:val="0"/>
                  <w:divBdr>
                    <w:top w:val="none" w:sz="0" w:space="0" w:color="auto"/>
                    <w:left w:val="none" w:sz="0" w:space="0" w:color="auto"/>
                    <w:bottom w:val="none" w:sz="0" w:space="0" w:color="auto"/>
                    <w:right w:val="none" w:sz="0" w:space="0" w:color="auto"/>
                  </w:divBdr>
                </w:div>
              </w:divsChild>
            </w:div>
            <w:div w:id="1667786671">
              <w:marLeft w:val="0"/>
              <w:marRight w:val="0"/>
              <w:marTop w:val="0"/>
              <w:marBottom w:val="0"/>
              <w:divBdr>
                <w:top w:val="none" w:sz="0" w:space="0" w:color="auto"/>
                <w:left w:val="none" w:sz="0" w:space="0" w:color="auto"/>
                <w:bottom w:val="none" w:sz="0" w:space="0" w:color="auto"/>
                <w:right w:val="none" w:sz="0" w:space="0" w:color="auto"/>
              </w:divBdr>
              <w:divsChild>
                <w:div w:id="453982632">
                  <w:marLeft w:val="640"/>
                  <w:marRight w:val="0"/>
                  <w:marTop w:val="0"/>
                  <w:marBottom w:val="0"/>
                  <w:divBdr>
                    <w:top w:val="none" w:sz="0" w:space="0" w:color="auto"/>
                    <w:left w:val="none" w:sz="0" w:space="0" w:color="auto"/>
                    <w:bottom w:val="none" w:sz="0" w:space="0" w:color="auto"/>
                    <w:right w:val="none" w:sz="0" w:space="0" w:color="auto"/>
                  </w:divBdr>
                </w:div>
                <w:div w:id="1848786150">
                  <w:marLeft w:val="640"/>
                  <w:marRight w:val="0"/>
                  <w:marTop w:val="0"/>
                  <w:marBottom w:val="0"/>
                  <w:divBdr>
                    <w:top w:val="none" w:sz="0" w:space="0" w:color="auto"/>
                    <w:left w:val="none" w:sz="0" w:space="0" w:color="auto"/>
                    <w:bottom w:val="none" w:sz="0" w:space="0" w:color="auto"/>
                    <w:right w:val="none" w:sz="0" w:space="0" w:color="auto"/>
                  </w:divBdr>
                </w:div>
                <w:div w:id="1635868774">
                  <w:marLeft w:val="640"/>
                  <w:marRight w:val="0"/>
                  <w:marTop w:val="0"/>
                  <w:marBottom w:val="0"/>
                  <w:divBdr>
                    <w:top w:val="none" w:sz="0" w:space="0" w:color="auto"/>
                    <w:left w:val="none" w:sz="0" w:space="0" w:color="auto"/>
                    <w:bottom w:val="none" w:sz="0" w:space="0" w:color="auto"/>
                    <w:right w:val="none" w:sz="0" w:space="0" w:color="auto"/>
                  </w:divBdr>
                </w:div>
                <w:div w:id="1212110781">
                  <w:marLeft w:val="640"/>
                  <w:marRight w:val="0"/>
                  <w:marTop w:val="0"/>
                  <w:marBottom w:val="0"/>
                  <w:divBdr>
                    <w:top w:val="none" w:sz="0" w:space="0" w:color="auto"/>
                    <w:left w:val="none" w:sz="0" w:space="0" w:color="auto"/>
                    <w:bottom w:val="none" w:sz="0" w:space="0" w:color="auto"/>
                    <w:right w:val="none" w:sz="0" w:space="0" w:color="auto"/>
                  </w:divBdr>
                </w:div>
                <w:div w:id="2098669280">
                  <w:marLeft w:val="640"/>
                  <w:marRight w:val="0"/>
                  <w:marTop w:val="0"/>
                  <w:marBottom w:val="0"/>
                  <w:divBdr>
                    <w:top w:val="none" w:sz="0" w:space="0" w:color="auto"/>
                    <w:left w:val="none" w:sz="0" w:space="0" w:color="auto"/>
                    <w:bottom w:val="none" w:sz="0" w:space="0" w:color="auto"/>
                    <w:right w:val="none" w:sz="0" w:space="0" w:color="auto"/>
                  </w:divBdr>
                </w:div>
                <w:div w:id="79106952">
                  <w:marLeft w:val="640"/>
                  <w:marRight w:val="0"/>
                  <w:marTop w:val="0"/>
                  <w:marBottom w:val="0"/>
                  <w:divBdr>
                    <w:top w:val="none" w:sz="0" w:space="0" w:color="auto"/>
                    <w:left w:val="none" w:sz="0" w:space="0" w:color="auto"/>
                    <w:bottom w:val="none" w:sz="0" w:space="0" w:color="auto"/>
                    <w:right w:val="none" w:sz="0" w:space="0" w:color="auto"/>
                  </w:divBdr>
                </w:div>
                <w:div w:id="1515001273">
                  <w:marLeft w:val="640"/>
                  <w:marRight w:val="0"/>
                  <w:marTop w:val="0"/>
                  <w:marBottom w:val="0"/>
                  <w:divBdr>
                    <w:top w:val="none" w:sz="0" w:space="0" w:color="auto"/>
                    <w:left w:val="none" w:sz="0" w:space="0" w:color="auto"/>
                    <w:bottom w:val="none" w:sz="0" w:space="0" w:color="auto"/>
                    <w:right w:val="none" w:sz="0" w:space="0" w:color="auto"/>
                  </w:divBdr>
                </w:div>
                <w:div w:id="1822454956">
                  <w:marLeft w:val="640"/>
                  <w:marRight w:val="0"/>
                  <w:marTop w:val="0"/>
                  <w:marBottom w:val="0"/>
                  <w:divBdr>
                    <w:top w:val="none" w:sz="0" w:space="0" w:color="auto"/>
                    <w:left w:val="none" w:sz="0" w:space="0" w:color="auto"/>
                    <w:bottom w:val="none" w:sz="0" w:space="0" w:color="auto"/>
                    <w:right w:val="none" w:sz="0" w:space="0" w:color="auto"/>
                  </w:divBdr>
                </w:div>
                <w:div w:id="392461949">
                  <w:marLeft w:val="640"/>
                  <w:marRight w:val="0"/>
                  <w:marTop w:val="0"/>
                  <w:marBottom w:val="0"/>
                  <w:divBdr>
                    <w:top w:val="none" w:sz="0" w:space="0" w:color="auto"/>
                    <w:left w:val="none" w:sz="0" w:space="0" w:color="auto"/>
                    <w:bottom w:val="none" w:sz="0" w:space="0" w:color="auto"/>
                    <w:right w:val="none" w:sz="0" w:space="0" w:color="auto"/>
                  </w:divBdr>
                </w:div>
                <w:div w:id="505635912">
                  <w:marLeft w:val="640"/>
                  <w:marRight w:val="0"/>
                  <w:marTop w:val="0"/>
                  <w:marBottom w:val="0"/>
                  <w:divBdr>
                    <w:top w:val="none" w:sz="0" w:space="0" w:color="auto"/>
                    <w:left w:val="none" w:sz="0" w:space="0" w:color="auto"/>
                    <w:bottom w:val="none" w:sz="0" w:space="0" w:color="auto"/>
                    <w:right w:val="none" w:sz="0" w:space="0" w:color="auto"/>
                  </w:divBdr>
                </w:div>
                <w:div w:id="1052120970">
                  <w:marLeft w:val="640"/>
                  <w:marRight w:val="0"/>
                  <w:marTop w:val="0"/>
                  <w:marBottom w:val="0"/>
                  <w:divBdr>
                    <w:top w:val="none" w:sz="0" w:space="0" w:color="auto"/>
                    <w:left w:val="none" w:sz="0" w:space="0" w:color="auto"/>
                    <w:bottom w:val="none" w:sz="0" w:space="0" w:color="auto"/>
                    <w:right w:val="none" w:sz="0" w:space="0" w:color="auto"/>
                  </w:divBdr>
                </w:div>
                <w:div w:id="371655725">
                  <w:marLeft w:val="640"/>
                  <w:marRight w:val="0"/>
                  <w:marTop w:val="0"/>
                  <w:marBottom w:val="0"/>
                  <w:divBdr>
                    <w:top w:val="none" w:sz="0" w:space="0" w:color="auto"/>
                    <w:left w:val="none" w:sz="0" w:space="0" w:color="auto"/>
                    <w:bottom w:val="none" w:sz="0" w:space="0" w:color="auto"/>
                    <w:right w:val="none" w:sz="0" w:space="0" w:color="auto"/>
                  </w:divBdr>
                </w:div>
                <w:div w:id="918909794">
                  <w:marLeft w:val="640"/>
                  <w:marRight w:val="0"/>
                  <w:marTop w:val="0"/>
                  <w:marBottom w:val="0"/>
                  <w:divBdr>
                    <w:top w:val="none" w:sz="0" w:space="0" w:color="auto"/>
                    <w:left w:val="none" w:sz="0" w:space="0" w:color="auto"/>
                    <w:bottom w:val="none" w:sz="0" w:space="0" w:color="auto"/>
                    <w:right w:val="none" w:sz="0" w:space="0" w:color="auto"/>
                  </w:divBdr>
                </w:div>
                <w:div w:id="653143261">
                  <w:marLeft w:val="640"/>
                  <w:marRight w:val="0"/>
                  <w:marTop w:val="0"/>
                  <w:marBottom w:val="0"/>
                  <w:divBdr>
                    <w:top w:val="none" w:sz="0" w:space="0" w:color="auto"/>
                    <w:left w:val="none" w:sz="0" w:space="0" w:color="auto"/>
                    <w:bottom w:val="none" w:sz="0" w:space="0" w:color="auto"/>
                    <w:right w:val="none" w:sz="0" w:space="0" w:color="auto"/>
                  </w:divBdr>
                </w:div>
                <w:div w:id="477068662">
                  <w:marLeft w:val="640"/>
                  <w:marRight w:val="0"/>
                  <w:marTop w:val="0"/>
                  <w:marBottom w:val="0"/>
                  <w:divBdr>
                    <w:top w:val="none" w:sz="0" w:space="0" w:color="auto"/>
                    <w:left w:val="none" w:sz="0" w:space="0" w:color="auto"/>
                    <w:bottom w:val="none" w:sz="0" w:space="0" w:color="auto"/>
                    <w:right w:val="none" w:sz="0" w:space="0" w:color="auto"/>
                  </w:divBdr>
                </w:div>
                <w:div w:id="889222899">
                  <w:marLeft w:val="640"/>
                  <w:marRight w:val="0"/>
                  <w:marTop w:val="0"/>
                  <w:marBottom w:val="0"/>
                  <w:divBdr>
                    <w:top w:val="none" w:sz="0" w:space="0" w:color="auto"/>
                    <w:left w:val="none" w:sz="0" w:space="0" w:color="auto"/>
                    <w:bottom w:val="none" w:sz="0" w:space="0" w:color="auto"/>
                    <w:right w:val="none" w:sz="0" w:space="0" w:color="auto"/>
                  </w:divBdr>
                </w:div>
                <w:div w:id="1873692762">
                  <w:marLeft w:val="640"/>
                  <w:marRight w:val="0"/>
                  <w:marTop w:val="0"/>
                  <w:marBottom w:val="0"/>
                  <w:divBdr>
                    <w:top w:val="none" w:sz="0" w:space="0" w:color="auto"/>
                    <w:left w:val="none" w:sz="0" w:space="0" w:color="auto"/>
                    <w:bottom w:val="none" w:sz="0" w:space="0" w:color="auto"/>
                    <w:right w:val="none" w:sz="0" w:space="0" w:color="auto"/>
                  </w:divBdr>
                </w:div>
                <w:div w:id="1354454481">
                  <w:marLeft w:val="640"/>
                  <w:marRight w:val="0"/>
                  <w:marTop w:val="0"/>
                  <w:marBottom w:val="0"/>
                  <w:divBdr>
                    <w:top w:val="none" w:sz="0" w:space="0" w:color="auto"/>
                    <w:left w:val="none" w:sz="0" w:space="0" w:color="auto"/>
                    <w:bottom w:val="none" w:sz="0" w:space="0" w:color="auto"/>
                    <w:right w:val="none" w:sz="0" w:space="0" w:color="auto"/>
                  </w:divBdr>
                </w:div>
                <w:div w:id="1519348583">
                  <w:marLeft w:val="640"/>
                  <w:marRight w:val="0"/>
                  <w:marTop w:val="0"/>
                  <w:marBottom w:val="0"/>
                  <w:divBdr>
                    <w:top w:val="none" w:sz="0" w:space="0" w:color="auto"/>
                    <w:left w:val="none" w:sz="0" w:space="0" w:color="auto"/>
                    <w:bottom w:val="none" w:sz="0" w:space="0" w:color="auto"/>
                    <w:right w:val="none" w:sz="0" w:space="0" w:color="auto"/>
                  </w:divBdr>
                </w:div>
                <w:div w:id="107361228">
                  <w:marLeft w:val="640"/>
                  <w:marRight w:val="0"/>
                  <w:marTop w:val="0"/>
                  <w:marBottom w:val="0"/>
                  <w:divBdr>
                    <w:top w:val="none" w:sz="0" w:space="0" w:color="auto"/>
                    <w:left w:val="none" w:sz="0" w:space="0" w:color="auto"/>
                    <w:bottom w:val="none" w:sz="0" w:space="0" w:color="auto"/>
                    <w:right w:val="none" w:sz="0" w:space="0" w:color="auto"/>
                  </w:divBdr>
                </w:div>
                <w:div w:id="795297876">
                  <w:marLeft w:val="640"/>
                  <w:marRight w:val="0"/>
                  <w:marTop w:val="0"/>
                  <w:marBottom w:val="0"/>
                  <w:divBdr>
                    <w:top w:val="none" w:sz="0" w:space="0" w:color="auto"/>
                    <w:left w:val="none" w:sz="0" w:space="0" w:color="auto"/>
                    <w:bottom w:val="none" w:sz="0" w:space="0" w:color="auto"/>
                    <w:right w:val="none" w:sz="0" w:space="0" w:color="auto"/>
                  </w:divBdr>
                </w:div>
                <w:div w:id="1227111922">
                  <w:marLeft w:val="640"/>
                  <w:marRight w:val="0"/>
                  <w:marTop w:val="0"/>
                  <w:marBottom w:val="0"/>
                  <w:divBdr>
                    <w:top w:val="none" w:sz="0" w:space="0" w:color="auto"/>
                    <w:left w:val="none" w:sz="0" w:space="0" w:color="auto"/>
                    <w:bottom w:val="none" w:sz="0" w:space="0" w:color="auto"/>
                    <w:right w:val="none" w:sz="0" w:space="0" w:color="auto"/>
                  </w:divBdr>
                </w:div>
                <w:div w:id="289291398">
                  <w:marLeft w:val="640"/>
                  <w:marRight w:val="0"/>
                  <w:marTop w:val="0"/>
                  <w:marBottom w:val="0"/>
                  <w:divBdr>
                    <w:top w:val="none" w:sz="0" w:space="0" w:color="auto"/>
                    <w:left w:val="none" w:sz="0" w:space="0" w:color="auto"/>
                    <w:bottom w:val="none" w:sz="0" w:space="0" w:color="auto"/>
                    <w:right w:val="none" w:sz="0" w:space="0" w:color="auto"/>
                  </w:divBdr>
                </w:div>
                <w:div w:id="1825926003">
                  <w:marLeft w:val="640"/>
                  <w:marRight w:val="0"/>
                  <w:marTop w:val="0"/>
                  <w:marBottom w:val="0"/>
                  <w:divBdr>
                    <w:top w:val="none" w:sz="0" w:space="0" w:color="auto"/>
                    <w:left w:val="none" w:sz="0" w:space="0" w:color="auto"/>
                    <w:bottom w:val="none" w:sz="0" w:space="0" w:color="auto"/>
                    <w:right w:val="none" w:sz="0" w:space="0" w:color="auto"/>
                  </w:divBdr>
                </w:div>
                <w:div w:id="1281762158">
                  <w:marLeft w:val="640"/>
                  <w:marRight w:val="0"/>
                  <w:marTop w:val="0"/>
                  <w:marBottom w:val="0"/>
                  <w:divBdr>
                    <w:top w:val="none" w:sz="0" w:space="0" w:color="auto"/>
                    <w:left w:val="none" w:sz="0" w:space="0" w:color="auto"/>
                    <w:bottom w:val="none" w:sz="0" w:space="0" w:color="auto"/>
                    <w:right w:val="none" w:sz="0" w:space="0" w:color="auto"/>
                  </w:divBdr>
                </w:div>
                <w:div w:id="1130513604">
                  <w:marLeft w:val="640"/>
                  <w:marRight w:val="0"/>
                  <w:marTop w:val="0"/>
                  <w:marBottom w:val="0"/>
                  <w:divBdr>
                    <w:top w:val="none" w:sz="0" w:space="0" w:color="auto"/>
                    <w:left w:val="none" w:sz="0" w:space="0" w:color="auto"/>
                    <w:bottom w:val="none" w:sz="0" w:space="0" w:color="auto"/>
                    <w:right w:val="none" w:sz="0" w:space="0" w:color="auto"/>
                  </w:divBdr>
                </w:div>
                <w:div w:id="834732923">
                  <w:marLeft w:val="640"/>
                  <w:marRight w:val="0"/>
                  <w:marTop w:val="0"/>
                  <w:marBottom w:val="0"/>
                  <w:divBdr>
                    <w:top w:val="none" w:sz="0" w:space="0" w:color="auto"/>
                    <w:left w:val="none" w:sz="0" w:space="0" w:color="auto"/>
                    <w:bottom w:val="none" w:sz="0" w:space="0" w:color="auto"/>
                    <w:right w:val="none" w:sz="0" w:space="0" w:color="auto"/>
                  </w:divBdr>
                </w:div>
                <w:div w:id="142041307">
                  <w:marLeft w:val="640"/>
                  <w:marRight w:val="0"/>
                  <w:marTop w:val="0"/>
                  <w:marBottom w:val="0"/>
                  <w:divBdr>
                    <w:top w:val="none" w:sz="0" w:space="0" w:color="auto"/>
                    <w:left w:val="none" w:sz="0" w:space="0" w:color="auto"/>
                    <w:bottom w:val="none" w:sz="0" w:space="0" w:color="auto"/>
                    <w:right w:val="none" w:sz="0" w:space="0" w:color="auto"/>
                  </w:divBdr>
                </w:div>
                <w:div w:id="1260142796">
                  <w:marLeft w:val="640"/>
                  <w:marRight w:val="0"/>
                  <w:marTop w:val="0"/>
                  <w:marBottom w:val="0"/>
                  <w:divBdr>
                    <w:top w:val="none" w:sz="0" w:space="0" w:color="auto"/>
                    <w:left w:val="none" w:sz="0" w:space="0" w:color="auto"/>
                    <w:bottom w:val="none" w:sz="0" w:space="0" w:color="auto"/>
                    <w:right w:val="none" w:sz="0" w:space="0" w:color="auto"/>
                  </w:divBdr>
                </w:div>
                <w:div w:id="1770007597">
                  <w:marLeft w:val="640"/>
                  <w:marRight w:val="0"/>
                  <w:marTop w:val="0"/>
                  <w:marBottom w:val="0"/>
                  <w:divBdr>
                    <w:top w:val="none" w:sz="0" w:space="0" w:color="auto"/>
                    <w:left w:val="none" w:sz="0" w:space="0" w:color="auto"/>
                    <w:bottom w:val="none" w:sz="0" w:space="0" w:color="auto"/>
                    <w:right w:val="none" w:sz="0" w:space="0" w:color="auto"/>
                  </w:divBdr>
                </w:div>
                <w:div w:id="1254365003">
                  <w:marLeft w:val="640"/>
                  <w:marRight w:val="0"/>
                  <w:marTop w:val="0"/>
                  <w:marBottom w:val="0"/>
                  <w:divBdr>
                    <w:top w:val="none" w:sz="0" w:space="0" w:color="auto"/>
                    <w:left w:val="none" w:sz="0" w:space="0" w:color="auto"/>
                    <w:bottom w:val="none" w:sz="0" w:space="0" w:color="auto"/>
                    <w:right w:val="none" w:sz="0" w:space="0" w:color="auto"/>
                  </w:divBdr>
                </w:div>
                <w:div w:id="533032718">
                  <w:marLeft w:val="640"/>
                  <w:marRight w:val="0"/>
                  <w:marTop w:val="0"/>
                  <w:marBottom w:val="0"/>
                  <w:divBdr>
                    <w:top w:val="none" w:sz="0" w:space="0" w:color="auto"/>
                    <w:left w:val="none" w:sz="0" w:space="0" w:color="auto"/>
                    <w:bottom w:val="none" w:sz="0" w:space="0" w:color="auto"/>
                    <w:right w:val="none" w:sz="0" w:space="0" w:color="auto"/>
                  </w:divBdr>
                </w:div>
                <w:div w:id="424688078">
                  <w:marLeft w:val="640"/>
                  <w:marRight w:val="0"/>
                  <w:marTop w:val="0"/>
                  <w:marBottom w:val="0"/>
                  <w:divBdr>
                    <w:top w:val="none" w:sz="0" w:space="0" w:color="auto"/>
                    <w:left w:val="none" w:sz="0" w:space="0" w:color="auto"/>
                    <w:bottom w:val="none" w:sz="0" w:space="0" w:color="auto"/>
                    <w:right w:val="none" w:sz="0" w:space="0" w:color="auto"/>
                  </w:divBdr>
                </w:div>
                <w:div w:id="696932396">
                  <w:marLeft w:val="640"/>
                  <w:marRight w:val="0"/>
                  <w:marTop w:val="0"/>
                  <w:marBottom w:val="0"/>
                  <w:divBdr>
                    <w:top w:val="none" w:sz="0" w:space="0" w:color="auto"/>
                    <w:left w:val="none" w:sz="0" w:space="0" w:color="auto"/>
                    <w:bottom w:val="none" w:sz="0" w:space="0" w:color="auto"/>
                    <w:right w:val="none" w:sz="0" w:space="0" w:color="auto"/>
                  </w:divBdr>
                </w:div>
                <w:div w:id="874081630">
                  <w:marLeft w:val="640"/>
                  <w:marRight w:val="0"/>
                  <w:marTop w:val="0"/>
                  <w:marBottom w:val="0"/>
                  <w:divBdr>
                    <w:top w:val="none" w:sz="0" w:space="0" w:color="auto"/>
                    <w:left w:val="none" w:sz="0" w:space="0" w:color="auto"/>
                    <w:bottom w:val="none" w:sz="0" w:space="0" w:color="auto"/>
                    <w:right w:val="none" w:sz="0" w:space="0" w:color="auto"/>
                  </w:divBdr>
                </w:div>
                <w:div w:id="1601065105">
                  <w:marLeft w:val="640"/>
                  <w:marRight w:val="0"/>
                  <w:marTop w:val="0"/>
                  <w:marBottom w:val="0"/>
                  <w:divBdr>
                    <w:top w:val="none" w:sz="0" w:space="0" w:color="auto"/>
                    <w:left w:val="none" w:sz="0" w:space="0" w:color="auto"/>
                    <w:bottom w:val="none" w:sz="0" w:space="0" w:color="auto"/>
                    <w:right w:val="none" w:sz="0" w:space="0" w:color="auto"/>
                  </w:divBdr>
                </w:div>
                <w:div w:id="2028020825">
                  <w:marLeft w:val="640"/>
                  <w:marRight w:val="0"/>
                  <w:marTop w:val="0"/>
                  <w:marBottom w:val="0"/>
                  <w:divBdr>
                    <w:top w:val="none" w:sz="0" w:space="0" w:color="auto"/>
                    <w:left w:val="none" w:sz="0" w:space="0" w:color="auto"/>
                    <w:bottom w:val="none" w:sz="0" w:space="0" w:color="auto"/>
                    <w:right w:val="none" w:sz="0" w:space="0" w:color="auto"/>
                  </w:divBdr>
                </w:div>
                <w:div w:id="150295404">
                  <w:marLeft w:val="640"/>
                  <w:marRight w:val="0"/>
                  <w:marTop w:val="0"/>
                  <w:marBottom w:val="0"/>
                  <w:divBdr>
                    <w:top w:val="none" w:sz="0" w:space="0" w:color="auto"/>
                    <w:left w:val="none" w:sz="0" w:space="0" w:color="auto"/>
                    <w:bottom w:val="none" w:sz="0" w:space="0" w:color="auto"/>
                    <w:right w:val="none" w:sz="0" w:space="0" w:color="auto"/>
                  </w:divBdr>
                </w:div>
                <w:div w:id="33619994">
                  <w:marLeft w:val="640"/>
                  <w:marRight w:val="0"/>
                  <w:marTop w:val="0"/>
                  <w:marBottom w:val="0"/>
                  <w:divBdr>
                    <w:top w:val="none" w:sz="0" w:space="0" w:color="auto"/>
                    <w:left w:val="none" w:sz="0" w:space="0" w:color="auto"/>
                    <w:bottom w:val="none" w:sz="0" w:space="0" w:color="auto"/>
                    <w:right w:val="none" w:sz="0" w:space="0" w:color="auto"/>
                  </w:divBdr>
                </w:div>
                <w:div w:id="1603611814">
                  <w:marLeft w:val="640"/>
                  <w:marRight w:val="0"/>
                  <w:marTop w:val="0"/>
                  <w:marBottom w:val="0"/>
                  <w:divBdr>
                    <w:top w:val="none" w:sz="0" w:space="0" w:color="auto"/>
                    <w:left w:val="none" w:sz="0" w:space="0" w:color="auto"/>
                    <w:bottom w:val="none" w:sz="0" w:space="0" w:color="auto"/>
                    <w:right w:val="none" w:sz="0" w:space="0" w:color="auto"/>
                  </w:divBdr>
                </w:div>
                <w:div w:id="2040160585">
                  <w:marLeft w:val="640"/>
                  <w:marRight w:val="0"/>
                  <w:marTop w:val="0"/>
                  <w:marBottom w:val="0"/>
                  <w:divBdr>
                    <w:top w:val="none" w:sz="0" w:space="0" w:color="auto"/>
                    <w:left w:val="none" w:sz="0" w:space="0" w:color="auto"/>
                    <w:bottom w:val="none" w:sz="0" w:space="0" w:color="auto"/>
                    <w:right w:val="none" w:sz="0" w:space="0" w:color="auto"/>
                  </w:divBdr>
                </w:div>
                <w:div w:id="1399670761">
                  <w:marLeft w:val="640"/>
                  <w:marRight w:val="0"/>
                  <w:marTop w:val="0"/>
                  <w:marBottom w:val="0"/>
                  <w:divBdr>
                    <w:top w:val="none" w:sz="0" w:space="0" w:color="auto"/>
                    <w:left w:val="none" w:sz="0" w:space="0" w:color="auto"/>
                    <w:bottom w:val="none" w:sz="0" w:space="0" w:color="auto"/>
                    <w:right w:val="none" w:sz="0" w:space="0" w:color="auto"/>
                  </w:divBdr>
                </w:div>
                <w:div w:id="1611548894">
                  <w:marLeft w:val="640"/>
                  <w:marRight w:val="0"/>
                  <w:marTop w:val="0"/>
                  <w:marBottom w:val="0"/>
                  <w:divBdr>
                    <w:top w:val="none" w:sz="0" w:space="0" w:color="auto"/>
                    <w:left w:val="none" w:sz="0" w:space="0" w:color="auto"/>
                    <w:bottom w:val="none" w:sz="0" w:space="0" w:color="auto"/>
                    <w:right w:val="none" w:sz="0" w:space="0" w:color="auto"/>
                  </w:divBdr>
                </w:div>
                <w:div w:id="49962662">
                  <w:marLeft w:val="640"/>
                  <w:marRight w:val="0"/>
                  <w:marTop w:val="0"/>
                  <w:marBottom w:val="0"/>
                  <w:divBdr>
                    <w:top w:val="none" w:sz="0" w:space="0" w:color="auto"/>
                    <w:left w:val="none" w:sz="0" w:space="0" w:color="auto"/>
                    <w:bottom w:val="none" w:sz="0" w:space="0" w:color="auto"/>
                    <w:right w:val="none" w:sz="0" w:space="0" w:color="auto"/>
                  </w:divBdr>
                </w:div>
                <w:div w:id="879048130">
                  <w:marLeft w:val="640"/>
                  <w:marRight w:val="0"/>
                  <w:marTop w:val="0"/>
                  <w:marBottom w:val="0"/>
                  <w:divBdr>
                    <w:top w:val="none" w:sz="0" w:space="0" w:color="auto"/>
                    <w:left w:val="none" w:sz="0" w:space="0" w:color="auto"/>
                    <w:bottom w:val="none" w:sz="0" w:space="0" w:color="auto"/>
                    <w:right w:val="none" w:sz="0" w:space="0" w:color="auto"/>
                  </w:divBdr>
                </w:div>
                <w:div w:id="1887138874">
                  <w:marLeft w:val="640"/>
                  <w:marRight w:val="0"/>
                  <w:marTop w:val="0"/>
                  <w:marBottom w:val="0"/>
                  <w:divBdr>
                    <w:top w:val="none" w:sz="0" w:space="0" w:color="auto"/>
                    <w:left w:val="none" w:sz="0" w:space="0" w:color="auto"/>
                    <w:bottom w:val="none" w:sz="0" w:space="0" w:color="auto"/>
                    <w:right w:val="none" w:sz="0" w:space="0" w:color="auto"/>
                  </w:divBdr>
                </w:div>
                <w:div w:id="125240632">
                  <w:marLeft w:val="640"/>
                  <w:marRight w:val="0"/>
                  <w:marTop w:val="0"/>
                  <w:marBottom w:val="0"/>
                  <w:divBdr>
                    <w:top w:val="none" w:sz="0" w:space="0" w:color="auto"/>
                    <w:left w:val="none" w:sz="0" w:space="0" w:color="auto"/>
                    <w:bottom w:val="none" w:sz="0" w:space="0" w:color="auto"/>
                    <w:right w:val="none" w:sz="0" w:space="0" w:color="auto"/>
                  </w:divBdr>
                </w:div>
                <w:div w:id="1263874097">
                  <w:marLeft w:val="640"/>
                  <w:marRight w:val="0"/>
                  <w:marTop w:val="0"/>
                  <w:marBottom w:val="0"/>
                  <w:divBdr>
                    <w:top w:val="none" w:sz="0" w:space="0" w:color="auto"/>
                    <w:left w:val="none" w:sz="0" w:space="0" w:color="auto"/>
                    <w:bottom w:val="none" w:sz="0" w:space="0" w:color="auto"/>
                    <w:right w:val="none" w:sz="0" w:space="0" w:color="auto"/>
                  </w:divBdr>
                </w:div>
                <w:div w:id="1491872809">
                  <w:marLeft w:val="640"/>
                  <w:marRight w:val="0"/>
                  <w:marTop w:val="0"/>
                  <w:marBottom w:val="0"/>
                  <w:divBdr>
                    <w:top w:val="none" w:sz="0" w:space="0" w:color="auto"/>
                    <w:left w:val="none" w:sz="0" w:space="0" w:color="auto"/>
                    <w:bottom w:val="none" w:sz="0" w:space="0" w:color="auto"/>
                    <w:right w:val="none" w:sz="0" w:space="0" w:color="auto"/>
                  </w:divBdr>
                </w:div>
                <w:div w:id="713963635">
                  <w:marLeft w:val="640"/>
                  <w:marRight w:val="0"/>
                  <w:marTop w:val="0"/>
                  <w:marBottom w:val="0"/>
                  <w:divBdr>
                    <w:top w:val="none" w:sz="0" w:space="0" w:color="auto"/>
                    <w:left w:val="none" w:sz="0" w:space="0" w:color="auto"/>
                    <w:bottom w:val="none" w:sz="0" w:space="0" w:color="auto"/>
                    <w:right w:val="none" w:sz="0" w:space="0" w:color="auto"/>
                  </w:divBdr>
                </w:div>
                <w:div w:id="610359375">
                  <w:marLeft w:val="640"/>
                  <w:marRight w:val="0"/>
                  <w:marTop w:val="0"/>
                  <w:marBottom w:val="0"/>
                  <w:divBdr>
                    <w:top w:val="none" w:sz="0" w:space="0" w:color="auto"/>
                    <w:left w:val="none" w:sz="0" w:space="0" w:color="auto"/>
                    <w:bottom w:val="none" w:sz="0" w:space="0" w:color="auto"/>
                    <w:right w:val="none" w:sz="0" w:space="0" w:color="auto"/>
                  </w:divBdr>
                </w:div>
              </w:divsChild>
            </w:div>
            <w:div w:id="1717663231">
              <w:marLeft w:val="0"/>
              <w:marRight w:val="0"/>
              <w:marTop w:val="0"/>
              <w:marBottom w:val="0"/>
              <w:divBdr>
                <w:top w:val="none" w:sz="0" w:space="0" w:color="auto"/>
                <w:left w:val="none" w:sz="0" w:space="0" w:color="auto"/>
                <w:bottom w:val="none" w:sz="0" w:space="0" w:color="auto"/>
                <w:right w:val="none" w:sz="0" w:space="0" w:color="auto"/>
              </w:divBdr>
              <w:divsChild>
                <w:div w:id="699207301">
                  <w:marLeft w:val="640"/>
                  <w:marRight w:val="0"/>
                  <w:marTop w:val="0"/>
                  <w:marBottom w:val="0"/>
                  <w:divBdr>
                    <w:top w:val="none" w:sz="0" w:space="0" w:color="auto"/>
                    <w:left w:val="none" w:sz="0" w:space="0" w:color="auto"/>
                    <w:bottom w:val="none" w:sz="0" w:space="0" w:color="auto"/>
                    <w:right w:val="none" w:sz="0" w:space="0" w:color="auto"/>
                  </w:divBdr>
                </w:div>
                <w:div w:id="81727158">
                  <w:marLeft w:val="640"/>
                  <w:marRight w:val="0"/>
                  <w:marTop w:val="0"/>
                  <w:marBottom w:val="0"/>
                  <w:divBdr>
                    <w:top w:val="none" w:sz="0" w:space="0" w:color="auto"/>
                    <w:left w:val="none" w:sz="0" w:space="0" w:color="auto"/>
                    <w:bottom w:val="none" w:sz="0" w:space="0" w:color="auto"/>
                    <w:right w:val="none" w:sz="0" w:space="0" w:color="auto"/>
                  </w:divBdr>
                </w:div>
                <w:div w:id="1748310359">
                  <w:marLeft w:val="640"/>
                  <w:marRight w:val="0"/>
                  <w:marTop w:val="0"/>
                  <w:marBottom w:val="0"/>
                  <w:divBdr>
                    <w:top w:val="none" w:sz="0" w:space="0" w:color="auto"/>
                    <w:left w:val="none" w:sz="0" w:space="0" w:color="auto"/>
                    <w:bottom w:val="none" w:sz="0" w:space="0" w:color="auto"/>
                    <w:right w:val="none" w:sz="0" w:space="0" w:color="auto"/>
                  </w:divBdr>
                </w:div>
                <w:div w:id="529034110">
                  <w:marLeft w:val="640"/>
                  <w:marRight w:val="0"/>
                  <w:marTop w:val="0"/>
                  <w:marBottom w:val="0"/>
                  <w:divBdr>
                    <w:top w:val="none" w:sz="0" w:space="0" w:color="auto"/>
                    <w:left w:val="none" w:sz="0" w:space="0" w:color="auto"/>
                    <w:bottom w:val="none" w:sz="0" w:space="0" w:color="auto"/>
                    <w:right w:val="none" w:sz="0" w:space="0" w:color="auto"/>
                  </w:divBdr>
                </w:div>
                <w:div w:id="1597397436">
                  <w:marLeft w:val="640"/>
                  <w:marRight w:val="0"/>
                  <w:marTop w:val="0"/>
                  <w:marBottom w:val="0"/>
                  <w:divBdr>
                    <w:top w:val="none" w:sz="0" w:space="0" w:color="auto"/>
                    <w:left w:val="none" w:sz="0" w:space="0" w:color="auto"/>
                    <w:bottom w:val="none" w:sz="0" w:space="0" w:color="auto"/>
                    <w:right w:val="none" w:sz="0" w:space="0" w:color="auto"/>
                  </w:divBdr>
                </w:div>
                <w:div w:id="670261084">
                  <w:marLeft w:val="640"/>
                  <w:marRight w:val="0"/>
                  <w:marTop w:val="0"/>
                  <w:marBottom w:val="0"/>
                  <w:divBdr>
                    <w:top w:val="none" w:sz="0" w:space="0" w:color="auto"/>
                    <w:left w:val="none" w:sz="0" w:space="0" w:color="auto"/>
                    <w:bottom w:val="none" w:sz="0" w:space="0" w:color="auto"/>
                    <w:right w:val="none" w:sz="0" w:space="0" w:color="auto"/>
                  </w:divBdr>
                </w:div>
                <w:div w:id="1842621592">
                  <w:marLeft w:val="640"/>
                  <w:marRight w:val="0"/>
                  <w:marTop w:val="0"/>
                  <w:marBottom w:val="0"/>
                  <w:divBdr>
                    <w:top w:val="none" w:sz="0" w:space="0" w:color="auto"/>
                    <w:left w:val="none" w:sz="0" w:space="0" w:color="auto"/>
                    <w:bottom w:val="none" w:sz="0" w:space="0" w:color="auto"/>
                    <w:right w:val="none" w:sz="0" w:space="0" w:color="auto"/>
                  </w:divBdr>
                </w:div>
                <w:div w:id="1404719341">
                  <w:marLeft w:val="640"/>
                  <w:marRight w:val="0"/>
                  <w:marTop w:val="0"/>
                  <w:marBottom w:val="0"/>
                  <w:divBdr>
                    <w:top w:val="none" w:sz="0" w:space="0" w:color="auto"/>
                    <w:left w:val="none" w:sz="0" w:space="0" w:color="auto"/>
                    <w:bottom w:val="none" w:sz="0" w:space="0" w:color="auto"/>
                    <w:right w:val="none" w:sz="0" w:space="0" w:color="auto"/>
                  </w:divBdr>
                </w:div>
                <w:div w:id="917061657">
                  <w:marLeft w:val="640"/>
                  <w:marRight w:val="0"/>
                  <w:marTop w:val="0"/>
                  <w:marBottom w:val="0"/>
                  <w:divBdr>
                    <w:top w:val="none" w:sz="0" w:space="0" w:color="auto"/>
                    <w:left w:val="none" w:sz="0" w:space="0" w:color="auto"/>
                    <w:bottom w:val="none" w:sz="0" w:space="0" w:color="auto"/>
                    <w:right w:val="none" w:sz="0" w:space="0" w:color="auto"/>
                  </w:divBdr>
                </w:div>
                <w:div w:id="567113999">
                  <w:marLeft w:val="640"/>
                  <w:marRight w:val="0"/>
                  <w:marTop w:val="0"/>
                  <w:marBottom w:val="0"/>
                  <w:divBdr>
                    <w:top w:val="none" w:sz="0" w:space="0" w:color="auto"/>
                    <w:left w:val="none" w:sz="0" w:space="0" w:color="auto"/>
                    <w:bottom w:val="none" w:sz="0" w:space="0" w:color="auto"/>
                    <w:right w:val="none" w:sz="0" w:space="0" w:color="auto"/>
                  </w:divBdr>
                </w:div>
                <w:div w:id="1597790781">
                  <w:marLeft w:val="640"/>
                  <w:marRight w:val="0"/>
                  <w:marTop w:val="0"/>
                  <w:marBottom w:val="0"/>
                  <w:divBdr>
                    <w:top w:val="none" w:sz="0" w:space="0" w:color="auto"/>
                    <w:left w:val="none" w:sz="0" w:space="0" w:color="auto"/>
                    <w:bottom w:val="none" w:sz="0" w:space="0" w:color="auto"/>
                    <w:right w:val="none" w:sz="0" w:space="0" w:color="auto"/>
                  </w:divBdr>
                </w:div>
                <w:div w:id="1897424878">
                  <w:marLeft w:val="640"/>
                  <w:marRight w:val="0"/>
                  <w:marTop w:val="0"/>
                  <w:marBottom w:val="0"/>
                  <w:divBdr>
                    <w:top w:val="none" w:sz="0" w:space="0" w:color="auto"/>
                    <w:left w:val="none" w:sz="0" w:space="0" w:color="auto"/>
                    <w:bottom w:val="none" w:sz="0" w:space="0" w:color="auto"/>
                    <w:right w:val="none" w:sz="0" w:space="0" w:color="auto"/>
                  </w:divBdr>
                </w:div>
                <w:div w:id="978533531">
                  <w:marLeft w:val="640"/>
                  <w:marRight w:val="0"/>
                  <w:marTop w:val="0"/>
                  <w:marBottom w:val="0"/>
                  <w:divBdr>
                    <w:top w:val="none" w:sz="0" w:space="0" w:color="auto"/>
                    <w:left w:val="none" w:sz="0" w:space="0" w:color="auto"/>
                    <w:bottom w:val="none" w:sz="0" w:space="0" w:color="auto"/>
                    <w:right w:val="none" w:sz="0" w:space="0" w:color="auto"/>
                  </w:divBdr>
                </w:div>
                <w:div w:id="398673809">
                  <w:marLeft w:val="640"/>
                  <w:marRight w:val="0"/>
                  <w:marTop w:val="0"/>
                  <w:marBottom w:val="0"/>
                  <w:divBdr>
                    <w:top w:val="none" w:sz="0" w:space="0" w:color="auto"/>
                    <w:left w:val="none" w:sz="0" w:space="0" w:color="auto"/>
                    <w:bottom w:val="none" w:sz="0" w:space="0" w:color="auto"/>
                    <w:right w:val="none" w:sz="0" w:space="0" w:color="auto"/>
                  </w:divBdr>
                </w:div>
                <w:div w:id="724835848">
                  <w:marLeft w:val="640"/>
                  <w:marRight w:val="0"/>
                  <w:marTop w:val="0"/>
                  <w:marBottom w:val="0"/>
                  <w:divBdr>
                    <w:top w:val="none" w:sz="0" w:space="0" w:color="auto"/>
                    <w:left w:val="none" w:sz="0" w:space="0" w:color="auto"/>
                    <w:bottom w:val="none" w:sz="0" w:space="0" w:color="auto"/>
                    <w:right w:val="none" w:sz="0" w:space="0" w:color="auto"/>
                  </w:divBdr>
                </w:div>
                <w:div w:id="945425268">
                  <w:marLeft w:val="640"/>
                  <w:marRight w:val="0"/>
                  <w:marTop w:val="0"/>
                  <w:marBottom w:val="0"/>
                  <w:divBdr>
                    <w:top w:val="none" w:sz="0" w:space="0" w:color="auto"/>
                    <w:left w:val="none" w:sz="0" w:space="0" w:color="auto"/>
                    <w:bottom w:val="none" w:sz="0" w:space="0" w:color="auto"/>
                    <w:right w:val="none" w:sz="0" w:space="0" w:color="auto"/>
                  </w:divBdr>
                </w:div>
                <w:div w:id="1518301872">
                  <w:marLeft w:val="640"/>
                  <w:marRight w:val="0"/>
                  <w:marTop w:val="0"/>
                  <w:marBottom w:val="0"/>
                  <w:divBdr>
                    <w:top w:val="none" w:sz="0" w:space="0" w:color="auto"/>
                    <w:left w:val="none" w:sz="0" w:space="0" w:color="auto"/>
                    <w:bottom w:val="none" w:sz="0" w:space="0" w:color="auto"/>
                    <w:right w:val="none" w:sz="0" w:space="0" w:color="auto"/>
                  </w:divBdr>
                </w:div>
                <w:div w:id="1675759525">
                  <w:marLeft w:val="640"/>
                  <w:marRight w:val="0"/>
                  <w:marTop w:val="0"/>
                  <w:marBottom w:val="0"/>
                  <w:divBdr>
                    <w:top w:val="none" w:sz="0" w:space="0" w:color="auto"/>
                    <w:left w:val="none" w:sz="0" w:space="0" w:color="auto"/>
                    <w:bottom w:val="none" w:sz="0" w:space="0" w:color="auto"/>
                    <w:right w:val="none" w:sz="0" w:space="0" w:color="auto"/>
                  </w:divBdr>
                </w:div>
                <w:div w:id="984505485">
                  <w:marLeft w:val="640"/>
                  <w:marRight w:val="0"/>
                  <w:marTop w:val="0"/>
                  <w:marBottom w:val="0"/>
                  <w:divBdr>
                    <w:top w:val="none" w:sz="0" w:space="0" w:color="auto"/>
                    <w:left w:val="none" w:sz="0" w:space="0" w:color="auto"/>
                    <w:bottom w:val="none" w:sz="0" w:space="0" w:color="auto"/>
                    <w:right w:val="none" w:sz="0" w:space="0" w:color="auto"/>
                  </w:divBdr>
                </w:div>
                <w:div w:id="1098525043">
                  <w:marLeft w:val="640"/>
                  <w:marRight w:val="0"/>
                  <w:marTop w:val="0"/>
                  <w:marBottom w:val="0"/>
                  <w:divBdr>
                    <w:top w:val="none" w:sz="0" w:space="0" w:color="auto"/>
                    <w:left w:val="none" w:sz="0" w:space="0" w:color="auto"/>
                    <w:bottom w:val="none" w:sz="0" w:space="0" w:color="auto"/>
                    <w:right w:val="none" w:sz="0" w:space="0" w:color="auto"/>
                  </w:divBdr>
                </w:div>
                <w:div w:id="693503226">
                  <w:marLeft w:val="640"/>
                  <w:marRight w:val="0"/>
                  <w:marTop w:val="0"/>
                  <w:marBottom w:val="0"/>
                  <w:divBdr>
                    <w:top w:val="none" w:sz="0" w:space="0" w:color="auto"/>
                    <w:left w:val="none" w:sz="0" w:space="0" w:color="auto"/>
                    <w:bottom w:val="none" w:sz="0" w:space="0" w:color="auto"/>
                    <w:right w:val="none" w:sz="0" w:space="0" w:color="auto"/>
                  </w:divBdr>
                </w:div>
                <w:div w:id="1978341721">
                  <w:marLeft w:val="640"/>
                  <w:marRight w:val="0"/>
                  <w:marTop w:val="0"/>
                  <w:marBottom w:val="0"/>
                  <w:divBdr>
                    <w:top w:val="none" w:sz="0" w:space="0" w:color="auto"/>
                    <w:left w:val="none" w:sz="0" w:space="0" w:color="auto"/>
                    <w:bottom w:val="none" w:sz="0" w:space="0" w:color="auto"/>
                    <w:right w:val="none" w:sz="0" w:space="0" w:color="auto"/>
                  </w:divBdr>
                </w:div>
                <w:div w:id="2130123434">
                  <w:marLeft w:val="640"/>
                  <w:marRight w:val="0"/>
                  <w:marTop w:val="0"/>
                  <w:marBottom w:val="0"/>
                  <w:divBdr>
                    <w:top w:val="none" w:sz="0" w:space="0" w:color="auto"/>
                    <w:left w:val="none" w:sz="0" w:space="0" w:color="auto"/>
                    <w:bottom w:val="none" w:sz="0" w:space="0" w:color="auto"/>
                    <w:right w:val="none" w:sz="0" w:space="0" w:color="auto"/>
                  </w:divBdr>
                </w:div>
                <w:div w:id="20127963">
                  <w:marLeft w:val="640"/>
                  <w:marRight w:val="0"/>
                  <w:marTop w:val="0"/>
                  <w:marBottom w:val="0"/>
                  <w:divBdr>
                    <w:top w:val="none" w:sz="0" w:space="0" w:color="auto"/>
                    <w:left w:val="none" w:sz="0" w:space="0" w:color="auto"/>
                    <w:bottom w:val="none" w:sz="0" w:space="0" w:color="auto"/>
                    <w:right w:val="none" w:sz="0" w:space="0" w:color="auto"/>
                  </w:divBdr>
                </w:div>
                <w:div w:id="2004820038">
                  <w:marLeft w:val="640"/>
                  <w:marRight w:val="0"/>
                  <w:marTop w:val="0"/>
                  <w:marBottom w:val="0"/>
                  <w:divBdr>
                    <w:top w:val="none" w:sz="0" w:space="0" w:color="auto"/>
                    <w:left w:val="none" w:sz="0" w:space="0" w:color="auto"/>
                    <w:bottom w:val="none" w:sz="0" w:space="0" w:color="auto"/>
                    <w:right w:val="none" w:sz="0" w:space="0" w:color="auto"/>
                  </w:divBdr>
                </w:div>
                <w:div w:id="908492460">
                  <w:marLeft w:val="640"/>
                  <w:marRight w:val="0"/>
                  <w:marTop w:val="0"/>
                  <w:marBottom w:val="0"/>
                  <w:divBdr>
                    <w:top w:val="none" w:sz="0" w:space="0" w:color="auto"/>
                    <w:left w:val="none" w:sz="0" w:space="0" w:color="auto"/>
                    <w:bottom w:val="none" w:sz="0" w:space="0" w:color="auto"/>
                    <w:right w:val="none" w:sz="0" w:space="0" w:color="auto"/>
                  </w:divBdr>
                </w:div>
                <w:div w:id="1075468736">
                  <w:marLeft w:val="640"/>
                  <w:marRight w:val="0"/>
                  <w:marTop w:val="0"/>
                  <w:marBottom w:val="0"/>
                  <w:divBdr>
                    <w:top w:val="none" w:sz="0" w:space="0" w:color="auto"/>
                    <w:left w:val="none" w:sz="0" w:space="0" w:color="auto"/>
                    <w:bottom w:val="none" w:sz="0" w:space="0" w:color="auto"/>
                    <w:right w:val="none" w:sz="0" w:space="0" w:color="auto"/>
                  </w:divBdr>
                </w:div>
                <w:div w:id="865559943">
                  <w:marLeft w:val="640"/>
                  <w:marRight w:val="0"/>
                  <w:marTop w:val="0"/>
                  <w:marBottom w:val="0"/>
                  <w:divBdr>
                    <w:top w:val="none" w:sz="0" w:space="0" w:color="auto"/>
                    <w:left w:val="none" w:sz="0" w:space="0" w:color="auto"/>
                    <w:bottom w:val="none" w:sz="0" w:space="0" w:color="auto"/>
                    <w:right w:val="none" w:sz="0" w:space="0" w:color="auto"/>
                  </w:divBdr>
                </w:div>
                <w:div w:id="340090209">
                  <w:marLeft w:val="640"/>
                  <w:marRight w:val="0"/>
                  <w:marTop w:val="0"/>
                  <w:marBottom w:val="0"/>
                  <w:divBdr>
                    <w:top w:val="none" w:sz="0" w:space="0" w:color="auto"/>
                    <w:left w:val="none" w:sz="0" w:space="0" w:color="auto"/>
                    <w:bottom w:val="none" w:sz="0" w:space="0" w:color="auto"/>
                    <w:right w:val="none" w:sz="0" w:space="0" w:color="auto"/>
                  </w:divBdr>
                </w:div>
                <w:div w:id="1955286859">
                  <w:marLeft w:val="640"/>
                  <w:marRight w:val="0"/>
                  <w:marTop w:val="0"/>
                  <w:marBottom w:val="0"/>
                  <w:divBdr>
                    <w:top w:val="none" w:sz="0" w:space="0" w:color="auto"/>
                    <w:left w:val="none" w:sz="0" w:space="0" w:color="auto"/>
                    <w:bottom w:val="none" w:sz="0" w:space="0" w:color="auto"/>
                    <w:right w:val="none" w:sz="0" w:space="0" w:color="auto"/>
                  </w:divBdr>
                </w:div>
                <w:div w:id="2096659870">
                  <w:marLeft w:val="640"/>
                  <w:marRight w:val="0"/>
                  <w:marTop w:val="0"/>
                  <w:marBottom w:val="0"/>
                  <w:divBdr>
                    <w:top w:val="none" w:sz="0" w:space="0" w:color="auto"/>
                    <w:left w:val="none" w:sz="0" w:space="0" w:color="auto"/>
                    <w:bottom w:val="none" w:sz="0" w:space="0" w:color="auto"/>
                    <w:right w:val="none" w:sz="0" w:space="0" w:color="auto"/>
                  </w:divBdr>
                </w:div>
                <w:div w:id="869998752">
                  <w:marLeft w:val="640"/>
                  <w:marRight w:val="0"/>
                  <w:marTop w:val="0"/>
                  <w:marBottom w:val="0"/>
                  <w:divBdr>
                    <w:top w:val="none" w:sz="0" w:space="0" w:color="auto"/>
                    <w:left w:val="none" w:sz="0" w:space="0" w:color="auto"/>
                    <w:bottom w:val="none" w:sz="0" w:space="0" w:color="auto"/>
                    <w:right w:val="none" w:sz="0" w:space="0" w:color="auto"/>
                  </w:divBdr>
                </w:div>
                <w:div w:id="489757537">
                  <w:marLeft w:val="640"/>
                  <w:marRight w:val="0"/>
                  <w:marTop w:val="0"/>
                  <w:marBottom w:val="0"/>
                  <w:divBdr>
                    <w:top w:val="none" w:sz="0" w:space="0" w:color="auto"/>
                    <w:left w:val="none" w:sz="0" w:space="0" w:color="auto"/>
                    <w:bottom w:val="none" w:sz="0" w:space="0" w:color="auto"/>
                    <w:right w:val="none" w:sz="0" w:space="0" w:color="auto"/>
                  </w:divBdr>
                </w:div>
                <w:div w:id="1889566140">
                  <w:marLeft w:val="640"/>
                  <w:marRight w:val="0"/>
                  <w:marTop w:val="0"/>
                  <w:marBottom w:val="0"/>
                  <w:divBdr>
                    <w:top w:val="none" w:sz="0" w:space="0" w:color="auto"/>
                    <w:left w:val="none" w:sz="0" w:space="0" w:color="auto"/>
                    <w:bottom w:val="none" w:sz="0" w:space="0" w:color="auto"/>
                    <w:right w:val="none" w:sz="0" w:space="0" w:color="auto"/>
                  </w:divBdr>
                </w:div>
                <w:div w:id="857502467">
                  <w:marLeft w:val="640"/>
                  <w:marRight w:val="0"/>
                  <w:marTop w:val="0"/>
                  <w:marBottom w:val="0"/>
                  <w:divBdr>
                    <w:top w:val="none" w:sz="0" w:space="0" w:color="auto"/>
                    <w:left w:val="none" w:sz="0" w:space="0" w:color="auto"/>
                    <w:bottom w:val="none" w:sz="0" w:space="0" w:color="auto"/>
                    <w:right w:val="none" w:sz="0" w:space="0" w:color="auto"/>
                  </w:divBdr>
                </w:div>
                <w:div w:id="1717467743">
                  <w:marLeft w:val="640"/>
                  <w:marRight w:val="0"/>
                  <w:marTop w:val="0"/>
                  <w:marBottom w:val="0"/>
                  <w:divBdr>
                    <w:top w:val="none" w:sz="0" w:space="0" w:color="auto"/>
                    <w:left w:val="none" w:sz="0" w:space="0" w:color="auto"/>
                    <w:bottom w:val="none" w:sz="0" w:space="0" w:color="auto"/>
                    <w:right w:val="none" w:sz="0" w:space="0" w:color="auto"/>
                  </w:divBdr>
                </w:div>
                <w:div w:id="1300186909">
                  <w:marLeft w:val="640"/>
                  <w:marRight w:val="0"/>
                  <w:marTop w:val="0"/>
                  <w:marBottom w:val="0"/>
                  <w:divBdr>
                    <w:top w:val="none" w:sz="0" w:space="0" w:color="auto"/>
                    <w:left w:val="none" w:sz="0" w:space="0" w:color="auto"/>
                    <w:bottom w:val="none" w:sz="0" w:space="0" w:color="auto"/>
                    <w:right w:val="none" w:sz="0" w:space="0" w:color="auto"/>
                  </w:divBdr>
                </w:div>
                <w:div w:id="1292129256">
                  <w:marLeft w:val="640"/>
                  <w:marRight w:val="0"/>
                  <w:marTop w:val="0"/>
                  <w:marBottom w:val="0"/>
                  <w:divBdr>
                    <w:top w:val="none" w:sz="0" w:space="0" w:color="auto"/>
                    <w:left w:val="none" w:sz="0" w:space="0" w:color="auto"/>
                    <w:bottom w:val="none" w:sz="0" w:space="0" w:color="auto"/>
                    <w:right w:val="none" w:sz="0" w:space="0" w:color="auto"/>
                  </w:divBdr>
                </w:div>
                <w:div w:id="2049914725">
                  <w:marLeft w:val="640"/>
                  <w:marRight w:val="0"/>
                  <w:marTop w:val="0"/>
                  <w:marBottom w:val="0"/>
                  <w:divBdr>
                    <w:top w:val="none" w:sz="0" w:space="0" w:color="auto"/>
                    <w:left w:val="none" w:sz="0" w:space="0" w:color="auto"/>
                    <w:bottom w:val="none" w:sz="0" w:space="0" w:color="auto"/>
                    <w:right w:val="none" w:sz="0" w:space="0" w:color="auto"/>
                  </w:divBdr>
                </w:div>
                <w:div w:id="943421473">
                  <w:marLeft w:val="640"/>
                  <w:marRight w:val="0"/>
                  <w:marTop w:val="0"/>
                  <w:marBottom w:val="0"/>
                  <w:divBdr>
                    <w:top w:val="none" w:sz="0" w:space="0" w:color="auto"/>
                    <w:left w:val="none" w:sz="0" w:space="0" w:color="auto"/>
                    <w:bottom w:val="none" w:sz="0" w:space="0" w:color="auto"/>
                    <w:right w:val="none" w:sz="0" w:space="0" w:color="auto"/>
                  </w:divBdr>
                </w:div>
                <w:div w:id="1049109123">
                  <w:marLeft w:val="640"/>
                  <w:marRight w:val="0"/>
                  <w:marTop w:val="0"/>
                  <w:marBottom w:val="0"/>
                  <w:divBdr>
                    <w:top w:val="none" w:sz="0" w:space="0" w:color="auto"/>
                    <w:left w:val="none" w:sz="0" w:space="0" w:color="auto"/>
                    <w:bottom w:val="none" w:sz="0" w:space="0" w:color="auto"/>
                    <w:right w:val="none" w:sz="0" w:space="0" w:color="auto"/>
                  </w:divBdr>
                </w:div>
                <w:div w:id="428500589">
                  <w:marLeft w:val="640"/>
                  <w:marRight w:val="0"/>
                  <w:marTop w:val="0"/>
                  <w:marBottom w:val="0"/>
                  <w:divBdr>
                    <w:top w:val="none" w:sz="0" w:space="0" w:color="auto"/>
                    <w:left w:val="none" w:sz="0" w:space="0" w:color="auto"/>
                    <w:bottom w:val="none" w:sz="0" w:space="0" w:color="auto"/>
                    <w:right w:val="none" w:sz="0" w:space="0" w:color="auto"/>
                  </w:divBdr>
                </w:div>
                <w:div w:id="253057775">
                  <w:marLeft w:val="640"/>
                  <w:marRight w:val="0"/>
                  <w:marTop w:val="0"/>
                  <w:marBottom w:val="0"/>
                  <w:divBdr>
                    <w:top w:val="none" w:sz="0" w:space="0" w:color="auto"/>
                    <w:left w:val="none" w:sz="0" w:space="0" w:color="auto"/>
                    <w:bottom w:val="none" w:sz="0" w:space="0" w:color="auto"/>
                    <w:right w:val="none" w:sz="0" w:space="0" w:color="auto"/>
                  </w:divBdr>
                </w:div>
                <w:div w:id="636029157">
                  <w:marLeft w:val="640"/>
                  <w:marRight w:val="0"/>
                  <w:marTop w:val="0"/>
                  <w:marBottom w:val="0"/>
                  <w:divBdr>
                    <w:top w:val="none" w:sz="0" w:space="0" w:color="auto"/>
                    <w:left w:val="none" w:sz="0" w:space="0" w:color="auto"/>
                    <w:bottom w:val="none" w:sz="0" w:space="0" w:color="auto"/>
                    <w:right w:val="none" w:sz="0" w:space="0" w:color="auto"/>
                  </w:divBdr>
                </w:div>
                <w:div w:id="1282494065">
                  <w:marLeft w:val="640"/>
                  <w:marRight w:val="0"/>
                  <w:marTop w:val="0"/>
                  <w:marBottom w:val="0"/>
                  <w:divBdr>
                    <w:top w:val="none" w:sz="0" w:space="0" w:color="auto"/>
                    <w:left w:val="none" w:sz="0" w:space="0" w:color="auto"/>
                    <w:bottom w:val="none" w:sz="0" w:space="0" w:color="auto"/>
                    <w:right w:val="none" w:sz="0" w:space="0" w:color="auto"/>
                  </w:divBdr>
                </w:div>
                <w:div w:id="1442142232">
                  <w:marLeft w:val="640"/>
                  <w:marRight w:val="0"/>
                  <w:marTop w:val="0"/>
                  <w:marBottom w:val="0"/>
                  <w:divBdr>
                    <w:top w:val="none" w:sz="0" w:space="0" w:color="auto"/>
                    <w:left w:val="none" w:sz="0" w:space="0" w:color="auto"/>
                    <w:bottom w:val="none" w:sz="0" w:space="0" w:color="auto"/>
                    <w:right w:val="none" w:sz="0" w:space="0" w:color="auto"/>
                  </w:divBdr>
                </w:div>
                <w:div w:id="883105572">
                  <w:marLeft w:val="640"/>
                  <w:marRight w:val="0"/>
                  <w:marTop w:val="0"/>
                  <w:marBottom w:val="0"/>
                  <w:divBdr>
                    <w:top w:val="none" w:sz="0" w:space="0" w:color="auto"/>
                    <w:left w:val="none" w:sz="0" w:space="0" w:color="auto"/>
                    <w:bottom w:val="none" w:sz="0" w:space="0" w:color="auto"/>
                    <w:right w:val="none" w:sz="0" w:space="0" w:color="auto"/>
                  </w:divBdr>
                </w:div>
                <w:div w:id="1087310492">
                  <w:marLeft w:val="640"/>
                  <w:marRight w:val="0"/>
                  <w:marTop w:val="0"/>
                  <w:marBottom w:val="0"/>
                  <w:divBdr>
                    <w:top w:val="none" w:sz="0" w:space="0" w:color="auto"/>
                    <w:left w:val="none" w:sz="0" w:space="0" w:color="auto"/>
                    <w:bottom w:val="none" w:sz="0" w:space="0" w:color="auto"/>
                    <w:right w:val="none" w:sz="0" w:space="0" w:color="auto"/>
                  </w:divBdr>
                </w:div>
                <w:div w:id="63186890">
                  <w:marLeft w:val="640"/>
                  <w:marRight w:val="0"/>
                  <w:marTop w:val="0"/>
                  <w:marBottom w:val="0"/>
                  <w:divBdr>
                    <w:top w:val="none" w:sz="0" w:space="0" w:color="auto"/>
                    <w:left w:val="none" w:sz="0" w:space="0" w:color="auto"/>
                    <w:bottom w:val="none" w:sz="0" w:space="0" w:color="auto"/>
                    <w:right w:val="none" w:sz="0" w:space="0" w:color="auto"/>
                  </w:divBdr>
                </w:div>
                <w:div w:id="167912217">
                  <w:marLeft w:val="640"/>
                  <w:marRight w:val="0"/>
                  <w:marTop w:val="0"/>
                  <w:marBottom w:val="0"/>
                  <w:divBdr>
                    <w:top w:val="none" w:sz="0" w:space="0" w:color="auto"/>
                    <w:left w:val="none" w:sz="0" w:space="0" w:color="auto"/>
                    <w:bottom w:val="none" w:sz="0" w:space="0" w:color="auto"/>
                    <w:right w:val="none" w:sz="0" w:space="0" w:color="auto"/>
                  </w:divBdr>
                </w:div>
                <w:div w:id="2008173029">
                  <w:marLeft w:val="640"/>
                  <w:marRight w:val="0"/>
                  <w:marTop w:val="0"/>
                  <w:marBottom w:val="0"/>
                  <w:divBdr>
                    <w:top w:val="none" w:sz="0" w:space="0" w:color="auto"/>
                    <w:left w:val="none" w:sz="0" w:space="0" w:color="auto"/>
                    <w:bottom w:val="none" w:sz="0" w:space="0" w:color="auto"/>
                    <w:right w:val="none" w:sz="0" w:space="0" w:color="auto"/>
                  </w:divBdr>
                </w:div>
              </w:divsChild>
            </w:div>
            <w:div w:id="944383646">
              <w:marLeft w:val="0"/>
              <w:marRight w:val="0"/>
              <w:marTop w:val="0"/>
              <w:marBottom w:val="0"/>
              <w:divBdr>
                <w:top w:val="none" w:sz="0" w:space="0" w:color="auto"/>
                <w:left w:val="none" w:sz="0" w:space="0" w:color="auto"/>
                <w:bottom w:val="none" w:sz="0" w:space="0" w:color="auto"/>
                <w:right w:val="none" w:sz="0" w:space="0" w:color="auto"/>
              </w:divBdr>
              <w:divsChild>
                <w:div w:id="219749899">
                  <w:marLeft w:val="640"/>
                  <w:marRight w:val="0"/>
                  <w:marTop w:val="0"/>
                  <w:marBottom w:val="0"/>
                  <w:divBdr>
                    <w:top w:val="none" w:sz="0" w:space="0" w:color="auto"/>
                    <w:left w:val="none" w:sz="0" w:space="0" w:color="auto"/>
                    <w:bottom w:val="none" w:sz="0" w:space="0" w:color="auto"/>
                    <w:right w:val="none" w:sz="0" w:space="0" w:color="auto"/>
                  </w:divBdr>
                </w:div>
                <w:div w:id="557474512">
                  <w:marLeft w:val="640"/>
                  <w:marRight w:val="0"/>
                  <w:marTop w:val="0"/>
                  <w:marBottom w:val="0"/>
                  <w:divBdr>
                    <w:top w:val="none" w:sz="0" w:space="0" w:color="auto"/>
                    <w:left w:val="none" w:sz="0" w:space="0" w:color="auto"/>
                    <w:bottom w:val="none" w:sz="0" w:space="0" w:color="auto"/>
                    <w:right w:val="none" w:sz="0" w:space="0" w:color="auto"/>
                  </w:divBdr>
                </w:div>
                <w:div w:id="1823544552">
                  <w:marLeft w:val="640"/>
                  <w:marRight w:val="0"/>
                  <w:marTop w:val="0"/>
                  <w:marBottom w:val="0"/>
                  <w:divBdr>
                    <w:top w:val="none" w:sz="0" w:space="0" w:color="auto"/>
                    <w:left w:val="none" w:sz="0" w:space="0" w:color="auto"/>
                    <w:bottom w:val="none" w:sz="0" w:space="0" w:color="auto"/>
                    <w:right w:val="none" w:sz="0" w:space="0" w:color="auto"/>
                  </w:divBdr>
                </w:div>
                <w:div w:id="84964152">
                  <w:marLeft w:val="640"/>
                  <w:marRight w:val="0"/>
                  <w:marTop w:val="0"/>
                  <w:marBottom w:val="0"/>
                  <w:divBdr>
                    <w:top w:val="none" w:sz="0" w:space="0" w:color="auto"/>
                    <w:left w:val="none" w:sz="0" w:space="0" w:color="auto"/>
                    <w:bottom w:val="none" w:sz="0" w:space="0" w:color="auto"/>
                    <w:right w:val="none" w:sz="0" w:space="0" w:color="auto"/>
                  </w:divBdr>
                </w:div>
                <w:div w:id="1406144156">
                  <w:marLeft w:val="640"/>
                  <w:marRight w:val="0"/>
                  <w:marTop w:val="0"/>
                  <w:marBottom w:val="0"/>
                  <w:divBdr>
                    <w:top w:val="none" w:sz="0" w:space="0" w:color="auto"/>
                    <w:left w:val="none" w:sz="0" w:space="0" w:color="auto"/>
                    <w:bottom w:val="none" w:sz="0" w:space="0" w:color="auto"/>
                    <w:right w:val="none" w:sz="0" w:space="0" w:color="auto"/>
                  </w:divBdr>
                </w:div>
                <w:div w:id="30112435">
                  <w:marLeft w:val="640"/>
                  <w:marRight w:val="0"/>
                  <w:marTop w:val="0"/>
                  <w:marBottom w:val="0"/>
                  <w:divBdr>
                    <w:top w:val="none" w:sz="0" w:space="0" w:color="auto"/>
                    <w:left w:val="none" w:sz="0" w:space="0" w:color="auto"/>
                    <w:bottom w:val="none" w:sz="0" w:space="0" w:color="auto"/>
                    <w:right w:val="none" w:sz="0" w:space="0" w:color="auto"/>
                  </w:divBdr>
                </w:div>
                <w:div w:id="1439452287">
                  <w:marLeft w:val="640"/>
                  <w:marRight w:val="0"/>
                  <w:marTop w:val="0"/>
                  <w:marBottom w:val="0"/>
                  <w:divBdr>
                    <w:top w:val="none" w:sz="0" w:space="0" w:color="auto"/>
                    <w:left w:val="none" w:sz="0" w:space="0" w:color="auto"/>
                    <w:bottom w:val="none" w:sz="0" w:space="0" w:color="auto"/>
                    <w:right w:val="none" w:sz="0" w:space="0" w:color="auto"/>
                  </w:divBdr>
                </w:div>
                <w:div w:id="1375080201">
                  <w:marLeft w:val="640"/>
                  <w:marRight w:val="0"/>
                  <w:marTop w:val="0"/>
                  <w:marBottom w:val="0"/>
                  <w:divBdr>
                    <w:top w:val="none" w:sz="0" w:space="0" w:color="auto"/>
                    <w:left w:val="none" w:sz="0" w:space="0" w:color="auto"/>
                    <w:bottom w:val="none" w:sz="0" w:space="0" w:color="auto"/>
                    <w:right w:val="none" w:sz="0" w:space="0" w:color="auto"/>
                  </w:divBdr>
                </w:div>
                <w:div w:id="1721784446">
                  <w:marLeft w:val="640"/>
                  <w:marRight w:val="0"/>
                  <w:marTop w:val="0"/>
                  <w:marBottom w:val="0"/>
                  <w:divBdr>
                    <w:top w:val="none" w:sz="0" w:space="0" w:color="auto"/>
                    <w:left w:val="none" w:sz="0" w:space="0" w:color="auto"/>
                    <w:bottom w:val="none" w:sz="0" w:space="0" w:color="auto"/>
                    <w:right w:val="none" w:sz="0" w:space="0" w:color="auto"/>
                  </w:divBdr>
                </w:div>
                <w:div w:id="176893773">
                  <w:marLeft w:val="640"/>
                  <w:marRight w:val="0"/>
                  <w:marTop w:val="0"/>
                  <w:marBottom w:val="0"/>
                  <w:divBdr>
                    <w:top w:val="none" w:sz="0" w:space="0" w:color="auto"/>
                    <w:left w:val="none" w:sz="0" w:space="0" w:color="auto"/>
                    <w:bottom w:val="none" w:sz="0" w:space="0" w:color="auto"/>
                    <w:right w:val="none" w:sz="0" w:space="0" w:color="auto"/>
                  </w:divBdr>
                </w:div>
                <w:div w:id="692338423">
                  <w:marLeft w:val="640"/>
                  <w:marRight w:val="0"/>
                  <w:marTop w:val="0"/>
                  <w:marBottom w:val="0"/>
                  <w:divBdr>
                    <w:top w:val="none" w:sz="0" w:space="0" w:color="auto"/>
                    <w:left w:val="none" w:sz="0" w:space="0" w:color="auto"/>
                    <w:bottom w:val="none" w:sz="0" w:space="0" w:color="auto"/>
                    <w:right w:val="none" w:sz="0" w:space="0" w:color="auto"/>
                  </w:divBdr>
                </w:div>
                <w:div w:id="880165012">
                  <w:marLeft w:val="640"/>
                  <w:marRight w:val="0"/>
                  <w:marTop w:val="0"/>
                  <w:marBottom w:val="0"/>
                  <w:divBdr>
                    <w:top w:val="none" w:sz="0" w:space="0" w:color="auto"/>
                    <w:left w:val="none" w:sz="0" w:space="0" w:color="auto"/>
                    <w:bottom w:val="none" w:sz="0" w:space="0" w:color="auto"/>
                    <w:right w:val="none" w:sz="0" w:space="0" w:color="auto"/>
                  </w:divBdr>
                </w:div>
                <w:div w:id="149912398">
                  <w:marLeft w:val="640"/>
                  <w:marRight w:val="0"/>
                  <w:marTop w:val="0"/>
                  <w:marBottom w:val="0"/>
                  <w:divBdr>
                    <w:top w:val="none" w:sz="0" w:space="0" w:color="auto"/>
                    <w:left w:val="none" w:sz="0" w:space="0" w:color="auto"/>
                    <w:bottom w:val="none" w:sz="0" w:space="0" w:color="auto"/>
                    <w:right w:val="none" w:sz="0" w:space="0" w:color="auto"/>
                  </w:divBdr>
                </w:div>
                <w:div w:id="24255190">
                  <w:marLeft w:val="640"/>
                  <w:marRight w:val="0"/>
                  <w:marTop w:val="0"/>
                  <w:marBottom w:val="0"/>
                  <w:divBdr>
                    <w:top w:val="none" w:sz="0" w:space="0" w:color="auto"/>
                    <w:left w:val="none" w:sz="0" w:space="0" w:color="auto"/>
                    <w:bottom w:val="none" w:sz="0" w:space="0" w:color="auto"/>
                    <w:right w:val="none" w:sz="0" w:space="0" w:color="auto"/>
                  </w:divBdr>
                </w:div>
                <w:div w:id="524827579">
                  <w:marLeft w:val="640"/>
                  <w:marRight w:val="0"/>
                  <w:marTop w:val="0"/>
                  <w:marBottom w:val="0"/>
                  <w:divBdr>
                    <w:top w:val="none" w:sz="0" w:space="0" w:color="auto"/>
                    <w:left w:val="none" w:sz="0" w:space="0" w:color="auto"/>
                    <w:bottom w:val="none" w:sz="0" w:space="0" w:color="auto"/>
                    <w:right w:val="none" w:sz="0" w:space="0" w:color="auto"/>
                  </w:divBdr>
                </w:div>
                <w:div w:id="46151533">
                  <w:marLeft w:val="640"/>
                  <w:marRight w:val="0"/>
                  <w:marTop w:val="0"/>
                  <w:marBottom w:val="0"/>
                  <w:divBdr>
                    <w:top w:val="none" w:sz="0" w:space="0" w:color="auto"/>
                    <w:left w:val="none" w:sz="0" w:space="0" w:color="auto"/>
                    <w:bottom w:val="none" w:sz="0" w:space="0" w:color="auto"/>
                    <w:right w:val="none" w:sz="0" w:space="0" w:color="auto"/>
                  </w:divBdr>
                </w:div>
                <w:div w:id="1442070849">
                  <w:marLeft w:val="640"/>
                  <w:marRight w:val="0"/>
                  <w:marTop w:val="0"/>
                  <w:marBottom w:val="0"/>
                  <w:divBdr>
                    <w:top w:val="none" w:sz="0" w:space="0" w:color="auto"/>
                    <w:left w:val="none" w:sz="0" w:space="0" w:color="auto"/>
                    <w:bottom w:val="none" w:sz="0" w:space="0" w:color="auto"/>
                    <w:right w:val="none" w:sz="0" w:space="0" w:color="auto"/>
                  </w:divBdr>
                </w:div>
                <w:div w:id="1662469588">
                  <w:marLeft w:val="640"/>
                  <w:marRight w:val="0"/>
                  <w:marTop w:val="0"/>
                  <w:marBottom w:val="0"/>
                  <w:divBdr>
                    <w:top w:val="none" w:sz="0" w:space="0" w:color="auto"/>
                    <w:left w:val="none" w:sz="0" w:space="0" w:color="auto"/>
                    <w:bottom w:val="none" w:sz="0" w:space="0" w:color="auto"/>
                    <w:right w:val="none" w:sz="0" w:space="0" w:color="auto"/>
                  </w:divBdr>
                </w:div>
                <w:div w:id="1673100022">
                  <w:marLeft w:val="640"/>
                  <w:marRight w:val="0"/>
                  <w:marTop w:val="0"/>
                  <w:marBottom w:val="0"/>
                  <w:divBdr>
                    <w:top w:val="none" w:sz="0" w:space="0" w:color="auto"/>
                    <w:left w:val="none" w:sz="0" w:space="0" w:color="auto"/>
                    <w:bottom w:val="none" w:sz="0" w:space="0" w:color="auto"/>
                    <w:right w:val="none" w:sz="0" w:space="0" w:color="auto"/>
                  </w:divBdr>
                </w:div>
                <w:div w:id="1307472460">
                  <w:marLeft w:val="640"/>
                  <w:marRight w:val="0"/>
                  <w:marTop w:val="0"/>
                  <w:marBottom w:val="0"/>
                  <w:divBdr>
                    <w:top w:val="none" w:sz="0" w:space="0" w:color="auto"/>
                    <w:left w:val="none" w:sz="0" w:space="0" w:color="auto"/>
                    <w:bottom w:val="none" w:sz="0" w:space="0" w:color="auto"/>
                    <w:right w:val="none" w:sz="0" w:space="0" w:color="auto"/>
                  </w:divBdr>
                </w:div>
                <w:div w:id="1748265941">
                  <w:marLeft w:val="640"/>
                  <w:marRight w:val="0"/>
                  <w:marTop w:val="0"/>
                  <w:marBottom w:val="0"/>
                  <w:divBdr>
                    <w:top w:val="none" w:sz="0" w:space="0" w:color="auto"/>
                    <w:left w:val="none" w:sz="0" w:space="0" w:color="auto"/>
                    <w:bottom w:val="none" w:sz="0" w:space="0" w:color="auto"/>
                    <w:right w:val="none" w:sz="0" w:space="0" w:color="auto"/>
                  </w:divBdr>
                </w:div>
                <w:div w:id="1634362793">
                  <w:marLeft w:val="640"/>
                  <w:marRight w:val="0"/>
                  <w:marTop w:val="0"/>
                  <w:marBottom w:val="0"/>
                  <w:divBdr>
                    <w:top w:val="none" w:sz="0" w:space="0" w:color="auto"/>
                    <w:left w:val="none" w:sz="0" w:space="0" w:color="auto"/>
                    <w:bottom w:val="none" w:sz="0" w:space="0" w:color="auto"/>
                    <w:right w:val="none" w:sz="0" w:space="0" w:color="auto"/>
                  </w:divBdr>
                </w:div>
                <w:div w:id="928083821">
                  <w:marLeft w:val="640"/>
                  <w:marRight w:val="0"/>
                  <w:marTop w:val="0"/>
                  <w:marBottom w:val="0"/>
                  <w:divBdr>
                    <w:top w:val="none" w:sz="0" w:space="0" w:color="auto"/>
                    <w:left w:val="none" w:sz="0" w:space="0" w:color="auto"/>
                    <w:bottom w:val="none" w:sz="0" w:space="0" w:color="auto"/>
                    <w:right w:val="none" w:sz="0" w:space="0" w:color="auto"/>
                  </w:divBdr>
                </w:div>
                <w:div w:id="1619675512">
                  <w:marLeft w:val="640"/>
                  <w:marRight w:val="0"/>
                  <w:marTop w:val="0"/>
                  <w:marBottom w:val="0"/>
                  <w:divBdr>
                    <w:top w:val="none" w:sz="0" w:space="0" w:color="auto"/>
                    <w:left w:val="none" w:sz="0" w:space="0" w:color="auto"/>
                    <w:bottom w:val="none" w:sz="0" w:space="0" w:color="auto"/>
                    <w:right w:val="none" w:sz="0" w:space="0" w:color="auto"/>
                  </w:divBdr>
                </w:div>
                <w:div w:id="833111512">
                  <w:marLeft w:val="640"/>
                  <w:marRight w:val="0"/>
                  <w:marTop w:val="0"/>
                  <w:marBottom w:val="0"/>
                  <w:divBdr>
                    <w:top w:val="none" w:sz="0" w:space="0" w:color="auto"/>
                    <w:left w:val="none" w:sz="0" w:space="0" w:color="auto"/>
                    <w:bottom w:val="none" w:sz="0" w:space="0" w:color="auto"/>
                    <w:right w:val="none" w:sz="0" w:space="0" w:color="auto"/>
                  </w:divBdr>
                </w:div>
                <w:div w:id="215360020">
                  <w:marLeft w:val="640"/>
                  <w:marRight w:val="0"/>
                  <w:marTop w:val="0"/>
                  <w:marBottom w:val="0"/>
                  <w:divBdr>
                    <w:top w:val="none" w:sz="0" w:space="0" w:color="auto"/>
                    <w:left w:val="none" w:sz="0" w:space="0" w:color="auto"/>
                    <w:bottom w:val="none" w:sz="0" w:space="0" w:color="auto"/>
                    <w:right w:val="none" w:sz="0" w:space="0" w:color="auto"/>
                  </w:divBdr>
                </w:div>
                <w:div w:id="1523545215">
                  <w:marLeft w:val="640"/>
                  <w:marRight w:val="0"/>
                  <w:marTop w:val="0"/>
                  <w:marBottom w:val="0"/>
                  <w:divBdr>
                    <w:top w:val="none" w:sz="0" w:space="0" w:color="auto"/>
                    <w:left w:val="none" w:sz="0" w:space="0" w:color="auto"/>
                    <w:bottom w:val="none" w:sz="0" w:space="0" w:color="auto"/>
                    <w:right w:val="none" w:sz="0" w:space="0" w:color="auto"/>
                  </w:divBdr>
                </w:div>
                <w:div w:id="1159884974">
                  <w:marLeft w:val="640"/>
                  <w:marRight w:val="0"/>
                  <w:marTop w:val="0"/>
                  <w:marBottom w:val="0"/>
                  <w:divBdr>
                    <w:top w:val="none" w:sz="0" w:space="0" w:color="auto"/>
                    <w:left w:val="none" w:sz="0" w:space="0" w:color="auto"/>
                    <w:bottom w:val="none" w:sz="0" w:space="0" w:color="auto"/>
                    <w:right w:val="none" w:sz="0" w:space="0" w:color="auto"/>
                  </w:divBdr>
                </w:div>
                <w:div w:id="1819036685">
                  <w:marLeft w:val="640"/>
                  <w:marRight w:val="0"/>
                  <w:marTop w:val="0"/>
                  <w:marBottom w:val="0"/>
                  <w:divBdr>
                    <w:top w:val="none" w:sz="0" w:space="0" w:color="auto"/>
                    <w:left w:val="none" w:sz="0" w:space="0" w:color="auto"/>
                    <w:bottom w:val="none" w:sz="0" w:space="0" w:color="auto"/>
                    <w:right w:val="none" w:sz="0" w:space="0" w:color="auto"/>
                  </w:divBdr>
                </w:div>
                <w:div w:id="936718240">
                  <w:marLeft w:val="640"/>
                  <w:marRight w:val="0"/>
                  <w:marTop w:val="0"/>
                  <w:marBottom w:val="0"/>
                  <w:divBdr>
                    <w:top w:val="none" w:sz="0" w:space="0" w:color="auto"/>
                    <w:left w:val="none" w:sz="0" w:space="0" w:color="auto"/>
                    <w:bottom w:val="none" w:sz="0" w:space="0" w:color="auto"/>
                    <w:right w:val="none" w:sz="0" w:space="0" w:color="auto"/>
                  </w:divBdr>
                </w:div>
                <w:div w:id="466364723">
                  <w:marLeft w:val="640"/>
                  <w:marRight w:val="0"/>
                  <w:marTop w:val="0"/>
                  <w:marBottom w:val="0"/>
                  <w:divBdr>
                    <w:top w:val="none" w:sz="0" w:space="0" w:color="auto"/>
                    <w:left w:val="none" w:sz="0" w:space="0" w:color="auto"/>
                    <w:bottom w:val="none" w:sz="0" w:space="0" w:color="auto"/>
                    <w:right w:val="none" w:sz="0" w:space="0" w:color="auto"/>
                  </w:divBdr>
                </w:div>
                <w:div w:id="623737284">
                  <w:marLeft w:val="640"/>
                  <w:marRight w:val="0"/>
                  <w:marTop w:val="0"/>
                  <w:marBottom w:val="0"/>
                  <w:divBdr>
                    <w:top w:val="none" w:sz="0" w:space="0" w:color="auto"/>
                    <w:left w:val="none" w:sz="0" w:space="0" w:color="auto"/>
                    <w:bottom w:val="none" w:sz="0" w:space="0" w:color="auto"/>
                    <w:right w:val="none" w:sz="0" w:space="0" w:color="auto"/>
                  </w:divBdr>
                </w:div>
                <w:div w:id="301082889">
                  <w:marLeft w:val="640"/>
                  <w:marRight w:val="0"/>
                  <w:marTop w:val="0"/>
                  <w:marBottom w:val="0"/>
                  <w:divBdr>
                    <w:top w:val="none" w:sz="0" w:space="0" w:color="auto"/>
                    <w:left w:val="none" w:sz="0" w:space="0" w:color="auto"/>
                    <w:bottom w:val="none" w:sz="0" w:space="0" w:color="auto"/>
                    <w:right w:val="none" w:sz="0" w:space="0" w:color="auto"/>
                  </w:divBdr>
                </w:div>
                <w:div w:id="1492603174">
                  <w:marLeft w:val="640"/>
                  <w:marRight w:val="0"/>
                  <w:marTop w:val="0"/>
                  <w:marBottom w:val="0"/>
                  <w:divBdr>
                    <w:top w:val="none" w:sz="0" w:space="0" w:color="auto"/>
                    <w:left w:val="none" w:sz="0" w:space="0" w:color="auto"/>
                    <w:bottom w:val="none" w:sz="0" w:space="0" w:color="auto"/>
                    <w:right w:val="none" w:sz="0" w:space="0" w:color="auto"/>
                  </w:divBdr>
                </w:div>
                <w:div w:id="1245653382">
                  <w:marLeft w:val="640"/>
                  <w:marRight w:val="0"/>
                  <w:marTop w:val="0"/>
                  <w:marBottom w:val="0"/>
                  <w:divBdr>
                    <w:top w:val="none" w:sz="0" w:space="0" w:color="auto"/>
                    <w:left w:val="none" w:sz="0" w:space="0" w:color="auto"/>
                    <w:bottom w:val="none" w:sz="0" w:space="0" w:color="auto"/>
                    <w:right w:val="none" w:sz="0" w:space="0" w:color="auto"/>
                  </w:divBdr>
                </w:div>
                <w:div w:id="206650711">
                  <w:marLeft w:val="640"/>
                  <w:marRight w:val="0"/>
                  <w:marTop w:val="0"/>
                  <w:marBottom w:val="0"/>
                  <w:divBdr>
                    <w:top w:val="none" w:sz="0" w:space="0" w:color="auto"/>
                    <w:left w:val="none" w:sz="0" w:space="0" w:color="auto"/>
                    <w:bottom w:val="none" w:sz="0" w:space="0" w:color="auto"/>
                    <w:right w:val="none" w:sz="0" w:space="0" w:color="auto"/>
                  </w:divBdr>
                </w:div>
                <w:div w:id="1118329108">
                  <w:marLeft w:val="640"/>
                  <w:marRight w:val="0"/>
                  <w:marTop w:val="0"/>
                  <w:marBottom w:val="0"/>
                  <w:divBdr>
                    <w:top w:val="none" w:sz="0" w:space="0" w:color="auto"/>
                    <w:left w:val="none" w:sz="0" w:space="0" w:color="auto"/>
                    <w:bottom w:val="none" w:sz="0" w:space="0" w:color="auto"/>
                    <w:right w:val="none" w:sz="0" w:space="0" w:color="auto"/>
                  </w:divBdr>
                </w:div>
                <w:div w:id="110128138">
                  <w:marLeft w:val="640"/>
                  <w:marRight w:val="0"/>
                  <w:marTop w:val="0"/>
                  <w:marBottom w:val="0"/>
                  <w:divBdr>
                    <w:top w:val="none" w:sz="0" w:space="0" w:color="auto"/>
                    <w:left w:val="none" w:sz="0" w:space="0" w:color="auto"/>
                    <w:bottom w:val="none" w:sz="0" w:space="0" w:color="auto"/>
                    <w:right w:val="none" w:sz="0" w:space="0" w:color="auto"/>
                  </w:divBdr>
                </w:div>
                <w:div w:id="1408914069">
                  <w:marLeft w:val="640"/>
                  <w:marRight w:val="0"/>
                  <w:marTop w:val="0"/>
                  <w:marBottom w:val="0"/>
                  <w:divBdr>
                    <w:top w:val="none" w:sz="0" w:space="0" w:color="auto"/>
                    <w:left w:val="none" w:sz="0" w:space="0" w:color="auto"/>
                    <w:bottom w:val="none" w:sz="0" w:space="0" w:color="auto"/>
                    <w:right w:val="none" w:sz="0" w:space="0" w:color="auto"/>
                  </w:divBdr>
                </w:div>
                <w:div w:id="763958324">
                  <w:marLeft w:val="640"/>
                  <w:marRight w:val="0"/>
                  <w:marTop w:val="0"/>
                  <w:marBottom w:val="0"/>
                  <w:divBdr>
                    <w:top w:val="none" w:sz="0" w:space="0" w:color="auto"/>
                    <w:left w:val="none" w:sz="0" w:space="0" w:color="auto"/>
                    <w:bottom w:val="none" w:sz="0" w:space="0" w:color="auto"/>
                    <w:right w:val="none" w:sz="0" w:space="0" w:color="auto"/>
                  </w:divBdr>
                </w:div>
                <w:div w:id="274335848">
                  <w:marLeft w:val="640"/>
                  <w:marRight w:val="0"/>
                  <w:marTop w:val="0"/>
                  <w:marBottom w:val="0"/>
                  <w:divBdr>
                    <w:top w:val="none" w:sz="0" w:space="0" w:color="auto"/>
                    <w:left w:val="none" w:sz="0" w:space="0" w:color="auto"/>
                    <w:bottom w:val="none" w:sz="0" w:space="0" w:color="auto"/>
                    <w:right w:val="none" w:sz="0" w:space="0" w:color="auto"/>
                  </w:divBdr>
                </w:div>
                <w:div w:id="103698556">
                  <w:marLeft w:val="640"/>
                  <w:marRight w:val="0"/>
                  <w:marTop w:val="0"/>
                  <w:marBottom w:val="0"/>
                  <w:divBdr>
                    <w:top w:val="none" w:sz="0" w:space="0" w:color="auto"/>
                    <w:left w:val="none" w:sz="0" w:space="0" w:color="auto"/>
                    <w:bottom w:val="none" w:sz="0" w:space="0" w:color="auto"/>
                    <w:right w:val="none" w:sz="0" w:space="0" w:color="auto"/>
                  </w:divBdr>
                </w:div>
                <w:div w:id="948778013">
                  <w:marLeft w:val="640"/>
                  <w:marRight w:val="0"/>
                  <w:marTop w:val="0"/>
                  <w:marBottom w:val="0"/>
                  <w:divBdr>
                    <w:top w:val="none" w:sz="0" w:space="0" w:color="auto"/>
                    <w:left w:val="none" w:sz="0" w:space="0" w:color="auto"/>
                    <w:bottom w:val="none" w:sz="0" w:space="0" w:color="auto"/>
                    <w:right w:val="none" w:sz="0" w:space="0" w:color="auto"/>
                  </w:divBdr>
                </w:div>
                <w:div w:id="1262379313">
                  <w:marLeft w:val="640"/>
                  <w:marRight w:val="0"/>
                  <w:marTop w:val="0"/>
                  <w:marBottom w:val="0"/>
                  <w:divBdr>
                    <w:top w:val="none" w:sz="0" w:space="0" w:color="auto"/>
                    <w:left w:val="none" w:sz="0" w:space="0" w:color="auto"/>
                    <w:bottom w:val="none" w:sz="0" w:space="0" w:color="auto"/>
                    <w:right w:val="none" w:sz="0" w:space="0" w:color="auto"/>
                  </w:divBdr>
                </w:div>
                <w:div w:id="1224832466">
                  <w:marLeft w:val="640"/>
                  <w:marRight w:val="0"/>
                  <w:marTop w:val="0"/>
                  <w:marBottom w:val="0"/>
                  <w:divBdr>
                    <w:top w:val="none" w:sz="0" w:space="0" w:color="auto"/>
                    <w:left w:val="none" w:sz="0" w:space="0" w:color="auto"/>
                    <w:bottom w:val="none" w:sz="0" w:space="0" w:color="auto"/>
                    <w:right w:val="none" w:sz="0" w:space="0" w:color="auto"/>
                  </w:divBdr>
                </w:div>
                <w:div w:id="451368611">
                  <w:marLeft w:val="640"/>
                  <w:marRight w:val="0"/>
                  <w:marTop w:val="0"/>
                  <w:marBottom w:val="0"/>
                  <w:divBdr>
                    <w:top w:val="none" w:sz="0" w:space="0" w:color="auto"/>
                    <w:left w:val="none" w:sz="0" w:space="0" w:color="auto"/>
                    <w:bottom w:val="none" w:sz="0" w:space="0" w:color="auto"/>
                    <w:right w:val="none" w:sz="0" w:space="0" w:color="auto"/>
                  </w:divBdr>
                </w:div>
                <w:div w:id="1244224733">
                  <w:marLeft w:val="640"/>
                  <w:marRight w:val="0"/>
                  <w:marTop w:val="0"/>
                  <w:marBottom w:val="0"/>
                  <w:divBdr>
                    <w:top w:val="none" w:sz="0" w:space="0" w:color="auto"/>
                    <w:left w:val="none" w:sz="0" w:space="0" w:color="auto"/>
                    <w:bottom w:val="none" w:sz="0" w:space="0" w:color="auto"/>
                    <w:right w:val="none" w:sz="0" w:space="0" w:color="auto"/>
                  </w:divBdr>
                </w:div>
                <w:div w:id="478228964">
                  <w:marLeft w:val="640"/>
                  <w:marRight w:val="0"/>
                  <w:marTop w:val="0"/>
                  <w:marBottom w:val="0"/>
                  <w:divBdr>
                    <w:top w:val="none" w:sz="0" w:space="0" w:color="auto"/>
                    <w:left w:val="none" w:sz="0" w:space="0" w:color="auto"/>
                    <w:bottom w:val="none" w:sz="0" w:space="0" w:color="auto"/>
                    <w:right w:val="none" w:sz="0" w:space="0" w:color="auto"/>
                  </w:divBdr>
                </w:div>
                <w:div w:id="2126000160">
                  <w:marLeft w:val="640"/>
                  <w:marRight w:val="0"/>
                  <w:marTop w:val="0"/>
                  <w:marBottom w:val="0"/>
                  <w:divBdr>
                    <w:top w:val="none" w:sz="0" w:space="0" w:color="auto"/>
                    <w:left w:val="none" w:sz="0" w:space="0" w:color="auto"/>
                    <w:bottom w:val="none" w:sz="0" w:space="0" w:color="auto"/>
                    <w:right w:val="none" w:sz="0" w:space="0" w:color="auto"/>
                  </w:divBdr>
                </w:div>
                <w:div w:id="1383285903">
                  <w:marLeft w:val="640"/>
                  <w:marRight w:val="0"/>
                  <w:marTop w:val="0"/>
                  <w:marBottom w:val="0"/>
                  <w:divBdr>
                    <w:top w:val="none" w:sz="0" w:space="0" w:color="auto"/>
                    <w:left w:val="none" w:sz="0" w:space="0" w:color="auto"/>
                    <w:bottom w:val="none" w:sz="0" w:space="0" w:color="auto"/>
                    <w:right w:val="none" w:sz="0" w:space="0" w:color="auto"/>
                  </w:divBdr>
                </w:div>
                <w:div w:id="1205019705">
                  <w:marLeft w:val="640"/>
                  <w:marRight w:val="0"/>
                  <w:marTop w:val="0"/>
                  <w:marBottom w:val="0"/>
                  <w:divBdr>
                    <w:top w:val="none" w:sz="0" w:space="0" w:color="auto"/>
                    <w:left w:val="none" w:sz="0" w:space="0" w:color="auto"/>
                    <w:bottom w:val="none" w:sz="0" w:space="0" w:color="auto"/>
                    <w:right w:val="none" w:sz="0" w:space="0" w:color="auto"/>
                  </w:divBdr>
                </w:div>
              </w:divsChild>
            </w:div>
            <w:div w:id="726533542">
              <w:marLeft w:val="0"/>
              <w:marRight w:val="0"/>
              <w:marTop w:val="0"/>
              <w:marBottom w:val="0"/>
              <w:divBdr>
                <w:top w:val="none" w:sz="0" w:space="0" w:color="auto"/>
                <w:left w:val="none" w:sz="0" w:space="0" w:color="auto"/>
                <w:bottom w:val="none" w:sz="0" w:space="0" w:color="auto"/>
                <w:right w:val="none" w:sz="0" w:space="0" w:color="auto"/>
              </w:divBdr>
              <w:divsChild>
                <w:div w:id="1777557852">
                  <w:marLeft w:val="640"/>
                  <w:marRight w:val="0"/>
                  <w:marTop w:val="0"/>
                  <w:marBottom w:val="0"/>
                  <w:divBdr>
                    <w:top w:val="none" w:sz="0" w:space="0" w:color="auto"/>
                    <w:left w:val="none" w:sz="0" w:space="0" w:color="auto"/>
                    <w:bottom w:val="none" w:sz="0" w:space="0" w:color="auto"/>
                    <w:right w:val="none" w:sz="0" w:space="0" w:color="auto"/>
                  </w:divBdr>
                </w:div>
                <w:div w:id="1040589886">
                  <w:marLeft w:val="640"/>
                  <w:marRight w:val="0"/>
                  <w:marTop w:val="0"/>
                  <w:marBottom w:val="0"/>
                  <w:divBdr>
                    <w:top w:val="none" w:sz="0" w:space="0" w:color="auto"/>
                    <w:left w:val="none" w:sz="0" w:space="0" w:color="auto"/>
                    <w:bottom w:val="none" w:sz="0" w:space="0" w:color="auto"/>
                    <w:right w:val="none" w:sz="0" w:space="0" w:color="auto"/>
                  </w:divBdr>
                </w:div>
                <w:div w:id="1964194775">
                  <w:marLeft w:val="640"/>
                  <w:marRight w:val="0"/>
                  <w:marTop w:val="0"/>
                  <w:marBottom w:val="0"/>
                  <w:divBdr>
                    <w:top w:val="none" w:sz="0" w:space="0" w:color="auto"/>
                    <w:left w:val="none" w:sz="0" w:space="0" w:color="auto"/>
                    <w:bottom w:val="none" w:sz="0" w:space="0" w:color="auto"/>
                    <w:right w:val="none" w:sz="0" w:space="0" w:color="auto"/>
                  </w:divBdr>
                </w:div>
                <w:div w:id="1364208939">
                  <w:marLeft w:val="640"/>
                  <w:marRight w:val="0"/>
                  <w:marTop w:val="0"/>
                  <w:marBottom w:val="0"/>
                  <w:divBdr>
                    <w:top w:val="none" w:sz="0" w:space="0" w:color="auto"/>
                    <w:left w:val="none" w:sz="0" w:space="0" w:color="auto"/>
                    <w:bottom w:val="none" w:sz="0" w:space="0" w:color="auto"/>
                    <w:right w:val="none" w:sz="0" w:space="0" w:color="auto"/>
                  </w:divBdr>
                </w:div>
                <w:div w:id="1833720902">
                  <w:marLeft w:val="640"/>
                  <w:marRight w:val="0"/>
                  <w:marTop w:val="0"/>
                  <w:marBottom w:val="0"/>
                  <w:divBdr>
                    <w:top w:val="none" w:sz="0" w:space="0" w:color="auto"/>
                    <w:left w:val="none" w:sz="0" w:space="0" w:color="auto"/>
                    <w:bottom w:val="none" w:sz="0" w:space="0" w:color="auto"/>
                    <w:right w:val="none" w:sz="0" w:space="0" w:color="auto"/>
                  </w:divBdr>
                </w:div>
                <w:div w:id="321661966">
                  <w:marLeft w:val="640"/>
                  <w:marRight w:val="0"/>
                  <w:marTop w:val="0"/>
                  <w:marBottom w:val="0"/>
                  <w:divBdr>
                    <w:top w:val="none" w:sz="0" w:space="0" w:color="auto"/>
                    <w:left w:val="none" w:sz="0" w:space="0" w:color="auto"/>
                    <w:bottom w:val="none" w:sz="0" w:space="0" w:color="auto"/>
                    <w:right w:val="none" w:sz="0" w:space="0" w:color="auto"/>
                  </w:divBdr>
                </w:div>
                <w:div w:id="700594486">
                  <w:marLeft w:val="640"/>
                  <w:marRight w:val="0"/>
                  <w:marTop w:val="0"/>
                  <w:marBottom w:val="0"/>
                  <w:divBdr>
                    <w:top w:val="none" w:sz="0" w:space="0" w:color="auto"/>
                    <w:left w:val="none" w:sz="0" w:space="0" w:color="auto"/>
                    <w:bottom w:val="none" w:sz="0" w:space="0" w:color="auto"/>
                    <w:right w:val="none" w:sz="0" w:space="0" w:color="auto"/>
                  </w:divBdr>
                </w:div>
                <w:div w:id="1528642798">
                  <w:marLeft w:val="640"/>
                  <w:marRight w:val="0"/>
                  <w:marTop w:val="0"/>
                  <w:marBottom w:val="0"/>
                  <w:divBdr>
                    <w:top w:val="none" w:sz="0" w:space="0" w:color="auto"/>
                    <w:left w:val="none" w:sz="0" w:space="0" w:color="auto"/>
                    <w:bottom w:val="none" w:sz="0" w:space="0" w:color="auto"/>
                    <w:right w:val="none" w:sz="0" w:space="0" w:color="auto"/>
                  </w:divBdr>
                </w:div>
                <w:div w:id="510536367">
                  <w:marLeft w:val="640"/>
                  <w:marRight w:val="0"/>
                  <w:marTop w:val="0"/>
                  <w:marBottom w:val="0"/>
                  <w:divBdr>
                    <w:top w:val="none" w:sz="0" w:space="0" w:color="auto"/>
                    <w:left w:val="none" w:sz="0" w:space="0" w:color="auto"/>
                    <w:bottom w:val="none" w:sz="0" w:space="0" w:color="auto"/>
                    <w:right w:val="none" w:sz="0" w:space="0" w:color="auto"/>
                  </w:divBdr>
                </w:div>
                <w:div w:id="20208258">
                  <w:marLeft w:val="640"/>
                  <w:marRight w:val="0"/>
                  <w:marTop w:val="0"/>
                  <w:marBottom w:val="0"/>
                  <w:divBdr>
                    <w:top w:val="none" w:sz="0" w:space="0" w:color="auto"/>
                    <w:left w:val="none" w:sz="0" w:space="0" w:color="auto"/>
                    <w:bottom w:val="none" w:sz="0" w:space="0" w:color="auto"/>
                    <w:right w:val="none" w:sz="0" w:space="0" w:color="auto"/>
                  </w:divBdr>
                </w:div>
                <w:div w:id="1476990588">
                  <w:marLeft w:val="640"/>
                  <w:marRight w:val="0"/>
                  <w:marTop w:val="0"/>
                  <w:marBottom w:val="0"/>
                  <w:divBdr>
                    <w:top w:val="none" w:sz="0" w:space="0" w:color="auto"/>
                    <w:left w:val="none" w:sz="0" w:space="0" w:color="auto"/>
                    <w:bottom w:val="none" w:sz="0" w:space="0" w:color="auto"/>
                    <w:right w:val="none" w:sz="0" w:space="0" w:color="auto"/>
                  </w:divBdr>
                </w:div>
                <w:div w:id="352196986">
                  <w:marLeft w:val="640"/>
                  <w:marRight w:val="0"/>
                  <w:marTop w:val="0"/>
                  <w:marBottom w:val="0"/>
                  <w:divBdr>
                    <w:top w:val="none" w:sz="0" w:space="0" w:color="auto"/>
                    <w:left w:val="none" w:sz="0" w:space="0" w:color="auto"/>
                    <w:bottom w:val="none" w:sz="0" w:space="0" w:color="auto"/>
                    <w:right w:val="none" w:sz="0" w:space="0" w:color="auto"/>
                  </w:divBdr>
                </w:div>
                <w:div w:id="2060131686">
                  <w:marLeft w:val="640"/>
                  <w:marRight w:val="0"/>
                  <w:marTop w:val="0"/>
                  <w:marBottom w:val="0"/>
                  <w:divBdr>
                    <w:top w:val="none" w:sz="0" w:space="0" w:color="auto"/>
                    <w:left w:val="none" w:sz="0" w:space="0" w:color="auto"/>
                    <w:bottom w:val="none" w:sz="0" w:space="0" w:color="auto"/>
                    <w:right w:val="none" w:sz="0" w:space="0" w:color="auto"/>
                  </w:divBdr>
                </w:div>
                <w:div w:id="1530794201">
                  <w:marLeft w:val="640"/>
                  <w:marRight w:val="0"/>
                  <w:marTop w:val="0"/>
                  <w:marBottom w:val="0"/>
                  <w:divBdr>
                    <w:top w:val="none" w:sz="0" w:space="0" w:color="auto"/>
                    <w:left w:val="none" w:sz="0" w:space="0" w:color="auto"/>
                    <w:bottom w:val="none" w:sz="0" w:space="0" w:color="auto"/>
                    <w:right w:val="none" w:sz="0" w:space="0" w:color="auto"/>
                  </w:divBdr>
                </w:div>
                <w:div w:id="1920402727">
                  <w:marLeft w:val="640"/>
                  <w:marRight w:val="0"/>
                  <w:marTop w:val="0"/>
                  <w:marBottom w:val="0"/>
                  <w:divBdr>
                    <w:top w:val="none" w:sz="0" w:space="0" w:color="auto"/>
                    <w:left w:val="none" w:sz="0" w:space="0" w:color="auto"/>
                    <w:bottom w:val="none" w:sz="0" w:space="0" w:color="auto"/>
                    <w:right w:val="none" w:sz="0" w:space="0" w:color="auto"/>
                  </w:divBdr>
                </w:div>
                <w:div w:id="694773799">
                  <w:marLeft w:val="640"/>
                  <w:marRight w:val="0"/>
                  <w:marTop w:val="0"/>
                  <w:marBottom w:val="0"/>
                  <w:divBdr>
                    <w:top w:val="none" w:sz="0" w:space="0" w:color="auto"/>
                    <w:left w:val="none" w:sz="0" w:space="0" w:color="auto"/>
                    <w:bottom w:val="none" w:sz="0" w:space="0" w:color="auto"/>
                    <w:right w:val="none" w:sz="0" w:space="0" w:color="auto"/>
                  </w:divBdr>
                </w:div>
                <w:div w:id="1084230068">
                  <w:marLeft w:val="640"/>
                  <w:marRight w:val="0"/>
                  <w:marTop w:val="0"/>
                  <w:marBottom w:val="0"/>
                  <w:divBdr>
                    <w:top w:val="none" w:sz="0" w:space="0" w:color="auto"/>
                    <w:left w:val="none" w:sz="0" w:space="0" w:color="auto"/>
                    <w:bottom w:val="none" w:sz="0" w:space="0" w:color="auto"/>
                    <w:right w:val="none" w:sz="0" w:space="0" w:color="auto"/>
                  </w:divBdr>
                </w:div>
                <w:div w:id="999964523">
                  <w:marLeft w:val="640"/>
                  <w:marRight w:val="0"/>
                  <w:marTop w:val="0"/>
                  <w:marBottom w:val="0"/>
                  <w:divBdr>
                    <w:top w:val="none" w:sz="0" w:space="0" w:color="auto"/>
                    <w:left w:val="none" w:sz="0" w:space="0" w:color="auto"/>
                    <w:bottom w:val="none" w:sz="0" w:space="0" w:color="auto"/>
                    <w:right w:val="none" w:sz="0" w:space="0" w:color="auto"/>
                  </w:divBdr>
                </w:div>
                <w:div w:id="429811768">
                  <w:marLeft w:val="640"/>
                  <w:marRight w:val="0"/>
                  <w:marTop w:val="0"/>
                  <w:marBottom w:val="0"/>
                  <w:divBdr>
                    <w:top w:val="none" w:sz="0" w:space="0" w:color="auto"/>
                    <w:left w:val="none" w:sz="0" w:space="0" w:color="auto"/>
                    <w:bottom w:val="none" w:sz="0" w:space="0" w:color="auto"/>
                    <w:right w:val="none" w:sz="0" w:space="0" w:color="auto"/>
                  </w:divBdr>
                </w:div>
                <w:div w:id="1689871770">
                  <w:marLeft w:val="640"/>
                  <w:marRight w:val="0"/>
                  <w:marTop w:val="0"/>
                  <w:marBottom w:val="0"/>
                  <w:divBdr>
                    <w:top w:val="none" w:sz="0" w:space="0" w:color="auto"/>
                    <w:left w:val="none" w:sz="0" w:space="0" w:color="auto"/>
                    <w:bottom w:val="none" w:sz="0" w:space="0" w:color="auto"/>
                    <w:right w:val="none" w:sz="0" w:space="0" w:color="auto"/>
                  </w:divBdr>
                </w:div>
                <w:div w:id="1662076734">
                  <w:marLeft w:val="640"/>
                  <w:marRight w:val="0"/>
                  <w:marTop w:val="0"/>
                  <w:marBottom w:val="0"/>
                  <w:divBdr>
                    <w:top w:val="none" w:sz="0" w:space="0" w:color="auto"/>
                    <w:left w:val="none" w:sz="0" w:space="0" w:color="auto"/>
                    <w:bottom w:val="none" w:sz="0" w:space="0" w:color="auto"/>
                    <w:right w:val="none" w:sz="0" w:space="0" w:color="auto"/>
                  </w:divBdr>
                </w:div>
                <w:div w:id="741029902">
                  <w:marLeft w:val="640"/>
                  <w:marRight w:val="0"/>
                  <w:marTop w:val="0"/>
                  <w:marBottom w:val="0"/>
                  <w:divBdr>
                    <w:top w:val="none" w:sz="0" w:space="0" w:color="auto"/>
                    <w:left w:val="none" w:sz="0" w:space="0" w:color="auto"/>
                    <w:bottom w:val="none" w:sz="0" w:space="0" w:color="auto"/>
                    <w:right w:val="none" w:sz="0" w:space="0" w:color="auto"/>
                  </w:divBdr>
                </w:div>
                <w:div w:id="141700798">
                  <w:marLeft w:val="640"/>
                  <w:marRight w:val="0"/>
                  <w:marTop w:val="0"/>
                  <w:marBottom w:val="0"/>
                  <w:divBdr>
                    <w:top w:val="none" w:sz="0" w:space="0" w:color="auto"/>
                    <w:left w:val="none" w:sz="0" w:space="0" w:color="auto"/>
                    <w:bottom w:val="none" w:sz="0" w:space="0" w:color="auto"/>
                    <w:right w:val="none" w:sz="0" w:space="0" w:color="auto"/>
                  </w:divBdr>
                </w:div>
                <w:div w:id="1195195060">
                  <w:marLeft w:val="640"/>
                  <w:marRight w:val="0"/>
                  <w:marTop w:val="0"/>
                  <w:marBottom w:val="0"/>
                  <w:divBdr>
                    <w:top w:val="none" w:sz="0" w:space="0" w:color="auto"/>
                    <w:left w:val="none" w:sz="0" w:space="0" w:color="auto"/>
                    <w:bottom w:val="none" w:sz="0" w:space="0" w:color="auto"/>
                    <w:right w:val="none" w:sz="0" w:space="0" w:color="auto"/>
                  </w:divBdr>
                </w:div>
                <w:div w:id="325594727">
                  <w:marLeft w:val="640"/>
                  <w:marRight w:val="0"/>
                  <w:marTop w:val="0"/>
                  <w:marBottom w:val="0"/>
                  <w:divBdr>
                    <w:top w:val="none" w:sz="0" w:space="0" w:color="auto"/>
                    <w:left w:val="none" w:sz="0" w:space="0" w:color="auto"/>
                    <w:bottom w:val="none" w:sz="0" w:space="0" w:color="auto"/>
                    <w:right w:val="none" w:sz="0" w:space="0" w:color="auto"/>
                  </w:divBdr>
                </w:div>
                <w:div w:id="1160463127">
                  <w:marLeft w:val="640"/>
                  <w:marRight w:val="0"/>
                  <w:marTop w:val="0"/>
                  <w:marBottom w:val="0"/>
                  <w:divBdr>
                    <w:top w:val="none" w:sz="0" w:space="0" w:color="auto"/>
                    <w:left w:val="none" w:sz="0" w:space="0" w:color="auto"/>
                    <w:bottom w:val="none" w:sz="0" w:space="0" w:color="auto"/>
                    <w:right w:val="none" w:sz="0" w:space="0" w:color="auto"/>
                  </w:divBdr>
                </w:div>
                <w:div w:id="1721203952">
                  <w:marLeft w:val="640"/>
                  <w:marRight w:val="0"/>
                  <w:marTop w:val="0"/>
                  <w:marBottom w:val="0"/>
                  <w:divBdr>
                    <w:top w:val="none" w:sz="0" w:space="0" w:color="auto"/>
                    <w:left w:val="none" w:sz="0" w:space="0" w:color="auto"/>
                    <w:bottom w:val="none" w:sz="0" w:space="0" w:color="auto"/>
                    <w:right w:val="none" w:sz="0" w:space="0" w:color="auto"/>
                  </w:divBdr>
                </w:div>
                <w:div w:id="980617248">
                  <w:marLeft w:val="640"/>
                  <w:marRight w:val="0"/>
                  <w:marTop w:val="0"/>
                  <w:marBottom w:val="0"/>
                  <w:divBdr>
                    <w:top w:val="none" w:sz="0" w:space="0" w:color="auto"/>
                    <w:left w:val="none" w:sz="0" w:space="0" w:color="auto"/>
                    <w:bottom w:val="none" w:sz="0" w:space="0" w:color="auto"/>
                    <w:right w:val="none" w:sz="0" w:space="0" w:color="auto"/>
                  </w:divBdr>
                </w:div>
                <w:div w:id="719479649">
                  <w:marLeft w:val="640"/>
                  <w:marRight w:val="0"/>
                  <w:marTop w:val="0"/>
                  <w:marBottom w:val="0"/>
                  <w:divBdr>
                    <w:top w:val="none" w:sz="0" w:space="0" w:color="auto"/>
                    <w:left w:val="none" w:sz="0" w:space="0" w:color="auto"/>
                    <w:bottom w:val="none" w:sz="0" w:space="0" w:color="auto"/>
                    <w:right w:val="none" w:sz="0" w:space="0" w:color="auto"/>
                  </w:divBdr>
                </w:div>
                <w:div w:id="601382326">
                  <w:marLeft w:val="640"/>
                  <w:marRight w:val="0"/>
                  <w:marTop w:val="0"/>
                  <w:marBottom w:val="0"/>
                  <w:divBdr>
                    <w:top w:val="none" w:sz="0" w:space="0" w:color="auto"/>
                    <w:left w:val="none" w:sz="0" w:space="0" w:color="auto"/>
                    <w:bottom w:val="none" w:sz="0" w:space="0" w:color="auto"/>
                    <w:right w:val="none" w:sz="0" w:space="0" w:color="auto"/>
                  </w:divBdr>
                </w:div>
                <w:div w:id="1045251230">
                  <w:marLeft w:val="640"/>
                  <w:marRight w:val="0"/>
                  <w:marTop w:val="0"/>
                  <w:marBottom w:val="0"/>
                  <w:divBdr>
                    <w:top w:val="none" w:sz="0" w:space="0" w:color="auto"/>
                    <w:left w:val="none" w:sz="0" w:space="0" w:color="auto"/>
                    <w:bottom w:val="none" w:sz="0" w:space="0" w:color="auto"/>
                    <w:right w:val="none" w:sz="0" w:space="0" w:color="auto"/>
                  </w:divBdr>
                </w:div>
                <w:div w:id="137722015">
                  <w:marLeft w:val="640"/>
                  <w:marRight w:val="0"/>
                  <w:marTop w:val="0"/>
                  <w:marBottom w:val="0"/>
                  <w:divBdr>
                    <w:top w:val="none" w:sz="0" w:space="0" w:color="auto"/>
                    <w:left w:val="none" w:sz="0" w:space="0" w:color="auto"/>
                    <w:bottom w:val="none" w:sz="0" w:space="0" w:color="auto"/>
                    <w:right w:val="none" w:sz="0" w:space="0" w:color="auto"/>
                  </w:divBdr>
                </w:div>
                <w:div w:id="466749058">
                  <w:marLeft w:val="640"/>
                  <w:marRight w:val="0"/>
                  <w:marTop w:val="0"/>
                  <w:marBottom w:val="0"/>
                  <w:divBdr>
                    <w:top w:val="none" w:sz="0" w:space="0" w:color="auto"/>
                    <w:left w:val="none" w:sz="0" w:space="0" w:color="auto"/>
                    <w:bottom w:val="none" w:sz="0" w:space="0" w:color="auto"/>
                    <w:right w:val="none" w:sz="0" w:space="0" w:color="auto"/>
                  </w:divBdr>
                </w:div>
                <w:div w:id="957836692">
                  <w:marLeft w:val="640"/>
                  <w:marRight w:val="0"/>
                  <w:marTop w:val="0"/>
                  <w:marBottom w:val="0"/>
                  <w:divBdr>
                    <w:top w:val="none" w:sz="0" w:space="0" w:color="auto"/>
                    <w:left w:val="none" w:sz="0" w:space="0" w:color="auto"/>
                    <w:bottom w:val="none" w:sz="0" w:space="0" w:color="auto"/>
                    <w:right w:val="none" w:sz="0" w:space="0" w:color="auto"/>
                  </w:divBdr>
                </w:div>
                <w:div w:id="1992445317">
                  <w:marLeft w:val="640"/>
                  <w:marRight w:val="0"/>
                  <w:marTop w:val="0"/>
                  <w:marBottom w:val="0"/>
                  <w:divBdr>
                    <w:top w:val="none" w:sz="0" w:space="0" w:color="auto"/>
                    <w:left w:val="none" w:sz="0" w:space="0" w:color="auto"/>
                    <w:bottom w:val="none" w:sz="0" w:space="0" w:color="auto"/>
                    <w:right w:val="none" w:sz="0" w:space="0" w:color="auto"/>
                  </w:divBdr>
                </w:div>
                <w:div w:id="12652451">
                  <w:marLeft w:val="640"/>
                  <w:marRight w:val="0"/>
                  <w:marTop w:val="0"/>
                  <w:marBottom w:val="0"/>
                  <w:divBdr>
                    <w:top w:val="none" w:sz="0" w:space="0" w:color="auto"/>
                    <w:left w:val="none" w:sz="0" w:space="0" w:color="auto"/>
                    <w:bottom w:val="none" w:sz="0" w:space="0" w:color="auto"/>
                    <w:right w:val="none" w:sz="0" w:space="0" w:color="auto"/>
                  </w:divBdr>
                </w:div>
                <w:div w:id="2111583003">
                  <w:marLeft w:val="640"/>
                  <w:marRight w:val="0"/>
                  <w:marTop w:val="0"/>
                  <w:marBottom w:val="0"/>
                  <w:divBdr>
                    <w:top w:val="none" w:sz="0" w:space="0" w:color="auto"/>
                    <w:left w:val="none" w:sz="0" w:space="0" w:color="auto"/>
                    <w:bottom w:val="none" w:sz="0" w:space="0" w:color="auto"/>
                    <w:right w:val="none" w:sz="0" w:space="0" w:color="auto"/>
                  </w:divBdr>
                </w:div>
                <w:div w:id="683437902">
                  <w:marLeft w:val="640"/>
                  <w:marRight w:val="0"/>
                  <w:marTop w:val="0"/>
                  <w:marBottom w:val="0"/>
                  <w:divBdr>
                    <w:top w:val="none" w:sz="0" w:space="0" w:color="auto"/>
                    <w:left w:val="none" w:sz="0" w:space="0" w:color="auto"/>
                    <w:bottom w:val="none" w:sz="0" w:space="0" w:color="auto"/>
                    <w:right w:val="none" w:sz="0" w:space="0" w:color="auto"/>
                  </w:divBdr>
                </w:div>
                <w:div w:id="948003476">
                  <w:marLeft w:val="640"/>
                  <w:marRight w:val="0"/>
                  <w:marTop w:val="0"/>
                  <w:marBottom w:val="0"/>
                  <w:divBdr>
                    <w:top w:val="none" w:sz="0" w:space="0" w:color="auto"/>
                    <w:left w:val="none" w:sz="0" w:space="0" w:color="auto"/>
                    <w:bottom w:val="none" w:sz="0" w:space="0" w:color="auto"/>
                    <w:right w:val="none" w:sz="0" w:space="0" w:color="auto"/>
                  </w:divBdr>
                </w:div>
                <w:div w:id="1760054163">
                  <w:marLeft w:val="640"/>
                  <w:marRight w:val="0"/>
                  <w:marTop w:val="0"/>
                  <w:marBottom w:val="0"/>
                  <w:divBdr>
                    <w:top w:val="none" w:sz="0" w:space="0" w:color="auto"/>
                    <w:left w:val="none" w:sz="0" w:space="0" w:color="auto"/>
                    <w:bottom w:val="none" w:sz="0" w:space="0" w:color="auto"/>
                    <w:right w:val="none" w:sz="0" w:space="0" w:color="auto"/>
                  </w:divBdr>
                </w:div>
                <w:div w:id="1654672621">
                  <w:marLeft w:val="640"/>
                  <w:marRight w:val="0"/>
                  <w:marTop w:val="0"/>
                  <w:marBottom w:val="0"/>
                  <w:divBdr>
                    <w:top w:val="none" w:sz="0" w:space="0" w:color="auto"/>
                    <w:left w:val="none" w:sz="0" w:space="0" w:color="auto"/>
                    <w:bottom w:val="none" w:sz="0" w:space="0" w:color="auto"/>
                    <w:right w:val="none" w:sz="0" w:space="0" w:color="auto"/>
                  </w:divBdr>
                </w:div>
                <w:div w:id="1057167318">
                  <w:marLeft w:val="640"/>
                  <w:marRight w:val="0"/>
                  <w:marTop w:val="0"/>
                  <w:marBottom w:val="0"/>
                  <w:divBdr>
                    <w:top w:val="none" w:sz="0" w:space="0" w:color="auto"/>
                    <w:left w:val="none" w:sz="0" w:space="0" w:color="auto"/>
                    <w:bottom w:val="none" w:sz="0" w:space="0" w:color="auto"/>
                    <w:right w:val="none" w:sz="0" w:space="0" w:color="auto"/>
                  </w:divBdr>
                </w:div>
                <w:div w:id="1787507582">
                  <w:marLeft w:val="640"/>
                  <w:marRight w:val="0"/>
                  <w:marTop w:val="0"/>
                  <w:marBottom w:val="0"/>
                  <w:divBdr>
                    <w:top w:val="none" w:sz="0" w:space="0" w:color="auto"/>
                    <w:left w:val="none" w:sz="0" w:space="0" w:color="auto"/>
                    <w:bottom w:val="none" w:sz="0" w:space="0" w:color="auto"/>
                    <w:right w:val="none" w:sz="0" w:space="0" w:color="auto"/>
                  </w:divBdr>
                </w:div>
                <w:div w:id="79525767">
                  <w:marLeft w:val="640"/>
                  <w:marRight w:val="0"/>
                  <w:marTop w:val="0"/>
                  <w:marBottom w:val="0"/>
                  <w:divBdr>
                    <w:top w:val="none" w:sz="0" w:space="0" w:color="auto"/>
                    <w:left w:val="none" w:sz="0" w:space="0" w:color="auto"/>
                    <w:bottom w:val="none" w:sz="0" w:space="0" w:color="auto"/>
                    <w:right w:val="none" w:sz="0" w:space="0" w:color="auto"/>
                  </w:divBdr>
                </w:div>
                <w:div w:id="687949605">
                  <w:marLeft w:val="640"/>
                  <w:marRight w:val="0"/>
                  <w:marTop w:val="0"/>
                  <w:marBottom w:val="0"/>
                  <w:divBdr>
                    <w:top w:val="none" w:sz="0" w:space="0" w:color="auto"/>
                    <w:left w:val="none" w:sz="0" w:space="0" w:color="auto"/>
                    <w:bottom w:val="none" w:sz="0" w:space="0" w:color="auto"/>
                    <w:right w:val="none" w:sz="0" w:space="0" w:color="auto"/>
                  </w:divBdr>
                </w:div>
                <w:div w:id="1870946227">
                  <w:marLeft w:val="640"/>
                  <w:marRight w:val="0"/>
                  <w:marTop w:val="0"/>
                  <w:marBottom w:val="0"/>
                  <w:divBdr>
                    <w:top w:val="none" w:sz="0" w:space="0" w:color="auto"/>
                    <w:left w:val="none" w:sz="0" w:space="0" w:color="auto"/>
                    <w:bottom w:val="none" w:sz="0" w:space="0" w:color="auto"/>
                    <w:right w:val="none" w:sz="0" w:space="0" w:color="auto"/>
                  </w:divBdr>
                </w:div>
                <w:div w:id="2035838646">
                  <w:marLeft w:val="640"/>
                  <w:marRight w:val="0"/>
                  <w:marTop w:val="0"/>
                  <w:marBottom w:val="0"/>
                  <w:divBdr>
                    <w:top w:val="none" w:sz="0" w:space="0" w:color="auto"/>
                    <w:left w:val="none" w:sz="0" w:space="0" w:color="auto"/>
                    <w:bottom w:val="none" w:sz="0" w:space="0" w:color="auto"/>
                    <w:right w:val="none" w:sz="0" w:space="0" w:color="auto"/>
                  </w:divBdr>
                </w:div>
                <w:div w:id="1498496125">
                  <w:marLeft w:val="640"/>
                  <w:marRight w:val="0"/>
                  <w:marTop w:val="0"/>
                  <w:marBottom w:val="0"/>
                  <w:divBdr>
                    <w:top w:val="none" w:sz="0" w:space="0" w:color="auto"/>
                    <w:left w:val="none" w:sz="0" w:space="0" w:color="auto"/>
                    <w:bottom w:val="none" w:sz="0" w:space="0" w:color="auto"/>
                    <w:right w:val="none" w:sz="0" w:space="0" w:color="auto"/>
                  </w:divBdr>
                </w:div>
                <w:div w:id="559244739">
                  <w:marLeft w:val="640"/>
                  <w:marRight w:val="0"/>
                  <w:marTop w:val="0"/>
                  <w:marBottom w:val="0"/>
                  <w:divBdr>
                    <w:top w:val="none" w:sz="0" w:space="0" w:color="auto"/>
                    <w:left w:val="none" w:sz="0" w:space="0" w:color="auto"/>
                    <w:bottom w:val="none" w:sz="0" w:space="0" w:color="auto"/>
                    <w:right w:val="none" w:sz="0" w:space="0" w:color="auto"/>
                  </w:divBdr>
                </w:div>
                <w:div w:id="270745241">
                  <w:marLeft w:val="640"/>
                  <w:marRight w:val="0"/>
                  <w:marTop w:val="0"/>
                  <w:marBottom w:val="0"/>
                  <w:divBdr>
                    <w:top w:val="none" w:sz="0" w:space="0" w:color="auto"/>
                    <w:left w:val="none" w:sz="0" w:space="0" w:color="auto"/>
                    <w:bottom w:val="none" w:sz="0" w:space="0" w:color="auto"/>
                    <w:right w:val="none" w:sz="0" w:space="0" w:color="auto"/>
                  </w:divBdr>
                </w:div>
                <w:div w:id="187644326">
                  <w:marLeft w:val="640"/>
                  <w:marRight w:val="0"/>
                  <w:marTop w:val="0"/>
                  <w:marBottom w:val="0"/>
                  <w:divBdr>
                    <w:top w:val="none" w:sz="0" w:space="0" w:color="auto"/>
                    <w:left w:val="none" w:sz="0" w:space="0" w:color="auto"/>
                    <w:bottom w:val="none" w:sz="0" w:space="0" w:color="auto"/>
                    <w:right w:val="none" w:sz="0" w:space="0" w:color="auto"/>
                  </w:divBdr>
                </w:div>
              </w:divsChild>
            </w:div>
            <w:div w:id="699353539">
              <w:marLeft w:val="0"/>
              <w:marRight w:val="0"/>
              <w:marTop w:val="0"/>
              <w:marBottom w:val="0"/>
              <w:divBdr>
                <w:top w:val="none" w:sz="0" w:space="0" w:color="auto"/>
                <w:left w:val="none" w:sz="0" w:space="0" w:color="auto"/>
                <w:bottom w:val="none" w:sz="0" w:space="0" w:color="auto"/>
                <w:right w:val="none" w:sz="0" w:space="0" w:color="auto"/>
              </w:divBdr>
              <w:divsChild>
                <w:div w:id="2126457677">
                  <w:marLeft w:val="640"/>
                  <w:marRight w:val="0"/>
                  <w:marTop w:val="0"/>
                  <w:marBottom w:val="0"/>
                  <w:divBdr>
                    <w:top w:val="none" w:sz="0" w:space="0" w:color="auto"/>
                    <w:left w:val="none" w:sz="0" w:space="0" w:color="auto"/>
                    <w:bottom w:val="none" w:sz="0" w:space="0" w:color="auto"/>
                    <w:right w:val="none" w:sz="0" w:space="0" w:color="auto"/>
                  </w:divBdr>
                </w:div>
                <w:div w:id="950361608">
                  <w:marLeft w:val="640"/>
                  <w:marRight w:val="0"/>
                  <w:marTop w:val="0"/>
                  <w:marBottom w:val="0"/>
                  <w:divBdr>
                    <w:top w:val="none" w:sz="0" w:space="0" w:color="auto"/>
                    <w:left w:val="none" w:sz="0" w:space="0" w:color="auto"/>
                    <w:bottom w:val="none" w:sz="0" w:space="0" w:color="auto"/>
                    <w:right w:val="none" w:sz="0" w:space="0" w:color="auto"/>
                  </w:divBdr>
                </w:div>
                <w:div w:id="2093968702">
                  <w:marLeft w:val="640"/>
                  <w:marRight w:val="0"/>
                  <w:marTop w:val="0"/>
                  <w:marBottom w:val="0"/>
                  <w:divBdr>
                    <w:top w:val="none" w:sz="0" w:space="0" w:color="auto"/>
                    <w:left w:val="none" w:sz="0" w:space="0" w:color="auto"/>
                    <w:bottom w:val="none" w:sz="0" w:space="0" w:color="auto"/>
                    <w:right w:val="none" w:sz="0" w:space="0" w:color="auto"/>
                  </w:divBdr>
                </w:div>
                <w:div w:id="190649712">
                  <w:marLeft w:val="640"/>
                  <w:marRight w:val="0"/>
                  <w:marTop w:val="0"/>
                  <w:marBottom w:val="0"/>
                  <w:divBdr>
                    <w:top w:val="none" w:sz="0" w:space="0" w:color="auto"/>
                    <w:left w:val="none" w:sz="0" w:space="0" w:color="auto"/>
                    <w:bottom w:val="none" w:sz="0" w:space="0" w:color="auto"/>
                    <w:right w:val="none" w:sz="0" w:space="0" w:color="auto"/>
                  </w:divBdr>
                </w:div>
                <w:div w:id="2022655391">
                  <w:marLeft w:val="640"/>
                  <w:marRight w:val="0"/>
                  <w:marTop w:val="0"/>
                  <w:marBottom w:val="0"/>
                  <w:divBdr>
                    <w:top w:val="none" w:sz="0" w:space="0" w:color="auto"/>
                    <w:left w:val="none" w:sz="0" w:space="0" w:color="auto"/>
                    <w:bottom w:val="none" w:sz="0" w:space="0" w:color="auto"/>
                    <w:right w:val="none" w:sz="0" w:space="0" w:color="auto"/>
                  </w:divBdr>
                </w:div>
                <w:div w:id="153647831">
                  <w:marLeft w:val="640"/>
                  <w:marRight w:val="0"/>
                  <w:marTop w:val="0"/>
                  <w:marBottom w:val="0"/>
                  <w:divBdr>
                    <w:top w:val="none" w:sz="0" w:space="0" w:color="auto"/>
                    <w:left w:val="none" w:sz="0" w:space="0" w:color="auto"/>
                    <w:bottom w:val="none" w:sz="0" w:space="0" w:color="auto"/>
                    <w:right w:val="none" w:sz="0" w:space="0" w:color="auto"/>
                  </w:divBdr>
                </w:div>
                <w:div w:id="630283899">
                  <w:marLeft w:val="640"/>
                  <w:marRight w:val="0"/>
                  <w:marTop w:val="0"/>
                  <w:marBottom w:val="0"/>
                  <w:divBdr>
                    <w:top w:val="none" w:sz="0" w:space="0" w:color="auto"/>
                    <w:left w:val="none" w:sz="0" w:space="0" w:color="auto"/>
                    <w:bottom w:val="none" w:sz="0" w:space="0" w:color="auto"/>
                    <w:right w:val="none" w:sz="0" w:space="0" w:color="auto"/>
                  </w:divBdr>
                </w:div>
                <w:div w:id="1003508733">
                  <w:marLeft w:val="640"/>
                  <w:marRight w:val="0"/>
                  <w:marTop w:val="0"/>
                  <w:marBottom w:val="0"/>
                  <w:divBdr>
                    <w:top w:val="none" w:sz="0" w:space="0" w:color="auto"/>
                    <w:left w:val="none" w:sz="0" w:space="0" w:color="auto"/>
                    <w:bottom w:val="none" w:sz="0" w:space="0" w:color="auto"/>
                    <w:right w:val="none" w:sz="0" w:space="0" w:color="auto"/>
                  </w:divBdr>
                </w:div>
                <w:div w:id="1119573114">
                  <w:marLeft w:val="640"/>
                  <w:marRight w:val="0"/>
                  <w:marTop w:val="0"/>
                  <w:marBottom w:val="0"/>
                  <w:divBdr>
                    <w:top w:val="none" w:sz="0" w:space="0" w:color="auto"/>
                    <w:left w:val="none" w:sz="0" w:space="0" w:color="auto"/>
                    <w:bottom w:val="none" w:sz="0" w:space="0" w:color="auto"/>
                    <w:right w:val="none" w:sz="0" w:space="0" w:color="auto"/>
                  </w:divBdr>
                </w:div>
                <w:div w:id="1782218604">
                  <w:marLeft w:val="640"/>
                  <w:marRight w:val="0"/>
                  <w:marTop w:val="0"/>
                  <w:marBottom w:val="0"/>
                  <w:divBdr>
                    <w:top w:val="none" w:sz="0" w:space="0" w:color="auto"/>
                    <w:left w:val="none" w:sz="0" w:space="0" w:color="auto"/>
                    <w:bottom w:val="none" w:sz="0" w:space="0" w:color="auto"/>
                    <w:right w:val="none" w:sz="0" w:space="0" w:color="auto"/>
                  </w:divBdr>
                </w:div>
                <w:div w:id="2037609289">
                  <w:marLeft w:val="640"/>
                  <w:marRight w:val="0"/>
                  <w:marTop w:val="0"/>
                  <w:marBottom w:val="0"/>
                  <w:divBdr>
                    <w:top w:val="none" w:sz="0" w:space="0" w:color="auto"/>
                    <w:left w:val="none" w:sz="0" w:space="0" w:color="auto"/>
                    <w:bottom w:val="none" w:sz="0" w:space="0" w:color="auto"/>
                    <w:right w:val="none" w:sz="0" w:space="0" w:color="auto"/>
                  </w:divBdr>
                </w:div>
                <w:div w:id="1683388928">
                  <w:marLeft w:val="640"/>
                  <w:marRight w:val="0"/>
                  <w:marTop w:val="0"/>
                  <w:marBottom w:val="0"/>
                  <w:divBdr>
                    <w:top w:val="none" w:sz="0" w:space="0" w:color="auto"/>
                    <w:left w:val="none" w:sz="0" w:space="0" w:color="auto"/>
                    <w:bottom w:val="none" w:sz="0" w:space="0" w:color="auto"/>
                    <w:right w:val="none" w:sz="0" w:space="0" w:color="auto"/>
                  </w:divBdr>
                </w:div>
                <w:div w:id="1829516540">
                  <w:marLeft w:val="640"/>
                  <w:marRight w:val="0"/>
                  <w:marTop w:val="0"/>
                  <w:marBottom w:val="0"/>
                  <w:divBdr>
                    <w:top w:val="none" w:sz="0" w:space="0" w:color="auto"/>
                    <w:left w:val="none" w:sz="0" w:space="0" w:color="auto"/>
                    <w:bottom w:val="none" w:sz="0" w:space="0" w:color="auto"/>
                    <w:right w:val="none" w:sz="0" w:space="0" w:color="auto"/>
                  </w:divBdr>
                </w:div>
                <w:div w:id="1181047938">
                  <w:marLeft w:val="640"/>
                  <w:marRight w:val="0"/>
                  <w:marTop w:val="0"/>
                  <w:marBottom w:val="0"/>
                  <w:divBdr>
                    <w:top w:val="none" w:sz="0" w:space="0" w:color="auto"/>
                    <w:left w:val="none" w:sz="0" w:space="0" w:color="auto"/>
                    <w:bottom w:val="none" w:sz="0" w:space="0" w:color="auto"/>
                    <w:right w:val="none" w:sz="0" w:space="0" w:color="auto"/>
                  </w:divBdr>
                </w:div>
                <w:div w:id="199980789">
                  <w:marLeft w:val="640"/>
                  <w:marRight w:val="0"/>
                  <w:marTop w:val="0"/>
                  <w:marBottom w:val="0"/>
                  <w:divBdr>
                    <w:top w:val="none" w:sz="0" w:space="0" w:color="auto"/>
                    <w:left w:val="none" w:sz="0" w:space="0" w:color="auto"/>
                    <w:bottom w:val="none" w:sz="0" w:space="0" w:color="auto"/>
                    <w:right w:val="none" w:sz="0" w:space="0" w:color="auto"/>
                  </w:divBdr>
                </w:div>
                <w:div w:id="1075006967">
                  <w:marLeft w:val="640"/>
                  <w:marRight w:val="0"/>
                  <w:marTop w:val="0"/>
                  <w:marBottom w:val="0"/>
                  <w:divBdr>
                    <w:top w:val="none" w:sz="0" w:space="0" w:color="auto"/>
                    <w:left w:val="none" w:sz="0" w:space="0" w:color="auto"/>
                    <w:bottom w:val="none" w:sz="0" w:space="0" w:color="auto"/>
                    <w:right w:val="none" w:sz="0" w:space="0" w:color="auto"/>
                  </w:divBdr>
                </w:div>
                <w:div w:id="486553160">
                  <w:marLeft w:val="640"/>
                  <w:marRight w:val="0"/>
                  <w:marTop w:val="0"/>
                  <w:marBottom w:val="0"/>
                  <w:divBdr>
                    <w:top w:val="none" w:sz="0" w:space="0" w:color="auto"/>
                    <w:left w:val="none" w:sz="0" w:space="0" w:color="auto"/>
                    <w:bottom w:val="none" w:sz="0" w:space="0" w:color="auto"/>
                    <w:right w:val="none" w:sz="0" w:space="0" w:color="auto"/>
                  </w:divBdr>
                </w:div>
                <w:div w:id="46032775">
                  <w:marLeft w:val="640"/>
                  <w:marRight w:val="0"/>
                  <w:marTop w:val="0"/>
                  <w:marBottom w:val="0"/>
                  <w:divBdr>
                    <w:top w:val="none" w:sz="0" w:space="0" w:color="auto"/>
                    <w:left w:val="none" w:sz="0" w:space="0" w:color="auto"/>
                    <w:bottom w:val="none" w:sz="0" w:space="0" w:color="auto"/>
                    <w:right w:val="none" w:sz="0" w:space="0" w:color="auto"/>
                  </w:divBdr>
                </w:div>
                <w:div w:id="1565792156">
                  <w:marLeft w:val="640"/>
                  <w:marRight w:val="0"/>
                  <w:marTop w:val="0"/>
                  <w:marBottom w:val="0"/>
                  <w:divBdr>
                    <w:top w:val="none" w:sz="0" w:space="0" w:color="auto"/>
                    <w:left w:val="none" w:sz="0" w:space="0" w:color="auto"/>
                    <w:bottom w:val="none" w:sz="0" w:space="0" w:color="auto"/>
                    <w:right w:val="none" w:sz="0" w:space="0" w:color="auto"/>
                  </w:divBdr>
                </w:div>
                <w:div w:id="1150516718">
                  <w:marLeft w:val="640"/>
                  <w:marRight w:val="0"/>
                  <w:marTop w:val="0"/>
                  <w:marBottom w:val="0"/>
                  <w:divBdr>
                    <w:top w:val="none" w:sz="0" w:space="0" w:color="auto"/>
                    <w:left w:val="none" w:sz="0" w:space="0" w:color="auto"/>
                    <w:bottom w:val="none" w:sz="0" w:space="0" w:color="auto"/>
                    <w:right w:val="none" w:sz="0" w:space="0" w:color="auto"/>
                  </w:divBdr>
                </w:div>
                <w:div w:id="980428626">
                  <w:marLeft w:val="640"/>
                  <w:marRight w:val="0"/>
                  <w:marTop w:val="0"/>
                  <w:marBottom w:val="0"/>
                  <w:divBdr>
                    <w:top w:val="none" w:sz="0" w:space="0" w:color="auto"/>
                    <w:left w:val="none" w:sz="0" w:space="0" w:color="auto"/>
                    <w:bottom w:val="none" w:sz="0" w:space="0" w:color="auto"/>
                    <w:right w:val="none" w:sz="0" w:space="0" w:color="auto"/>
                  </w:divBdr>
                </w:div>
                <w:div w:id="374281886">
                  <w:marLeft w:val="640"/>
                  <w:marRight w:val="0"/>
                  <w:marTop w:val="0"/>
                  <w:marBottom w:val="0"/>
                  <w:divBdr>
                    <w:top w:val="none" w:sz="0" w:space="0" w:color="auto"/>
                    <w:left w:val="none" w:sz="0" w:space="0" w:color="auto"/>
                    <w:bottom w:val="none" w:sz="0" w:space="0" w:color="auto"/>
                    <w:right w:val="none" w:sz="0" w:space="0" w:color="auto"/>
                  </w:divBdr>
                </w:div>
                <w:div w:id="1176043705">
                  <w:marLeft w:val="640"/>
                  <w:marRight w:val="0"/>
                  <w:marTop w:val="0"/>
                  <w:marBottom w:val="0"/>
                  <w:divBdr>
                    <w:top w:val="none" w:sz="0" w:space="0" w:color="auto"/>
                    <w:left w:val="none" w:sz="0" w:space="0" w:color="auto"/>
                    <w:bottom w:val="none" w:sz="0" w:space="0" w:color="auto"/>
                    <w:right w:val="none" w:sz="0" w:space="0" w:color="auto"/>
                  </w:divBdr>
                </w:div>
                <w:div w:id="1112018016">
                  <w:marLeft w:val="640"/>
                  <w:marRight w:val="0"/>
                  <w:marTop w:val="0"/>
                  <w:marBottom w:val="0"/>
                  <w:divBdr>
                    <w:top w:val="none" w:sz="0" w:space="0" w:color="auto"/>
                    <w:left w:val="none" w:sz="0" w:space="0" w:color="auto"/>
                    <w:bottom w:val="none" w:sz="0" w:space="0" w:color="auto"/>
                    <w:right w:val="none" w:sz="0" w:space="0" w:color="auto"/>
                  </w:divBdr>
                </w:div>
                <w:div w:id="1178036235">
                  <w:marLeft w:val="640"/>
                  <w:marRight w:val="0"/>
                  <w:marTop w:val="0"/>
                  <w:marBottom w:val="0"/>
                  <w:divBdr>
                    <w:top w:val="none" w:sz="0" w:space="0" w:color="auto"/>
                    <w:left w:val="none" w:sz="0" w:space="0" w:color="auto"/>
                    <w:bottom w:val="none" w:sz="0" w:space="0" w:color="auto"/>
                    <w:right w:val="none" w:sz="0" w:space="0" w:color="auto"/>
                  </w:divBdr>
                </w:div>
                <w:div w:id="151796196">
                  <w:marLeft w:val="640"/>
                  <w:marRight w:val="0"/>
                  <w:marTop w:val="0"/>
                  <w:marBottom w:val="0"/>
                  <w:divBdr>
                    <w:top w:val="none" w:sz="0" w:space="0" w:color="auto"/>
                    <w:left w:val="none" w:sz="0" w:space="0" w:color="auto"/>
                    <w:bottom w:val="none" w:sz="0" w:space="0" w:color="auto"/>
                    <w:right w:val="none" w:sz="0" w:space="0" w:color="auto"/>
                  </w:divBdr>
                </w:div>
                <w:div w:id="79064461">
                  <w:marLeft w:val="640"/>
                  <w:marRight w:val="0"/>
                  <w:marTop w:val="0"/>
                  <w:marBottom w:val="0"/>
                  <w:divBdr>
                    <w:top w:val="none" w:sz="0" w:space="0" w:color="auto"/>
                    <w:left w:val="none" w:sz="0" w:space="0" w:color="auto"/>
                    <w:bottom w:val="none" w:sz="0" w:space="0" w:color="auto"/>
                    <w:right w:val="none" w:sz="0" w:space="0" w:color="auto"/>
                  </w:divBdr>
                </w:div>
                <w:div w:id="1550070660">
                  <w:marLeft w:val="640"/>
                  <w:marRight w:val="0"/>
                  <w:marTop w:val="0"/>
                  <w:marBottom w:val="0"/>
                  <w:divBdr>
                    <w:top w:val="none" w:sz="0" w:space="0" w:color="auto"/>
                    <w:left w:val="none" w:sz="0" w:space="0" w:color="auto"/>
                    <w:bottom w:val="none" w:sz="0" w:space="0" w:color="auto"/>
                    <w:right w:val="none" w:sz="0" w:space="0" w:color="auto"/>
                  </w:divBdr>
                </w:div>
                <w:div w:id="1414163358">
                  <w:marLeft w:val="640"/>
                  <w:marRight w:val="0"/>
                  <w:marTop w:val="0"/>
                  <w:marBottom w:val="0"/>
                  <w:divBdr>
                    <w:top w:val="none" w:sz="0" w:space="0" w:color="auto"/>
                    <w:left w:val="none" w:sz="0" w:space="0" w:color="auto"/>
                    <w:bottom w:val="none" w:sz="0" w:space="0" w:color="auto"/>
                    <w:right w:val="none" w:sz="0" w:space="0" w:color="auto"/>
                  </w:divBdr>
                </w:div>
                <w:div w:id="584993677">
                  <w:marLeft w:val="640"/>
                  <w:marRight w:val="0"/>
                  <w:marTop w:val="0"/>
                  <w:marBottom w:val="0"/>
                  <w:divBdr>
                    <w:top w:val="none" w:sz="0" w:space="0" w:color="auto"/>
                    <w:left w:val="none" w:sz="0" w:space="0" w:color="auto"/>
                    <w:bottom w:val="none" w:sz="0" w:space="0" w:color="auto"/>
                    <w:right w:val="none" w:sz="0" w:space="0" w:color="auto"/>
                  </w:divBdr>
                </w:div>
                <w:div w:id="2086025951">
                  <w:marLeft w:val="640"/>
                  <w:marRight w:val="0"/>
                  <w:marTop w:val="0"/>
                  <w:marBottom w:val="0"/>
                  <w:divBdr>
                    <w:top w:val="none" w:sz="0" w:space="0" w:color="auto"/>
                    <w:left w:val="none" w:sz="0" w:space="0" w:color="auto"/>
                    <w:bottom w:val="none" w:sz="0" w:space="0" w:color="auto"/>
                    <w:right w:val="none" w:sz="0" w:space="0" w:color="auto"/>
                  </w:divBdr>
                </w:div>
                <w:div w:id="456215356">
                  <w:marLeft w:val="640"/>
                  <w:marRight w:val="0"/>
                  <w:marTop w:val="0"/>
                  <w:marBottom w:val="0"/>
                  <w:divBdr>
                    <w:top w:val="none" w:sz="0" w:space="0" w:color="auto"/>
                    <w:left w:val="none" w:sz="0" w:space="0" w:color="auto"/>
                    <w:bottom w:val="none" w:sz="0" w:space="0" w:color="auto"/>
                    <w:right w:val="none" w:sz="0" w:space="0" w:color="auto"/>
                  </w:divBdr>
                </w:div>
                <w:div w:id="1743064553">
                  <w:marLeft w:val="640"/>
                  <w:marRight w:val="0"/>
                  <w:marTop w:val="0"/>
                  <w:marBottom w:val="0"/>
                  <w:divBdr>
                    <w:top w:val="none" w:sz="0" w:space="0" w:color="auto"/>
                    <w:left w:val="none" w:sz="0" w:space="0" w:color="auto"/>
                    <w:bottom w:val="none" w:sz="0" w:space="0" w:color="auto"/>
                    <w:right w:val="none" w:sz="0" w:space="0" w:color="auto"/>
                  </w:divBdr>
                </w:div>
                <w:div w:id="578561293">
                  <w:marLeft w:val="640"/>
                  <w:marRight w:val="0"/>
                  <w:marTop w:val="0"/>
                  <w:marBottom w:val="0"/>
                  <w:divBdr>
                    <w:top w:val="none" w:sz="0" w:space="0" w:color="auto"/>
                    <w:left w:val="none" w:sz="0" w:space="0" w:color="auto"/>
                    <w:bottom w:val="none" w:sz="0" w:space="0" w:color="auto"/>
                    <w:right w:val="none" w:sz="0" w:space="0" w:color="auto"/>
                  </w:divBdr>
                </w:div>
                <w:div w:id="1990670515">
                  <w:marLeft w:val="640"/>
                  <w:marRight w:val="0"/>
                  <w:marTop w:val="0"/>
                  <w:marBottom w:val="0"/>
                  <w:divBdr>
                    <w:top w:val="none" w:sz="0" w:space="0" w:color="auto"/>
                    <w:left w:val="none" w:sz="0" w:space="0" w:color="auto"/>
                    <w:bottom w:val="none" w:sz="0" w:space="0" w:color="auto"/>
                    <w:right w:val="none" w:sz="0" w:space="0" w:color="auto"/>
                  </w:divBdr>
                </w:div>
                <w:div w:id="1428891110">
                  <w:marLeft w:val="640"/>
                  <w:marRight w:val="0"/>
                  <w:marTop w:val="0"/>
                  <w:marBottom w:val="0"/>
                  <w:divBdr>
                    <w:top w:val="none" w:sz="0" w:space="0" w:color="auto"/>
                    <w:left w:val="none" w:sz="0" w:space="0" w:color="auto"/>
                    <w:bottom w:val="none" w:sz="0" w:space="0" w:color="auto"/>
                    <w:right w:val="none" w:sz="0" w:space="0" w:color="auto"/>
                  </w:divBdr>
                </w:div>
                <w:div w:id="101192953">
                  <w:marLeft w:val="640"/>
                  <w:marRight w:val="0"/>
                  <w:marTop w:val="0"/>
                  <w:marBottom w:val="0"/>
                  <w:divBdr>
                    <w:top w:val="none" w:sz="0" w:space="0" w:color="auto"/>
                    <w:left w:val="none" w:sz="0" w:space="0" w:color="auto"/>
                    <w:bottom w:val="none" w:sz="0" w:space="0" w:color="auto"/>
                    <w:right w:val="none" w:sz="0" w:space="0" w:color="auto"/>
                  </w:divBdr>
                </w:div>
                <w:div w:id="729033573">
                  <w:marLeft w:val="640"/>
                  <w:marRight w:val="0"/>
                  <w:marTop w:val="0"/>
                  <w:marBottom w:val="0"/>
                  <w:divBdr>
                    <w:top w:val="none" w:sz="0" w:space="0" w:color="auto"/>
                    <w:left w:val="none" w:sz="0" w:space="0" w:color="auto"/>
                    <w:bottom w:val="none" w:sz="0" w:space="0" w:color="auto"/>
                    <w:right w:val="none" w:sz="0" w:space="0" w:color="auto"/>
                  </w:divBdr>
                </w:div>
                <w:div w:id="1241872038">
                  <w:marLeft w:val="640"/>
                  <w:marRight w:val="0"/>
                  <w:marTop w:val="0"/>
                  <w:marBottom w:val="0"/>
                  <w:divBdr>
                    <w:top w:val="none" w:sz="0" w:space="0" w:color="auto"/>
                    <w:left w:val="none" w:sz="0" w:space="0" w:color="auto"/>
                    <w:bottom w:val="none" w:sz="0" w:space="0" w:color="auto"/>
                    <w:right w:val="none" w:sz="0" w:space="0" w:color="auto"/>
                  </w:divBdr>
                </w:div>
                <w:div w:id="1794324526">
                  <w:marLeft w:val="640"/>
                  <w:marRight w:val="0"/>
                  <w:marTop w:val="0"/>
                  <w:marBottom w:val="0"/>
                  <w:divBdr>
                    <w:top w:val="none" w:sz="0" w:space="0" w:color="auto"/>
                    <w:left w:val="none" w:sz="0" w:space="0" w:color="auto"/>
                    <w:bottom w:val="none" w:sz="0" w:space="0" w:color="auto"/>
                    <w:right w:val="none" w:sz="0" w:space="0" w:color="auto"/>
                  </w:divBdr>
                </w:div>
                <w:div w:id="1493180514">
                  <w:marLeft w:val="640"/>
                  <w:marRight w:val="0"/>
                  <w:marTop w:val="0"/>
                  <w:marBottom w:val="0"/>
                  <w:divBdr>
                    <w:top w:val="none" w:sz="0" w:space="0" w:color="auto"/>
                    <w:left w:val="none" w:sz="0" w:space="0" w:color="auto"/>
                    <w:bottom w:val="none" w:sz="0" w:space="0" w:color="auto"/>
                    <w:right w:val="none" w:sz="0" w:space="0" w:color="auto"/>
                  </w:divBdr>
                </w:div>
                <w:div w:id="1659189735">
                  <w:marLeft w:val="640"/>
                  <w:marRight w:val="0"/>
                  <w:marTop w:val="0"/>
                  <w:marBottom w:val="0"/>
                  <w:divBdr>
                    <w:top w:val="none" w:sz="0" w:space="0" w:color="auto"/>
                    <w:left w:val="none" w:sz="0" w:space="0" w:color="auto"/>
                    <w:bottom w:val="none" w:sz="0" w:space="0" w:color="auto"/>
                    <w:right w:val="none" w:sz="0" w:space="0" w:color="auto"/>
                  </w:divBdr>
                </w:div>
                <w:div w:id="2080013587">
                  <w:marLeft w:val="640"/>
                  <w:marRight w:val="0"/>
                  <w:marTop w:val="0"/>
                  <w:marBottom w:val="0"/>
                  <w:divBdr>
                    <w:top w:val="none" w:sz="0" w:space="0" w:color="auto"/>
                    <w:left w:val="none" w:sz="0" w:space="0" w:color="auto"/>
                    <w:bottom w:val="none" w:sz="0" w:space="0" w:color="auto"/>
                    <w:right w:val="none" w:sz="0" w:space="0" w:color="auto"/>
                  </w:divBdr>
                </w:div>
                <w:div w:id="1871604190">
                  <w:marLeft w:val="640"/>
                  <w:marRight w:val="0"/>
                  <w:marTop w:val="0"/>
                  <w:marBottom w:val="0"/>
                  <w:divBdr>
                    <w:top w:val="none" w:sz="0" w:space="0" w:color="auto"/>
                    <w:left w:val="none" w:sz="0" w:space="0" w:color="auto"/>
                    <w:bottom w:val="none" w:sz="0" w:space="0" w:color="auto"/>
                    <w:right w:val="none" w:sz="0" w:space="0" w:color="auto"/>
                  </w:divBdr>
                </w:div>
                <w:div w:id="447966494">
                  <w:marLeft w:val="640"/>
                  <w:marRight w:val="0"/>
                  <w:marTop w:val="0"/>
                  <w:marBottom w:val="0"/>
                  <w:divBdr>
                    <w:top w:val="none" w:sz="0" w:space="0" w:color="auto"/>
                    <w:left w:val="none" w:sz="0" w:space="0" w:color="auto"/>
                    <w:bottom w:val="none" w:sz="0" w:space="0" w:color="auto"/>
                    <w:right w:val="none" w:sz="0" w:space="0" w:color="auto"/>
                  </w:divBdr>
                </w:div>
                <w:div w:id="1318459030">
                  <w:marLeft w:val="640"/>
                  <w:marRight w:val="0"/>
                  <w:marTop w:val="0"/>
                  <w:marBottom w:val="0"/>
                  <w:divBdr>
                    <w:top w:val="none" w:sz="0" w:space="0" w:color="auto"/>
                    <w:left w:val="none" w:sz="0" w:space="0" w:color="auto"/>
                    <w:bottom w:val="none" w:sz="0" w:space="0" w:color="auto"/>
                    <w:right w:val="none" w:sz="0" w:space="0" w:color="auto"/>
                  </w:divBdr>
                </w:div>
                <w:div w:id="12418971">
                  <w:marLeft w:val="640"/>
                  <w:marRight w:val="0"/>
                  <w:marTop w:val="0"/>
                  <w:marBottom w:val="0"/>
                  <w:divBdr>
                    <w:top w:val="none" w:sz="0" w:space="0" w:color="auto"/>
                    <w:left w:val="none" w:sz="0" w:space="0" w:color="auto"/>
                    <w:bottom w:val="none" w:sz="0" w:space="0" w:color="auto"/>
                    <w:right w:val="none" w:sz="0" w:space="0" w:color="auto"/>
                  </w:divBdr>
                </w:div>
                <w:div w:id="2099205132">
                  <w:marLeft w:val="640"/>
                  <w:marRight w:val="0"/>
                  <w:marTop w:val="0"/>
                  <w:marBottom w:val="0"/>
                  <w:divBdr>
                    <w:top w:val="none" w:sz="0" w:space="0" w:color="auto"/>
                    <w:left w:val="none" w:sz="0" w:space="0" w:color="auto"/>
                    <w:bottom w:val="none" w:sz="0" w:space="0" w:color="auto"/>
                    <w:right w:val="none" w:sz="0" w:space="0" w:color="auto"/>
                  </w:divBdr>
                </w:div>
                <w:div w:id="1719625890">
                  <w:marLeft w:val="640"/>
                  <w:marRight w:val="0"/>
                  <w:marTop w:val="0"/>
                  <w:marBottom w:val="0"/>
                  <w:divBdr>
                    <w:top w:val="none" w:sz="0" w:space="0" w:color="auto"/>
                    <w:left w:val="none" w:sz="0" w:space="0" w:color="auto"/>
                    <w:bottom w:val="none" w:sz="0" w:space="0" w:color="auto"/>
                    <w:right w:val="none" w:sz="0" w:space="0" w:color="auto"/>
                  </w:divBdr>
                </w:div>
                <w:div w:id="651761662">
                  <w:marLeft w:val="640"/>
                  <w:marRight w:val="0"/>
                  <w:marTop w:val="0"/>
                  <w:marBottom w:val="0"/>
                  <w:divBdr>
                    <w:top w:val="none" w:sz="0" w:space="0" w:color="auto"/>
                    <w:left w:val="none" w:sz="0" w:space="0" w:color="auto"/>
                    <w:bottom w:val="none" w:sz="0" w:space="0" w:color="auto"/>
                    <w:right w:val="none" w:sz="0" w:space="0" w:color="auto"/>
                  </w:divBdr>
                </w:div>
                <w:div w:id="2058316539">
                  <w:marLeft w:val="640"/>
                  <w:marRight w:val="0"/>
                  <w:marTop w:val="0"/>
                  <w:marBottom w:val="0"/>
                  <w:divBdr>
                    <w:top w:val="none" w:sz="0" w:space="0" w:color="auto"/>
                    <w:left w:val="none" w:sz="0" w:space="0" w:color="auto"/>
                    <w:bottom w:val="none" w:sz="0" w:space="0" w:color="auto"/>
                    <w:right w:val="none" w:sz="0" w:space="0" w:color="auto"/>
                  </w:divBdr>
                </w:div>
                <w:div w:id="979266331">
                  <w:marLeft w:val="640"/>
                  <w:marRight w:val="0"/>
                  <w:marTop w:val="0"/>
                  <w:marBottom w:val="0"/>
                  <w:divBdr>
                    <w:top w:val="none" w:sz="0" w:space="0" w:color="auto"/>
                    <w:left w:val="none" w:sz="0" w:space="0" w:color="auto"/>
                    <w:bottom w:val="none" w:sz="0" w:space="0" w:color="auto"/>
                    <w:right w:val="none" w:sz="0" w:space="0" w:color="auto"/>
                  </w:divBdr>
                </w:div>
                <w:div w:id="506213846">
                  <w:marLeft w:val="640"/>
                  <w:marRight w:val="0"/>
                  <w:marTop w:val="0"/>
                  <w:marBottom w:val="0"/>
                  <w:divBdr>
                    <w:top w:val="none" w:sz="0" w:space="0" w:color="auto"/>
                    <w:left w:val="none" w:sz="0" w:space="0" w:color="auto"/>
                    <w:bottom w:val="none" w:sz="0" w:space="0" w:color="auto"/>
                    <w:right w:val="none" w:sz="0" w:space="0" w:color="auto"/>
                  </w:divBdr>
                </w:div>
                <w:div w:id="2065792804">
                  <w:marLeft w:val="640"/>
                  <w:marRight w:val="0"/>
                  <w:marTop w:val="0"/>
                  <w:marBottom w:val="0"/>
                  <w:divBdr>
                    <w:top w:val="none" w:sz="0" w:space="0" w:color="auto"/>
                    <w:left w:val="none" w:sz="0" w:space="0" w:color="auto"/>
                    <w:bottom w:val="none" w:sz="0" w:space="0" w:color="auto"/>
                    <w:right w:val="none" w:sz="0" w:space="0" w:color="auto"/>
                  </w:divBdr>
                </w:div>
              </w:divsChild>
            </w:div>
            <w:div w:id="1464732466">
              <w:marLeft w:val="0"/>
              <w:marRight w:val="0"/>
              <w:marTop w:val="0"/>
              <w:marBottom w:val="0"/>
              <w:divBdr>
                <w:top w:val="none" w:sz="0" w:space="0" w:color="auto"/>
                <w:left w:val="none" w:sz="0" w:space="0" w:color="auto"/>
                <w:bottom w:val="none" w:sz="0" w:space="0" w:color="auto"/>
                <w:right w:val="none" w:sz="0" w:space="0" w:color="auto"/>
              </w:divBdr>
              <w:divsChild>
                <w:div w:id="1689521485">
                  <w:marLeft w:val="640"/>
                  <w:marRight w:val="0"/>
                  <w:marTop w:val="0"/>
                  <w:marBottom w:val="0"/>
                  <w:divBdr>
                    <w:top w:val="none" w:sz="0" w:space="0" w:color="auto"/>
                    <w:left w:val="none" w:sz="0" w:space="0" w:color="auto"/>
                    <w:bottom w:val="none" w:sz="0" w:space="0" w:color="auto"/>
                    <w:right w:val="none" w:sz="0" w:space="0" w:color="auto"/>
                  </w:divBdr>
                </w:div>
                <w:div w:id="1455446822">
                  <w:marLeft w:val="640"/>
                  <w:marRight w:val="0"/>
                  <w:marTop w:val="0"/>
                  <w:marBottom w:val="0"/>
                  <w:divBdr>
                    <w:top w:val="none" w:sz="0" w:space="0" w:color="auto"/>
                    <w:left w:val="none" w:sz="0" w:space="0" w:color="auto"/>
                    <w:bottom w:val="none" w:sz="0" w:space="0" w:color="auto"/>
                    <w:right w:val="none" w:sz="0" w:space="0" w:color="auto"/>
                  </w:divBdr>
                </w:div>
                <w:div w:id="1509490842">
                  <w:marLeft w:val="640"/>
                  <w:marRight w:val="0"/>
                  <w:marTop w:val="0"/>
                  <w:marBottom w:val="0"/>
                  <w:divBdr>
                    <w:top w:val="none" w:sz="0" w:space="0" w:color="auto"/>
                    <w:left w:val="none" w:sz="0" w:space="0" w:color="auto"/>
                    <w:bottom w:val="none" w:sz="0" w:space="0" w:color="auto"/>
                    <w:right w:val="none" w:sz="0" w:space="0" w:color="auto"/>
                  </w:divBdr>
                </w:div>
                <w:div w:id="569000890">
                  <w:marLeft w:val="640"/>
                  <w:marRight w:val="0"/>
                  <w:marTop w:val="0"/>
                  <w:marBottom w:val="0"/>
                  <w:divBdr>
                    <w:top w:val="none" w:sz="0" w:space="0" w:color="auto"/>
                    <w:left w:val="none" w:sz="0" w:space="0" w:color="auto"/>
                    <w:bottom w:val="none" w:sz="0" w:space="0" w:color="auto"/>
                    <w:right w:val="none" w:sz="0" w:space="0" w:color="auto"/>
                  </w:divBdr>
                </w:div>
                <w:div w:id="1704793785">
                  <w:marLeft w:val="640"/>
                  <w:marRight w:val="0"/>
                  <w:marTop w:val="0"/>
                  <w:marBottom w:val="0"/>
                  <w:divBdr>
                    <w:top w:val="none" w:sz="0" w:space="0" w:color="auto"/>
                    <w:left w:val="none" w:sz="0" w:space="0" w:color="auto"/>
                    <w:bottom w:val="none" w:sz="0" w:space="0" w:color="auto"/>
                    <w:right w:val="none" w:sz="0" w:space="0" w:color="auto"/>
                  </w:divBdr>
                </w:div>
                <w:div w:id="1211725619">
                  <w:marLeft w:val="640"/>
                  <w:marRight w:val="0"/>
                  <w:marTop w:val="0"/>
                  <w:marBottom w:val="0"/>
                  <w:divBdr>
                    <w:top w:val="none" w:sz="0" w:space="0" w:color="auto"/>
                    <w:left w:val="none" w:sz="0" w:space="0" w:color="auto"/>
                    <w:bottom w:val="none" w:sz="0" w:space="0" w:color="auto"/>
                    <w:right w:val="none" w:sz="0" w:space="0" w:color="auto"/>
                  </w:divBdr>
                </w:div>
                <w:div w:id="282468198">
                  <w:marLeft w:val="640"/>
                  <w:marRight w:val="0"/>
                  <w:marTop w:val="0"/>
                  <w:marBottom w:val="0"/>
                  <w:divBdr>
                    <w:top w:val="none" w:sz="0" w:space="0" w:color="auto"/>
                    <w:left w:val="none" w:sz="0" w:space="0" w:color="auto"/>
                    <w:bottom w:val="none" w:sz="0" w:space="0" w:color="auto"/>
                    <w:right w:val="none" w:sz="0" w:space="0" w:color="auto"/>
                  </w:divBdr>
                </w:div>
                <w:div w:id="549876400">
                  <w:marLeft w:val="640"/>
                  <w:marRight w:val="0"/>
                  <w:marTop w:val="0"/>
                  <w:marBottom w:val="0"/>
                  <w:divBdr>
                    <w:top w:val="none" w:sz="0" w:space="0" w:color="auto"/>
                    <w:left w:val="none" w:sz="0" w:space="0" w:color="auto"/>
                    <w:bottom w:val="none" w:sz="0" w:space="0" w:color="auto"/>
                    <w:right w:val="none" w:sz="0" w:space="0" w:color="auto"/>
                  </w:divBdr>
                </w:div>
                <w:div w:id="2047873151">
                  <w:marLeft w:val="640"/>
                  <w:marRight w:val="0"/>
                  <w:marTop w:val="0"/>
                  <w:marBottom w:val="0"/>
                  <w:divBdr>
                    <w:top w:val="none" w:sz="0" w:space="0" w:color="auto"/>
                    <w:left w:val="none" w:sz="0" w:space="0" w:color="auto"/>
                    <w:bottom w:val="none" w:sz="0" w:space="0" w:color="auto"/>
                    <w:right w:val="none" w:sz="0" w:space="0" w:color="auto"/>
                  </w:divBdr>
                </w:div>
                <w:div w:id="1591545903">
                  <w:marLeft w:val="640"/>
                  <w:marRight w:val="0"/>
                  <w:marTop w:val="0"/>
                  <w:marBottom w:val="0"/>
                  <w:divBdr>
                    <w:top w:val="none" w:sz="0" w:space="0" w:color="auto"/>
                    <w:left w:val="none" w:sz="0" w:space="0" w:color="auto"/>
                    <w:bottom w:val="none" w:sz="0" w:space="0" w:color="auto"/>
                    <w:right w:val="none" w:sz="0" w:space="0" w:color="auto"/>
                  </w:divBdr>
                </w:div>
                <w:div w:id="1832983178">
                  <w:marLeft w:val="640"/>
                  <w:marRight w:val="0"/>
                  <w:marTop w:val="0"/>
                  <w:marBottom w:val="0"/>
                  <w:divBdr>
                    <w:top w:val="none" w:sz="0" w:space="0" w:color="auto"/>
                    <w:left w:val="none" w:sz="0" w:space="0" w:color="auto"/>
                    <w:bottom w:val="none" w:sz="0" w:space="0" w:color="auto"/>
                    <w:right w:val="none" w:sz="0" w:space="0" w:color="auto"/>
                  </w:divBdr>
                </w:div>
                <w:div w:id="516233198">
                  <w:marLeft w:val="640"/>
                  <w:marRight w:val="0"/>
                  <w:marTop w:val="0"/>
                  <w:marBottom w:val="0"/>
                  <w:divBdr>
                    <w:top w:val="none" w:sz="0" w:space="0" w:color="auto"/>
                    <w:left w:val="none" w:sz="0" w:space="0" w:color="auto"/>
                    <w:bottom w:val="none" w:sz="0" w:space="0" w:color="auto"/>
                    <w:right w:val="none" w:sz="0" w:space="0" w:color="auto"/>
                  </w:divBdr>
                </w:div>
                <w:div w:id="46030835">
                  <w:marLeft w:val="640"/>
                  <w:marRight w:val="0"/>
                  <w:marTop w:val="0"/>
                  <w:marBottom w:val="0"/>
                  <w:divBdr>
                    <w:top w:val="none" w:sz="0" w:space="0" w:color="auto"/>
                    <w:left w:val="none" w:sz="0" w:space="0" w:color="auto"/>
                    <w:bottom w:val="none" w:sz="0" w:space="0" w:color="auto"/>
                    <w:right w:val="none" w:sz="0" w:space="0" w:color="auto"/>
                  </w:divBdr>
                </w:div>
                <w:div w:id="55398780">
                  <w:marLeft w:val="640"/>
                  <w:marRight w:val="0"/>
                  <w:marTop w:val="0"/>
                  <w:marBottom w:val="0"/>
                  <w:divBdr>
                    <w:top w:val="none" w:sz="0" w:space="0" w:color="auto"/>
                    <w:left w:val="none" w:sz="0" w:space="0" w:color="auto"/>
                    <w:bottom w:val="none" w:sz="0" w:space="0" w:color="auto"/>
                    <w:right w:val="none" w:sz="0" w:space="0" w:color="auto"/>
                  </w:divBdr>
                </w:div>
                <w:div w:id="548078785">
                  <w:marLeft w:val="640"/>
                  <w:marRight w:val="0"/>
                  <w:marTop w:val="0"/>
                  <w:marBottom w:val="0"/>
                  <w:divBdr>
                    <w:top w:val="none" w:sz="0" w:space="0" w:color="auto"/>
                    <w:left w:val="none" w:sz="0" w:space="0" w:color="auto"/>
                    <w:bottom w:val="none" w:sz="0" w:space="0" w:color="auto"/>
                    <w:right w:val="none" w:sz="0" w:space="0" w:color="auto"/>
                  </w:divBdr>
                </w:div>
                <w:div w:id="1517502967">
                  <w:marLeft w:val="640"/>
                  <w:marRight w:val="0"/>
                  <w:marTop w:val="0"/>
                  <w:marBottom w:val="0"/>
                  <w:divBdr>
                    <w:top w:val="none" w:sz="0" w:space="0" w:color="auto"/>
                    <w:left w:val="none" w:sz="0" w:space="0" w:color="auto"/>
                    <w:bottom w:val="none" w:sz="0" w:space="0" w:color="auto"/>
                    <w:right w:val="none" w:sz="0" w:space="0" w:color="auto"/>
                  </w:divBdr>
                </w:div>
                <w:div w:id="1004895185">
                  <w:marLeft w:val="640"/>
                  <w:marRight w:val="0"/>
                  <w:marTop w:val="0"/>
                  <w:marBottom w:val="0"/>
                  <w:divBdr>
                    <w:top w:val="none" w:sz="0" w:space="0" w:color="auto"/>
                    <w:left w:val="none" w:sz="0" w:space="0" w:color="auto"/>
                    <w:bottom w:val="none" w:sz="0" w:space="0" w:color="auto"/>
                    <w:right w:val="none" w:sz="0" w:space="0" w:color="auto"/>
                  </w:divBdr>
                </w:div>
                <w:div w:id="851259448">
                  <w:marLeft w:val="640"/>
                  <w:marRight w:val="0"/>
                  <w:marTop w:val="0"/>
                  <w:marBottom w:val="0"/>
                  <w:divBdr>
                    <w:top w:val="none" w:sz="0" w:space="0" w:color="auto"/>
                    <w:left w:val="none" w:sz="0" w:space="0" w:color="auto"/>
                    <w:bottom w:val="none" w:sz="0" w:space="0" w:color="auto"/>
                    <w:right w:val="none" w:sz="0" w:space="0" w:color="auto"/>
                  </w:divBdr>
                </w:div>
                <w:div w:id="1473600525">
                  <w:marLeft w:val="640"/>
                  <w:marRight w:val="0"/>
                  <w:marTop w:val="0"/>
                  <w:marBottom w:val="0"/>
                  <w:divBdr>
                    <w:top w:val="none" w:sz="0" w:space="0" w:color="auto"/>
                    <w:left w:val="none" w:sz="0" w:space="0" w:color="auto"/>
                    <w:bottom w:val="none" w:sz="0" w:space="0" w:color="auto"/>
                    <w:right w:val="none" w:sz="0" w:space="0" w:color="auto"/>
                  </w:divBdr>
                </w:div>
                <w:div w:id="252200579">
                  <w:marLeft w:val="640"/>
                  <w:marRight w:val="0"/>
                  <w:marTop w:val="0"/>
                  <w:marBottom w:val="0"/>
                  <w:divBdr>
                    <w:top w:val="none" w:sz="0" w:space="0" w:color="auto"/>
                    <w:left w:val="none" w:sz="0" w:space="0" w:color="auto"/>
                    <w:bottom w:val="none" w:sz="0" w:space="0" w:color="auto"/>
                    <w:right w:val="none" w:sz="0" w:space="0" w:color="auto"/>
                  </w:divBdr>
                </w:div>
                <w:div w:id="471757336">
                  <w:marLeft w:val="640"/>
                  <w:marRight w:val="0"/>
                  <w:marTop w:val="0"/>
                  <w:marBottom w:val="0"/>
                  <w:divBdr>
                    <w:top w:val="none" w:sz="0" w:space="0" w:color="auto"/>
                    <w:left w:val="none" w:sz="0" w:space="0" w:color="auto"/>
                    <w:bottom w:val="none" w:sz="0" w:space="0" w:color="auto"/>
                    <w:right w:val="none" w:sz="0" w:space="0" w:color="auto"/>
                  </w:divBdr>
                </w:div>
                <w:div w:id="983582581">
                  <w:marLeft w:val="640"/>
                  <w:marRight w:val="0"/>
                  <w:marTop w:val="0"/>
                  <w:marBottom w:val="0"/>
                  <w:divBdr>
                    <w:top w:val="none" w:sz="0" w:space="0" w:color="auto"/>
                    <w:left w:val="none" w:sz="0" w:space="0" w:color="auto"/>
                    <w:bottom w:val="none" w:sz="0" w:space="0" w:color="auto"/>
                    <w:right w:val="none" w:sz="0" w:space="0" w:color="auto"/>
                  </w:divBdr>
                </w:div>
                <w:div w:id="1763800182">
                  <w:marLeft w:val="640"/>
                  <w:marRight w:val="0"/>
                  <w:marTop w:val="0"/>
                  <w:marBottom w:val="0"/>
                  <w:divBdr>
                    <w:top w:val="none" w:sz="0" w:space="0" w:color="auto"/>
                    <w:left w:val="none" w:sz="0" w:space="0" w:color="auto"/>
                    <w:bottom w:val="none" w:sz="0" w:space="0" w:color="auto"/>
                    <w:right w:val="none" w:sz="0" w:space="0" w:color="auto"/>
                  </w:divBdr>
                </w:div>
                <w:div w:id="1945073327">
                  <w:marLeft w:val="640"/>
                  <w:marRight w:val="0"/>
                  <w:marTop w:val="0"/>
                  <w:marBottom w:val="0"/>
                  <w:divBdr>
                    <w:top w:val="none" w:sz="0" w:space="0" w:color="auto"/>
                    <w:left w:val="none" w:sz="0" w:space="0" w:color="auto"/>
                    <w:bottom w:val="none" w:sz="0" w:space="0" w:color="auto"/>
                    <w:right w:val="none" w:sz="0" w:space="0" w:color="auto"/>
                  </w:divBdr>
                </w:div>
                <w:div w:id="1109474129">
                  <w:marLeft w:val="640"/>
                  <w:marRight w:val="0"/>
                  <w:marTop w:val="0"/>
                  <w:marBottom w:val="0"/>
                  <w:divBdr>
                    <w:top w:val="none" w:sz="0" w:space="0" w:color="auto"/>
                    <w:left w:val="none" w:sz="0" w:space="0" w:color="auto"/>
                    <w:bottom w:val="none" w:sz="0" w:space="0" w:color="auto"/>
                    <w:right w:val="none" w:sz="0" w:space="0" w:color="auto"/>
                  </w:divBdr>
                </w:div>
                <w:div w:id="946815107">
                  <w:marLeft w:val="640"/>
                  <w:marRight w:val="0"/>
                  <w:marTop w:val="0"/>
                  <w:marBottom w:val="0"/>
                  <w:divBdr>
                    <w:top w:val="none" w:sz="0" w:space="0" w:color="auto"/>
                    <w:left w:val="none" w:sz="0" w:space="0" w:color="auto"/>
                    <w:bottom w:val="none" w:sz="0" w:space="0" w:color="auto"/>
                    <w:right w:val="none" w:sz="0" w:space="0" w:color="auto"/>
                  </w:divBdr>
                </w:div>
                <w:div w:id="2013990625">
                  <w:marLeft w:val="640"/>
                  <w:marRight w:val="0"/>
                  <w:marTop w:val="0"/>
                  <w:marBottom w:val="0"/>
                  <w:divBdr>
                    <w:top w:val="none" w:sz="0" w:space="0" w:color="auto"/>
                    <w:left w:val="none" w:sz="0" w:space="0" w:color="auto"/>
                    <w:bottom w:val="none" w:sz="0" w:space="0" w:color="auto"/>
                    <w:right w:val="none" w:sz="0" w:space="0" w:color="auto"/>
                  </w:divBdr>
                </w:div>
                <w:div w:id="1798178709">
                  <w:marLeft w:val="640"/>
                  <w:marRight w:val="0"/>
                  <w:marTop w:val="0"/>
                  <w:marBottom w:val="0"/>
                  <w:divBdr>
                    <w:top w:val="none" w:sz="0" w:space="0" w:color="auto"/>
                    <w:left w:val="none" w:sz="0" w:space="0" w:color="auto"/>
                    <w:bottom w:val="none" w:sz="0" w:space="0" w:color="auto"/>
                    <w:right w:val="none" w:sz="0" w:space="0" w:color="auto"/>
                  </w:divBdr>
                </w:div>
                <w:div w:id="1706907780">
                  <w:marLeft w:val="640"/>
                  <w:marRight w:val="0"/>
                  <w:marTop w:val="0"/>
                  <w:marBottom w:val="0"/>
                  <w:divBdr>
                    <w:top w:val="none" w:sz="0" w:space="0" w:color="auto"/>
                    <w:left w:val="none" w:sz="0" w:space="0" w:color="auto"/>
                    <w:bottom w:val="none" w:sz="0" w:space="0" w:color="auto"/>
                    <w:right w:val="none" w:sz="0" w:space="0" w:color="auto"/>
                  </w:divBdr>
                </w:div>
                <w:div w:id="1942254809">
                  <w:marLeft w:val="640"/>
                  <w:marRight w:val="0"/>
                  <w:marTop w:val="0"/>
                  <w:marBottom w:val="0"/>
                  <w:divBdr>
                    <w:top w:val="none" w:sz="0" w:space="0" w:color="auto"/>
                    <w:left w:val="none" w:sz="0" w:space="0" w:color="auto"/>
                    <w:bottom w:val="none" w:sz="0" w:space="0" w:color="auto"/>
                    <w:right w:val="none" w:sz="0" w:space="0" w:color="auto"/>
                  </w:divBdr>
                </w:div>
                <w:div w:id="1433159720">
                  <w:marLeft w:val="640"/>
                  <w:marRight w:val="0"/>
                  <w:marTop w:val="0"/>
                  <w:marBottom w:val="0"/>
                  <w:divBdr>
                    <w:top w:val="none" w:sz="0" w:space="0" w:color="auto"/>
                    <w:left w:val="none" w:sz="0" w:space="0" w:color="auto"/>
                    <w:bottom w:val="none" w:sz="0" w:space="0" w:color="auto"/>
                    <w:right w:val="none" w:sz="0" w:space="0" w:color="auto"/>
                  </w:divBdr>
                </w:div>
                <w:div w:id="839779259">
                  <w:marLeft w:val="640"/>
                  <w:marRight w:val="0"/>
                  <w:marTop w:val="0"/>
                  <w:marBottom w:val="0"/>
                  <w:divBdr>
                    <w:top w:val="none" w:sz="0" w:space="0" w:color="auto"/>
                    <w:left w:val="none" w:sz="0" w:space="0" w:color="auto"/>
                    <w:bottom w:val="none" w:sz="0" w:space="0" w:color="auto"/>
                    <w:right w:val="none" w:sz="0" w:space="0" w:color="auto"/>
                  </w:divBdr>
                </w:div>
                <w:div w:id="860630952">
                  <w:marLeft w:val="640"/>
                  <w:marRight w:val="0"/>
                  <w:marTop w:val="0"/>
                  <w:marBottom w:val="0"/>
                  <w:divBdr>
                    <w:top w:val="none" w:sz="0" w:space="0" w:color="auto"/>
                    <w:left w:val="none" w:sz="0" w:space="0" w:color="auto"/>
                    <w:bottom w:val="none" w:sz="0" w:space="0" w:color="auto"/>
                    <w:right w:val="none" w:sz="0" w:space="0" w:color="auto"/>
                  </w:divBdr>
                </w:div>
                <w:div w:id="1394768100">
                  <w:marLeft w:val="640"/>
                  <w:marRight w:val="0"/>
                  <w:marTop w:val="0"/>
                  <w:marBottom w:val="0"/>
                  <w:divBdr>
                    <w:top w:val="none" w:sz="0" w:space="0" w:color="auto"/>
                    <w:left w:val="none" w:sz="0" w:space="0" w:color="auto"/>
                    <w:bottom w:val="none" w:sz="0" w:space="0" w:color="auto"/>
                    <w:right w:val="none" w:sz="0" w:space="0" w:color="auto"/>
                  </w:divBdr>
                </w:div>
                <w:div w:id="1746535014">
                  <w:marLeft w:val="640"/>
                  <w:marRight w:val="0"/>
                  <w:marTop w:val="0"/>
                  <w:marBottom w:val="0"/>
                  <w:divBdr>
                    <w:top w:val="none" w:sz="0" w:space="0" w:color="auto"/>
                    <w:left w:val="none" w:sz="0" w:space="0" w:color="auto"/>
                    <w:bottom w:val="none" w:sz="0" w:space="0" w:color="auto"/>
                    <w:right w:val="none" w:sz="0" w:space="0" w:color="auto"/>
                  </w:divBdr>
                </w:div>
                <w:div w:id="153109446">
                  <w:marLeft w:val="640"/>
                  <w:marRight w:val="0"/>
                  <w:marTop w:val="0"/>
                  <w:marBottom w:val="0"/>
                  <w:divBdr>
                    <w:top w:val="none" w:sz="0" w:space="0" w:color="auto"/>
                    <w:left w:val="none" w:sz="0" w:space="0" w:color="auto"/>
                    <w:bottom w:val="none" w:sz="0" w:space="0" w:color="auto"/>
                    <w:right w:val="none" w:sz="0" w:space="0" w:color="auto"/>
                  </w:divBdr>
                </w:div>
                <w:div w:id="486627105">
                  <w:marLeft w:val="640"/>
                  <w:marRight w:val="0"/>
                  <w:marTop w:val="0"/>
                  <w:marBottom w:val="0"/>
                  <w:divBdr>
                    <w:top w:val="none" w:sz="0" w:space="0" w:color="auto"/>
                    <w:left w:val="none" w:sz="0" w:space="0" w:color="auto"/>
                    <w:bottom w:val="none" w:sz="0" w:space="0" w:color="auto"/>
                    <w:right w:val="none" w:sz="0" w:space="0" w:color="auto"/>
                  </w:divBdr>
                </w:div>
                <w:div w:id="1109394713">
                  <w:marLeft w:val="640"/>
                  <w:marRight w:val="0"/>
                  <w:marTop w:val="0"/>
                  <w:marBottom w:val="0"/>
                  <w:divBdr>
                    <w:top w:val="none" w:sz="0" w:space="0" w:color="auto"/>
                    <w:left w:val="none" w:sz="0" w:space="0" w:color="auto"/>
                    <w:bottom w:val="none" w:sz="0" w:space="0" w:color="auto"/>
                    <w:right w:val="none" w:sz="0" w:space="0" w:color="auto"/>
                  </w:divBdr>
                </w:div>
                <w:div w:id="419566765">
                  <w:marLeft w:val="640"/>
                  <w:marRight w:val="0"/>
                  <w:marTop w:val="0"/>
                  <w:marBottom w:val="0"/>
                  <w:divBdr>
                    <w:top w:val="none" w:sz="0" w:space="0" w:color="auto"/>
                    <w:left w:val="none" w:sz="0" w:space="0" w:color="auto"/>
                    <w:bottom w:val="none" w:sz="0" w:space="0" w:color="auto"/>
                    <w:right w:val="none" w:sz="0" w:space="0" w:color="auto"/>
                  </w:divBdr>
                </w:div>
                <w:div w:id="1051922083">
                  <w:marLeft w:val="640"/>
                  <w:marRight w:val="0"/>
                  <w:marTop w:val="0"/>
                  <w:marBottom w:val="0"/>
                  <w:divBdr>
                    <w:top w:val="none" w:sz="0" w:space="0" w:color="auto"/>
                    <w:left w:val="none" w:sz="0" w:space="0" w:color="auto"/>
                    <w:bottom w:val="none" w:sz="0" w:space="0" w:color="auto"/>
                    <w:right w:val="none" w:sz="0" w:space="0" w:color="auto"/>
                  </w:divBdr>
                </w:div>
                <w:div w:id="383024127">
                  <w:marLeft w:val="640"/>
                  <w:marRight w:val="0"/>
                  <w:marTop w:val="0"/>
                  <w:marBottom w:val="0"/>
                  <w:divBdr>
                    <w:top w:val="none" w:sz="0" w:space="0" w:color="auto"/>
                    <w:left w:val="none" w:sz="0" w:space="0" w:color="auto"/>
                    <w:bottom w:val="none" w:sz="0" w:space="0" w:color="auto"/>
                    <w:right w:val="none" w:sz="0" w:space="0" w:color="auto"/>
                  </w:divBdr>
                </w:div>
                <w:div w:id="372774907">
                  <w:marLeft w:val="640"/>
                  <w:marRight w:val="0"/>
                  <w:marTop w:val="0"/>
                  <w:marBottom w:val="0"/>
                  <w:divBdr>
                    <w:top w:val="none" w:sz="0" w:space="0" w:color="auto"/>
                    <w:left w:val="none" w:sz="0" w:space="0" w:color="auto"/>
                    <w:bottom w:val="none" w:sz="0" w:space="0" w:color="auto"/>
                    <w:right w:val="none" w:sz="0" w:space="0" w:color="auto"/>
                  </w:divBdr>
                </w:div>
                <w:div w:id="2136023088">
                  <w:marLeft w:val="640"/>
                  <w:marRight w:val="0"/>
                  <w:marTop w:val="0"/>
                  <w:marBottom w:val="0"/>
                  <w:divBdr>
                    <w:top w:val="none" w:sz="0" w:space="0" w:color="auto"/>
                    <w:left w:val="none" w:sz="0" w:space="0" w:color="auto"/>
                    <w:bottom w:val="none" w:sz="0" w:space="0" w:color="auto"/>
                    <w:right w:val="none" w:sz="0" w:space="0" w:color="auto"/>
                  </w:divBdr>
                </w:div>
                <w:div w:id="1508982832">
                  <w:marLeft w:val="640"/>
                  <w:marRight w:val="0"/>
                  <w:marTop w:val="0"/>
                  <w:marBottom w:val="0"/>
                  <w:divBdr>
                    <w:top w:val="none" w:sz="0" w:space="0" w:color="auto"/>
                    <w:left w:val="none" w:sz="0" w:space="0" w:color="auto"/>
                    <w:bottom w:val="none" w:sz="0" w:space="0" w:color="auto"/>
                    <w:right w:val="none" w:sz="0" w:space="0" w:color="auto"/>
                  </w:divBdr>
                </w:div>
                <w:div w:id="121191840">
                  <w:marLeft w:val="640"/>
                  <w:marRight w:val="0"/>
                  <w:marTop w:val="0"/>
                  <w:marBottom w:val="0"/>
                  <w:divBdr>
                    <w:top w:val="none" w:sz="0" w:space="0" w:color="auto"/>
                    <w:left w:val="none" w:sz="0" w:space="0" w:color="auto"/>
                    <w:bottom w:val="none" w:sz="0" w:space="0" w:color="auto"/>
                    <w:right w:val="none" w:sz="0" w:space="0" w:color="auto"/>
                  </w:divBdr>
                </w:div>
                <w:div w:id="995230055">
                  <w:marLeft w:val="640"/>
                  <w:marRight w:val="0"/>
                  <w:marTop w:val="0"/>
                  <w:marBottom w:val="0"/>
                  <w:divBdr>
                    <w:top w:val="none" w:sz="0" w:space="0" w:color="auto"/>
                    <w:left w:val="none" w:sz="0" w:space="0" w:color="auto"/>
                    <w:bottom w:val="none" w:sz="0" w:space="0" w:color="auto"/>
                    <w:right w:val="none" w:sz="0" w:space="0" w:color="auto"/>
                  </w:divBdr>
                </w:div>
                <w:div w:id="1263227055">
                  <w:marLeft w:val="640"/>
                  <w:marRight w:val="0"/>
                  <w:marTop w:val="0"/>
                  <w:marBottom w:val="0"/>
                  <w:divBdr>
                    <w:top w:val="none" w:sz="0" w:space="0" w:color="auto"/>
                    <w:left w:val="none" w:sz="0" w:space="0" w:color="auto"/>
                    <w:bottom w:val="none" w:sz="0" w:space="0" w:color="auto"/>
                    <w:right w:val="none" w:sz="0" w:space="0" w:color="auto"/>
                  </w:divBdr>
                </w:div>
                <w:div w:id="1936017580">
                  <w:marLeft w:val="640"/>
                  <w:marRight w:val="0"/>
                  <w:marTop w:val="0"/>
                  <w:marBottom w:val="0"/>
                  <w:divBdr>
                    <w:top w:val="none" w:sz="0" w:space="0" w:color="auto"/>
                    <w:left w:val="none" w:sz="0" w:space="0" w:color="auto"/>
                    <w:bottom w:val="none" w:sz="0" w:space="0" w:color="auto"/>
                    <w:right w:val="none" w:sz="0" w:space="0" w:color="auto"/>
                  </w:divBdr>
                </w:div>
                <w:div w:id="123542446">
                  <w:marLeft w:val="640"/>
                  <w:marRight w:val="0"/>
                  <w:marTop w:val="0"/>
                  <w:marBottom w:val="0"/>
                  <w:divBdr>
                    <w:top w:val="none" w:sz="0" w:space="0" w:color="auto"/>
                    <w:left w:val="none" w:sz="0" w:space="0" w:color="auto"/>
                    <w:bottom w:val="none" w:sz="0" w:space="0" w:color="auto"/>
                    <w:right w:val="none" w:sz="0" w:space="0" w:color="auto"/>
                  </w:divBdr>
                </w:div>
                <w:div w:id="2103641567">
                  <w:marLeft w:val="640"/>
                  <w:marRight w:val="0"/>
                  <w:marTop w:val="0"/>
                  <w:marBottom w:val="0"/>
                  <w:divBdr>
                    <w:top w:val="none" w:sz="0" w:space="0" w:color="auto"/>
                    <w:left w:val="none" w:sz="0" w:space="0" w:color="auto"/>
                    <w:bottom w:val="none" w:sz="0" w:space="0" w:color="auto"/>
                    <w:right w:val="none" w:sz="0" w:space="0" w:color="auto"/>
                  </w:divBdr>
                </w:div>
                <w:div w:id="918752365">
                  <w:marLeft w:val="640"/>
                  <w:marRight w:val="0"/>
                  <w:marTop w:val="0"/>
                  <w:marBottom w:val="0"/>
                  <w:divBdr>
                    <w:top w:val="none" w:sz="0" w:space="0" w:color="auto"/>
                    <w:left w:val="none" w:sz="0" w:space="0" w:color="auto"/>
                    <w:bottom w:val="none" w:sz="0" w:space="0" w:color="auto"/>
                    <w:right w:val="none" w:sz="0" w:space="0" w:color="auto"/>
                  </w:divBdr>
                </w:div>
                <w:div w:id="754589736">
                  <w:marLeft w:val="640"/>
                  <w:marRight w:val="0"/>
                  <w:marTop w:val="0"/>
                  <w:marBottom w:val="0"/>
                  <w:divBdr>
                    <w:top w:val="none" w:sz="0" w:space="0" w:color="auto"/>
                    <w:left w:val="none" w:sz="0" w:space="0" w:color="auto"/>
                    <w:bottom w:val="none" w:sz="0" w:space="0" w:color="auto"/>
                    <w:right w:val="none" w:sz="0" w:space="0" w:color="auto"/>
                  </w:divBdr>
                </w:div>
                <w:div w:id="586503956">
                  <w:marLeft w:val="640"/>
                  <w:marRight w:val="0"/>
                  <w:marTop w:val="0"/>
                  <w:marBottom w:val="0"/>
                  <w:divBdr>
                    <w:top w:val="none" w:sz="0" w:space="0" w:color="auto"/>
                    <w:left w:val="none" w:sz="0" w:space="0" w:color="auto"/>
                    <w:bottom w:val="none" w:sz="0" w:space="0" w:color="auto"/>
                    <w:right w:val="none" w:sz="0" w:space="0" w:color="auto"/>
                  </w:divBdr>
                </w:div>
                <w:div w:id="1307662498">
                  <w:marLeft w:val="640"/>
                  <w:marRight w:val="0"/>
                  <w:marTop w:val="0"/>
                  <w:marBottom w:val="0"/>
                  <w:divBdr>
                    <w:top w:val="none" w:sz="0" w:space="0" w:color="auto"/>
                    <w:left w:val="none" w:sz="0" w:space="0" w:color="auto"/>
                    <w:bottom w:val="none" w:sz="0" w:space="0" w:color="auto"/>
                    <w:right w:val="none" w:sz="0" w:space="0" w:color="auto"/>
                  </w:divBdr>
                </w:div>
              </w:divsChild>
            </w:div>
            <w:div w:id="728965127">
              <w:marLeft w:val="0"/>
              <w:marRight w:val="0"/>
              <w:marTop w:val="0"/>
              <w:marBottom w:val="0"/>
              <w:divBdr>
                <w:top w:val="none" w:sz="0" w:space="0" w:color="auto"/>
                <w:left w:val="none" w:sz="0" w:space="0" w:color="auto"/>
                <w:bottom w:val="none" w:sz="0" w:space="0" w:color="auto"/>
                <w:right w:val="none" w:sz="0" w:space="0" w:color="auto"/>
              </w:divBdr>
              <w:divsChild>
                <w:div w:id="632323094">
                  <w:marLeft w:val="640"/>
                  <w:marRight w:val="0"/>
                  <w:marTop w:val="0"/>
                  <w:marBottom w:val="0"/>
                  <w:divBdr>
                    <w:top w:val="none" w:sz="0" w:space="0" w:color="auto"/>
                    <w:left w:val="none" w:sz="0" w:space="0" w:color="auto"/>
                    <w:bottom w:val="none" w:sz="0" w:space="0" w:color="auto"/>
                    <w:right w:val="none" w:sz="0" w:space="0" w:color="auto"/>
                  </w:divBdr>
                  <w:divsChild>
                    <w:div w:id="1921477986">
                      <w:marLeft w:val="0"/>
                      <w:marRight w:val="0"/>
                      <w:marTop w:val="0"/>
                      <w:marBottom w:val="0"/>
                      <w:divBdr>
                        <w:top w:val="none" w:sz="0" w:space="0" w:color="auto"/>
                        <w:left w:val="none" w:sz="0" w:space="0" w:color="auto"/>
                        <w:bottom w:val="none" w:sz="0" w:space="0" w:color="auto"/>
                        <w:right w:val="none" w:sz="0" w:space="0" w:color="auto"/>
                      </w:divBdr>
                      <w:divsChild>
                        <w:div w:id="360521079">
                          <w:marLeft w:val="640"/>
                          <w:marRight w:val="0"/>
                          <w:marTop w:val="0"/>
                          <w:marBottom w:val="0"/>
                          <w:divBdr>
                            <w:top w:val="none" w:sz="0" w:space="0" w:color="auto"/>
                            <w:left w:val="none" w:sz="0" w:space="0" w:color="auto"/>
                            <w:bottom w:val="none" w:sz="0" w:space="0" w:color="auto"/>
                            <w:right w:val="none" w:sz="0" w:space="0" w:color="auto"/>
                          </w:divBdr>
                        </w:div>
                        <w:div w:id="1554851429">
                          <w:marLeft w:val="640"/>
                          <w:marRight w:val="0"/>
                          <w:marTop w:val="0"/>
                          <w:marBottom w:val="0"/>
                          <w:divBdr>
                            <w:top w:val="none" w:sz="0" w:space="0" w:color="auto"/>
                            <w:left w:val="none" w:sz="0" w:space="0" w:color="auto"/>
                            <w:bottom w:val="none" w:sz="0" w:space="0" w:color="auto"/>
                            <w:right w:val="none" w:sz="0" w:space="0" w:color="auto"/>
                          </w:divBdr>
                        </w:div>
                        <w:div w:id="2057854900">
                          <w:marLeft w:val="640"/>
                          <w:marRight w:val="0"/>
                          <w:marTop w:val="0"/>
                          <w:marBottom w:val="0"/>
                          <w:divBdr>
                            <w:top w:val="none" w:sz="0" w:space="0" w:color="auto"/>
                            <w:left w:val="none" w:sz="0" w:space="0" w:color="auto"/>
                            <w:bottom w:val="none" w:sz="0" w:space="0" w:color="auto"/>
                            <w:right w:val="none" w:sz="0" w:space="0" w:color="auto"/>
                          </w:divBdr>
                        </w:div>
                        <w:div w:id="704789637">
                          <w:marLeft w:val="640"/>
                          <w:marRight w:val="0"/>
                          <w:marTop w:val="0"/>
                          <w:marBottom w:val="0"/>
                          <w:divBdr>
                            <w:top w:val="none" w:sz="0" w:space="0" w:color="auto"/>
                            <w:left w:val="none" w:sz="0" w:space="0" w:color="auto"/>
                            <w:bottom w:val="none" w:sz="0" w:space="0" w:color="auto"/>
                            <w:right w:val="none" w:sz="0" w:space="0" w:color="auto"/>
                          </w:divBdr>
                        </w:div>
                        <w:div w:id="1505507279">
                          <w:marLeft w:val="640"/>
                          <w:marRight w:val="0"/>
                          <w:marTop w:val="0"/>
                          <w:marBottom w:val="0"/>
                          <w:divBdr>
                            <w:top w:val="none" w:sz="0" w:space="0" w:color="auto"/>
                            <w:left w:val="none" w:sz="0" w:space="0" w:color="auto"/>
                            <w:bottom w:val="none" w:sz="0" w:space="0" w:color="auto"/>
                            <w:right w:val="none" w:sz="0" w:space="0" w:color="auto"/>
                          </w:divBdr>
                        </w:div>
                        <w:div w:id="112671705">
                          <w:marLeft w:val="640"/>
                          <w:marRight w:val="0"/>
                          <w:marTop w:val="0"/>
                          <w:marBottom w:val="0"/>
                          <w:divBdr>
                            <w:top w:val="none" w:sz="0" w:space="0" w:color="auto"/>
                            <w:left w:val="none" w:sz="0" w:space="0" w:color="auto"/>
                            <w:bottom w:val="none" w:sz="0" w:space="0" w:color="auto"/>
                            <w:right w:val="none" w:sz="0" w:space="0" w:color="auto"/>
                          </w:divBdr>
                        </w:div>
                        <w:div w:id="498085790">
                          <w:marLeft w:val="640"/>
                          <w:marRight w:val="0"/>
                          <w:marTop w:val="0"/>
                          <w:marBottom w:val="0"/>
                          <w:divBdr>
                            <w:top w:val="none" w:sz="0" w:space="0" w:color="auto"/>
                            <w:left w:val="none" w:sz="0" w:space="0" w:color="auto"/>
                            <w:bottom w:val="none" w:sz="0" w:space="0" w:color="auto"/>
                            <w:right w:val="none" w:sz="0" w:space="0" w:color="auto"/>
                          </w:divBdr>
                        </w:div>
                        <w:div w:id="1133789981">
                          <w:marLeft w:val="640"/>
                          <w:marRight w:val="0"/>
                          <w:marTop w:val="0"/>
                          <w:marBottom w:val="0"/>
                          <w:divBdr>
                            <w:top w:val="none" w:sz="0" w:space="0" w:color="auto"/>
                            <w:left w:val="none" w:sz="0" w:space="0" w:color="auto"/>
                            <w:bottom w:val="none" w:sz="0" w:space="0" w:color="auto"/>
                            <w:right w:val="none" w:sz="0" w:space="0" w:color="auto"/>
                          </w:divBdr>
                        </w:div>
                        <w:div w:id="982465585">
                          <w:marLeft w:val="640"/>
                          <w:marRight w:val="0"/>
                          <w:marTop w:val="0"/>
                          <w:marBottom w:val="0"/>
                          <w:divBdr>
                            <w:top w:val="none" w:sz="0" w:space="0" w:color="auto"/>
                            <w:left w:val="none" w:sz="0" w:space="0" w:color="auto"/>
                            <w:bottom w:val="none" w:sz="0" w:space="0" w:color="auto"/>
                            <w:right w:val="none" w:sz="0" w:space="0" w:color="auto"/>
                          </w:divBdr>
                        </w:div>
                        <w:div w:id="815297219">
                          <w:marLeft w:val="640"/>
                          <w:marRight w:val="0"/>
                          <w:marTop w:val="0"/>
                          <w:marBottom w:val="0"/>
                          <w:divBdr>
                            <w:top w:val="none" w:sz="0" w:space="0" w:color="auto"/>
                            <w:left w:val="none" w:sz="0" w:space="0" w:color="auto"/>
                            <w:bottom w:val="none" w:sz="0" w:space="0" w:color="auto"/>
                            <w:right w:val="none" w:sz="0" w:space="0" w:color="auto"/>
                          </w:divBdr>
                        </w:div>
                        <w:div w:id="1381900565">
                          <w:marLeft w:val="640"/>
                          <w:marRight w:val="0"/>
                          <w:marTop w:val="0"/>
                          <w:marBottom w:val="0"/>
                          <w:divBdr>
                            <w:top w:val="none" w:sz="0" w:space="0" w:color="auto"/>
                            <w:left w:val="none" w:sz="0" w:space="0" w:color="auto"/>
                            <w:bottom w:val="none" w:sz="0" w:space="0" w:color="auto"/>
                            <w:right w:val="none" w:sz="0" w:space="0" w:color="auto"/>
                          </w:divBdr>
                        </w:div>
                        <w:div w:id="707486544">
                          <w:marLeft w:val="640"/>
                          <w:marRight w:val="0"/>
                          <w:marTop w:val="0"/>
                          <w:marBottom w:val="0"/>
                          <w:divBdr>
                            <w:top w:val="none" w:sz="0" w:space="0" w:color="auto"/>
                            <w:left w:val="none" w:sz="0" w:space="0" w:color="auto"/>
                            <w:bottom w:val="none" w:sz="0" w:space="0" w:color="auto"/>
                            <w:right w:val="none" w:sz="0" w:space="0" w:color="auto"/>
                          </w:divBdr>
                        </w:div>
                        <w:div w:id="514727418">
                          <w:marLeft w:val="640"/>
                          <w:marRight w:val="0"/>
                          <w:marTop w:val="0"/>
                          <w:marBottom w:val="0"/>
                          <w:divBdr>
                            <w:top w:val="none" w:sz="0" w:space="0" w:color="auto"/>
                            <w:left w:val="none" w:sz="0" w:space="0" w:color="auto"/>
                            <w:bottom w:val="none" w:sz="0" w:space="0" w:color="auto"/>
                            <w:right w:val="none" w:sz="0" w:space="0" w:color="auto"/>
                          </w:divBdr>
                        </w:div>
                        <w:div w:id="585578356">
                          <w:marLeft w:val="640"/>
                          <w:marRight w:val="0"/>
                          <w:marTop w:val="0"/>
                          <w:marBottom w:val="0"/>
                          <w:divBdr>
                            <w:top w:val="none" w:sz="0" w:space="0" w:color="auto"/>
                            <w:left w:val="none" w:sz="0" w:space="0" w:color="auto"/>
                            <w:bottom w:val="none" w:sz="0" w:space="0" w:color="auto"/>
                            <w:right w:val="none" w:sz="0" w:space="0" w:color="auto"/>
                          </w:divBdr>
                        </w:div>
                        <w:div w:id="2145152619">
                          <w:marLeft w:val="640"/>
                          <w:marRight w:val="0"/>
                          <w:marTop w:val="0"/>
                          <w:marBottom w:val="0"/>
                          <w:divBdr>
                            <w:top w:val="none" w:sz="0" w:space="0" w:color="auto"/>
                            <w:left w:val="none" w:sz="0" w:space="0" w:color="auto"/>
                            <w:bottom w:val="none" w:sz="0" w:space="0" w:color="auto"/>
                            <w:right w:val="none" w:sz="0" w:space="0" w:color="auto"/>
                          </w:divBdr>
                        </w:div>
                        <w:div w:id="801384947">
                          <w:marLeft w:val="640"/>
                          <w:marRight w:val="0"/>
                          <w:marTop w:val="0"/>
                          <w:marBottom w:val="0"/>
                          <w:divBdr>
                            <w:top w:val="none" w:sz="0" w:space="0" w:color="auto"/>
                            <w:left w:val="none" w:sz="0" w:space="0" w:color="auto"/>
                            <w:bottom w:val="none" w:sz="0" w:space="0" w:color="auto"/>
                            <w:right w:val="none" w:sz="0" w:space="0" w:color="auto"/>
                          </w:divBdr>
                        </w:div>
                        <w:div w:id="1659191590">
                          <w:marLeft w:val="640"/>
                          <w:marRight w:val="0"/>
                          <w:marTop w:val="0"/>
                          <w:marBottom w:val="0"/>
                          <w:divBdr>
                            <w:top w:val="none" w:sz="0" w:space="0" w:color="auto"/>
                            <w:left w:val="none" w:sz="0" w:space="0" w:color="auto"/>
                            <w:bottom w:val="none" w:sz="0" w:space="0" w:color="auto"/>
                            <w:right w:val="none" w:sz="0" w:space="0" w:color="auto"/>
                          </w:divBdr>
                        </w:div>
                        <w:div w:id="1715885821">
                          <w:marLeft w:val="640"/>
                          <w:marRight w:val="0"/>
                          <w:marTop w:val="0"/>
                          <w:marBottom w:val="0"/>
                          <w:divBdr>
                            <w:top w:val="none" w:sz="0" w:space="0" w:color="auto"/>
                            <w:left w:val="none" w:sz="0" w:space="0" w:color="auto"/>
                            <w:bottom w:val="none" w:sz="0" w:space="0" w:color="auto"/>
                            <w:right w:val="none" w:sz="0" w:space="0" w:color="auto"/>
                          </w:divBdr>
                        </w:div>
                        <w:div w:id="1312055366">
                          <w:marLeft w:val="640"/>
                          <w:marRight w:val="0"/>
                          <w:marTop w:val="0"/>
                          <w:marBottom w:val="0"/>
                          <w:divBdr>
                            <w:top w:val="none" w:sz="0" w:space="0" w:color="auto"/>
                            <w:left w:val="none" w:sz="0" w:space="0" w:color="auto"/>
                            <w:bottom w:val="none" w:sz="0" w:space="0" w:color="auto"/>
                            <w:right w:val="none" w:sz="0" w:space="0" w:color="auto"/>
                          </w:divBdr>
                        </w:div>
                        <w:div w:id="156189970">
                          <w:marLeft w:val="640"/>
                          <w:marRight w:val="0"/>
                          <w:marTop w:val="0"/>
                          <w:marBottom w:val="0"/>
                          <w:divBdr>
                            <w:top w:val="none" w:sz="0" w:space="0" w:color="auto"/>
                            <w:left w:val="none" w:sz="0" w:space="0" w:color="auto"/>
                            <w:bottom w:val="none" w:sz="0" w:space="0" w:color="auto"/>
                            <w:right w:val="none" w:sz="0" w:space="0" w:color="auto"/>
                          </w:divBdr>
                        </w:div>
                        <w:div w:id="1590650628">
                          <w:marLeft w:val="640"/>
                          <w:marRight w:val="0"/>
                          <w:marTop w:val="0"/>
                          <w:marBottom w:val="0"/>
                          <w:divBdr>
                            <w:top w:val="none" w:sz="0" w:space="0" w:color="auto"/>
                            <w:left w:val="none" w:sz="0" w:space="0" w:color="auto"/>
                            <w:bottom w:val="none" w:sz="0" w:space="0" w:color="auto"/>
                            <w:right w:val="none" w:sz="0" w:space="0" w:color="auto"/>
                          </w:divBdr>
                        </w:div>
                        <w:div w:id="437141848">
                          <w:marLeft w:val="640"/>
                          <w:marRight w:val="0"/>
                          <w:marTop w:val="0"/>
                          <w:marBottom w:val="0"/>
                          <w:divBdr>
                            <w:top w:val="none" w:sz="0" w:space="0" w:color="auto"/>
                            <w:left w:val="none" w:sz="0" w:space="0" w:color="auto"/>
                            <w:bottom w:val="none" w:sz="0" w:space="0" w:color="auto"/>
                            <w:right w:val="none" w:sz="0" w:space="0" w:color="auto"/>
                          </w:divBdr>
                        </w:div>
                        <w:div w:id="1923492722">
                          <w:marLeft w:val="640"/>
                          <w:marRight w:val="0"/>
                          <w:marTop w:val="0"/>
                          <w:marBottom w:val="0"/>
                          <w:divBdr>
                            <w:top w:val="none" w:sz="0" w:space="0" w:color="auto"/>
                            <w:left w:val="none" w:sz="0" w:space="0" w:color="auto"/>
                            <w:bottom w:val="none" w:sz="0" w:space="0" w:color="auto"/>
                            <w:right w:val="none" w:sz="0" w:space="0" w:color="auto"/>
                          </w:divBdr>
                        </w:div>
                        <w:div w:id="1269583994">
                          <w:marLeft w:val="640"/>
                          <w:marRight w:val="0"/>
                          <w:marTop w:val="0"/>
                          <w:marBottom w:val="0"/>
                          <w:divBdr>
                            <w:top w:val="none" w:sz="0" w:space="0" w:color="auto"/>
                            <w:left w:val="none" w:sz="0" w:space="0" w:color="auto"/>
                            <w:bottom w:val="none" w:sz="0" w:space="0" w:color="auto"/>
                            <w:right w:val="none" w:sz="0" w:space="0" w:color="auto"/>
                          </w:divBdr>
                        </w:div>
                        <w:div w:id="1869491733">
                          <w:marLeft w:val="640"/>
                          <w:marRight w:val="0"/>
                          <w:marTop w:val="0"/>
                          <w:marBottom w:val="0"/>
                          <w:divBdr>
                            <w:top w:val="none" w:sz="0" w:space="0" w:color="auto"/>
                            <w:left w:val="none" w:sz="0" w:space="0" w:color="auto"/>
                            <w:bottom w:val="none" w:sz="0" w:space="0" w:color="auto"/>
                            <w:right w:val="none" w:sz="0" w:space="0" w:color="auto"/>
                          </w:divBdr>
                        </w:div>
                        <w:div w:id="55711652">
                          <w:marLeft w:val="640"/>
                          <w:marRight w:val="0"/>
                          <w:marTop w:val="0"/>
                          <w:marBottom w:val="0"/>
                          <w:divBdr>
                            <w:top w:val="none" w:sz="0" w:space="0" w:color="auto"/>
                            <w:left w:val="none" w:sz="0" w:space="0" w:color="auto"/>
                            <w:bottom w:val="none" w:sz="0" w:space="0" w:color="auto"/>
                            <w:right w:val="none" w:sz="0" w:space="0" w:color="auto"/>
                          </w:divBdr>
                        </w:div>
                        <w:div w:id="188103569">
                          <w:marLeft w:val="640"/>
                          <w:marRight w:val="0"/>
                          <w:marTop w:val="0"/>
                          <w:marBottom w:val="0"/>
                          <w:divBdr>
                            <w:top w:val="none" w:sz="0" w:space="0" w:color="auto"/>
                            <w:left w:val="none" w:sz="0" w:space="0" w:color="auto"/>
                            <w:bottom w:val="none" w:sz="0" w:space="0" w:color="auto"/>
                            <w:right w:val="none" w:sz="0" w:space="0" w:color="auto"/>
                          </w:divBdr>
                        </w:div>
                        <w:div w:id="1139687929">
                          <w:marLeft w:val="640"/>
                          <w:marRight w:val="0"/>
                          <w:marTop w:val="0"/>
                          <w:marBottom w:val="0"/>
                          <w:divBdr>
                            <w:top w:val="none" w:sz="0" w:space="0" w:color="auto"/>
                            <w:left w:val="none" w:sz="0" w:space="0" w:color="auto"/>
                            <w:bottom w:val="none" w:sz="0" w:space="0" w:color="auto"/>
                            <w:right w:val="none" w:sz="0" w:space="0" w:color="auto"/>
                          </w:divBdr>
                        </w:div>
                        <w:div w:id="2068455604">
                          <w:marLeft w:val="640"/>
                          <w:marRight w:val="0"/>
                          <w:marTop w:val="0"/>
                          <w:marBottom w:val="0"/>
                          <w:divBdr>
                            <w:top w:val="none" w:sz="0" w:space="0" w:color="auto"/>
                            <w:left w:val="none" w:sz="0" w:space="0" w:color="auto"/>
                            <w:bottom w:val="none" w:sz="0" w:space="0" w:color="auto"/>
                            <w:right w:val="none" w:sz="0" w:space="0" w:color="auto"/>
                          </w:divBdr>
                        </w:div>
                        <w:div w:id="807085961">
                          <w:marLeft w:val="640"/>
                          <w:marRight w:val="0"/>
                          <w:marTop w:val="0"/>
                          <w:marBottom w:val="0"/>
                          <w:divBdr>
                            <w:top w:val="none" w:sz="0" w:space="0" w:color="auto"/>
                            <w:left w:val="none" w:sz="0" w:space="0" w:color="auto"/>
                            <w:bottom w:val="none" w:sz="0" w:space="0" w:color="auto"/>
                            <w:right w:val="none" w:sz="0" w:space="0" w:color="auto"/>
                          </w:divBdr>
                        </w:div>
                        <w:div w:id="1123697550">
                          <w:marLeft w:val="640"/>
                          <w:marRight w:val="0"/>
                          <w:marTop w:val="0"/>
                          <w:marBottom w:val="0"/>
                          <w:divBdr>
                            <w:top w:val="none" w:sz="0" w:space="0" w:color="auto"/>
                            <w:left w:val="none" w:sz="0" w:space="0" w:color="auto"/>
                            <w:bottom w:val="none" w:sz="0" w:space="0" w:color="auto"/>
                            <w:right w:val="none" w:sz="0" w:space="0" w:color="auto"/>
                          </w:divBdr>
                        </w:div>
                        <w:div w:id="1108961535">
                          <w:marLeft w:val="640"/>
                          <w:marRight w:val="0"/>
                          <w:marTop w:val="0"/>
                          <w:marBottom w:val="0"/>
                          <w:divBdr>
                            <w:top w:val="none" w:sz="0" w:space="0" w:color="auto"/>
                            <w:left w:val="none" w:sz="0" w:space="0" w:color="auto"/>
                            <w:bottom w:val="none" w:sz="0" w:space="0" w:color="auto"/>
                            <w:right w:val="none" w:sz="0" w:space="0" w:color="auto"/>
                          </w:divBdr>
                        </w:div>
                        <w:div w:id="861017055">
                          <w:marLeft w:val="640"/>
                          <w:marRight w:val="0"/>
                          <w:marTop w:val="0"/>
                          <w:marBottom w:val="0"/>
                          <w:divBdr>
                            <w:top w:val="none" w:sz="0" w:space="0" w:color="auto"/>
                            <w:left w:val="none" w:sz="0" w:space="0" w:color="auto"/>
                            <w:bottom w:val="none" w:sz="0" w:space="0" w:color="auto"/>
                            <w:right w:val="none" w:sz="0" w:space="0" w:color="auto"/>
                          </w:divBdr>
                        </w:div>
                        <w:div w:id="1881551002">
                          <w:marLeft w:val="640"/>
                          <w:marRight w:val="0"/>
                          <w:marTop w:val="0"/>
                          <w:marBottom w:val="0"/>
                          <w:divBdr>
                            <w:top w:val="none" w:sz="0" w:space="0" w:color="auto"/>
                            <w:left w:val="none" w:sz="0" w:space="0" w:color="auto"/>
                            <w:bottom w:val="none" w:sz="0" w:space="0" w:color="auto"/>
                            <w:right w:val="none" w:sz="0" w:space="0" w:color="auto"/>
                          </w:divBdr>
                        </w:div>
                        <w:div w:id="358162998">
                          <w:marLeft w:val="640"/>
                          <w:marRight w:val="0"/>
                          <w:marTop w:val="0"/>
                          <w:marBottom w:val="0"/>
                          <w:divBdr>
                            <w:top w:val="none" w:sz="0" w:space="0" w:color="auto"/>
                            <w:left w:val="none" w:sz="0" w:space="0" w:color="auto"/>
                            <w:bottom w:val="none" w:sz="0" w:space="0" w:color="auto"/>
                            <w:right w:val="none" w:sz="0" w:space="0" w:color="auto"/>
                          </w:divBdr>
                        </w:div>
                        <w:div w:id="2108426997">
                          <w:marLeft w:val="640"/>
                          <w:marRight w:val="0"/>
                          <w:marTop w:val="0"/>
                          <w:marBottom w:val="0"/>
                          <w:divBdr>
                            <w:top w:val="none" w:sz="0" w:space="0" w:color="auto"/>
                            <w:left w:val="none" w:sz="0" w:space="0" w:color="auto"/>
                            <w:bottom w:val="none" w:sz="0" w:space="0" w:color="auto"/>
                            <w:right w:val="none" w:sz="0" w:space="0" w:color="auto"/>
                          </w:divBdr>
                        </w:div>
                        <w:div w:id="1985963580">
                          <w:marLeft w:val="640"/>
                          <w:marRight w:val="0"/>
                          <w:marTop w:val="0"/>
                          <w:marBottom w:val="0"/>
                          <w:divBdr>
                            <w:top w:val="none" w:sz="0" w:space="0" w:color="auto"/>
                            <w:left w:val="none" w:sz="0" w:space="0" w:color="auto"/>
                            <w:bottom w:val="none" w:sz="0" w:space="0" w:color="auto"/>
                            <w:right w:val="none" w:sz="0" w:space="0" w:color="auto"/>
                          </w:divBdr>
                        </w:div>
                        <w:div w:id="592470562">
                          <w:marLeft w:val="640"/>
                          <w:marRight w:val="0"/>
                          <w:marTop w:val="0"/>
                          <w:marBottom w:val="0"/>
                          <w:divBdr>
                            <w:top w:val="none" w:sz="0" w:space="0" w:color="auto"/>
                            <w:left w:val="none" w:sz="0" w:space="0" w:color="auto"/>
                            <w:bottom w:val="none" w:sz="0" w:space="0" w:color="auto"/>
                            <w:right w:val="none" w:sz="0" w:space="0" w:color="auto"/>
                          </w:divBdr>
                        </w:div>
                        <w:div w:id="1480613678">
                          <w:marLeft w:val="640"/>
                          <w:marRight w:val="0"/>
                          <w:marTop w:val="0"/>
                          <w:marBottom w:val="0"/>
                          <w:divBdr>
                            <w:top w:val="none" w:sz="0" w:space="0" w:color="auto"/>
                            <w:left w:val="none" w:sz="0" w:space="0" w:color="auto"/>
                            <w:bottom w:val="none" w:sz="0" w:space="0" w:color="auto"/>
                            <w:right w:val="none" w:sz="0" w:space="0" w:color="auto"/>
                          </w:divBdr>
                        </w:div>
                        <w:div w:id="300354723">
                          <w:marLeft w:val="640"/>
                          <w:marRight w:val="0"/>
                          <w:marTop w:val="0"/>
                          <w:marBottom w:val="0"/>
                          <w:divBdr>
                            <w:top w:val="none" w:sz="0" w:space="0" w:color="auto"/>
                            <w:left w:val="none" w:sz="0" w:space="0" w:color="auto"/>
                            <w:bottom w:val="none" w:sz="0" w:space="0" w:color="auto"/>
                            <w:right w:val="none" w:sz="0" w:space="0" w:color="auto"/>
                          </w:divBdr>
                        </w:div>
                        <w:div w:id="1627590277">
                          <w:marLeft w:val="640"/>
                          <w:marRight w:val="0"/>
                          <w:marTop w:val="0"/>
                          <w:marBottom w:val="0"/>
                          <w:divBdr>
                            <w:top w:val="none" w:sz="0" w:space="0" w:color="auto"/>
                            <w:left w:val="none" w:sz="0" w:space="0" w:color="auto"/>
                            <w:bottom w:val="none" w:sz="0" w:space="0" w:color="auto"/>
                            <w:right w:val="none" w:sz="0" w:space="0" w:color="auto"/>
                          </w:divBdr>
                        </w:div>
                        <w:div w:id="581262079">
                          <w:marLeft w:val="640"/>
                          <w:marRight w:val="0"/>
                          <w:marTop w:val="0"/>
                          <w:marBottom w:val="0"/>
                          <w:divBdr>
                            <w:top w:val="none" w:sz="0" w:space="0" w:color="auto"/>
                            <w:left w:val="none" w:sz="0" w:space="0" w:color="auto"/>
                            <w:bottom w:val="none" w:sz="0" w:space="0" w:color="auto"/>
                            <w:right w:val="none" w:sz="0" w:space="0" w:color="auto"/>
                          </w:divBdr>
                        </w:div>
                        <w:div w:id="76709359">
                          <w:marLeft w:val="640"/>
                          <w:marRight w:val="0"/>
                          <w:marTop w:val="0"/>
                          <w:marBottom w:val="0"/>
                          <w:divBdr>
                            <w:top w:val="none" w:sz="0" w:space="0" w:color="auto"/>
                            <w:left w:val="none" w:sz="0" w:space="0" w:color="auto"/>
                            <w:bottom w:val="none" w:sz="0" w:space="0" w:color="auto"/>
                            <w:right w:val="none" w:sz="0" w:space="0" w:color="auto"/>
                          </w:divBdr>
                        </w:div>
                        <w:div w:id="1530144225">
                          <w:marLeft w:val="640"/>
                          <w:marRight w:val="0"/>
                          <w:marTop w:val="0"/>
                          <w:marBottom w:val="0"/>
                          <w:divBdr>
                            <w:top w:val="none" w:sz="0" w:space="0" w:color="auto"/>
                            <w:left w:val="none" w:sz="0" w:space="0" w:color="auto"/>
                            <w:bottom w:val="none" w:sz="0" w:space="0" w:color="auto"/>
                            <w:right w:val="none" w:sz="0" w:space="0" w:color="auto"/>
                          </w:divBdr>
                        </w:div>
                        <w:div w:id="686179075">
                          <w:marLeft w:val="640"/>
                          <w:marRight w:val="0"/>
                          <w:marTop w:val="0"/>
                          <w:marBottom w:val="0"/>
                          <w:divBdr>
                            <w:top w:val="none" w:sz="0" w:space="0" w:color="auto"/>
                            <w:left w:val="none" w:sz="0" w:space="0" w:color="auto"/>
                            <w:bottom w:val="none" w:sz="0" w:space="0" w:color="auto"/>
                            <w:right w:val="none" w:sz="0" w:space="0" w:color="auto"/>
                          </w:divBdr>
                        </w:div>
                        <w:div w:id="1485580816">
                          <w:marLeft w:val="640"/>
                          <w:marRight w:val="0"/>
                          <w:marTop w:val="0"/>
                          <w:marBottom w:val="0"/>
                          <w:divBdr>
                            <w:top w:val="none" w:sz="0" w:space="0" w:color="auto"/>
                            <w:left w:val="none" w:sz="0" w:space="0" w:color="auto"/>
                            <w:bottom w:val="none" w:sz="0" w:space="0" w:color="auto"/>
                            <w:right w:val="none" w:sz="0" w:space="0" w:color="auto"/>
                          </w:divBdr>
                        </w:div>
                        <w:div w:id="1012487837">
                          <w:marLeft w:val="640"/>
                          <w:marRight w:val="0"/>
                          <w:marTop w:val="0"/>
                          <w:marBottom w:val="0"/>
                          <w:divBdr>
                            <w:top w:val="none" w:sz="0" w:space="0" w:color="auto"/>
                            <w:left w:val="none" w:sz="0" w:space="0" w:color="auto"/>
                            <w:bottom w:val="none" w:sz="0" w:space="0" w:color="auto"/>
                            <w:right w:val="none" w:sz="0" w:space="0" w:color="auto"/>
                          </w:divBdr>
                        </w:div>
                        <w:div w:id="1652516221">
                          <w:marLeft w:val="640"/>
                          <w:marRight w:val="0"/>
                          <w:marTop w:val="0"/>
                          <w:marBottom w:val="0"/>
                          <w:divBdr>
                            <w:top w:val="none" w:sz="0" w:space="0" w:color="auto"/>
                            <w:left w:val="none" w:sz="0" w:space="0" w:color="auto"/>
                            <w:bottom w:val="none" w:sz="0" w:space="0" w:color="auto"/>
                            <w:right w:val="none" w:sz="0" w:space="0" w:color="auto"/>
                          </w:divBdr>
                        </w:div>
                        <w:div w:id="276761265">
                          <w:marLeft w:val="640"/>
                          <w:marRight w:val="0"/>
                          <w:marTop w:val="0"/>
                          <w:marBottom w:val="0"/>
                          <w:divBdr>
                            <w:top w:val="none" w:sz="0" w:space="0" w:color="auto"/>
                            <w:left w:val="none" w:sz="0" w:space="0" w:color="auto"/>
                            <w:bottom w:val="none" w:sz="0" w:space="0" w:color="auto"/>
                            <w:right w:val="none" w:sz="0" w:space="0" w:color="auto"/>
                          </w:divBdr>
                        </w:div>
                        <w:div w:id="778136879">
                          <w:marLeft w:val="640"/>
                          <w:marRight w:val="0"/>
                          <w:marTop w:val="0"/>
                          <w:marBottom w:val="0"/>
                          <w:divBdr>
                            <w:top w:val="none" w:sz="0" w:space="0" w:color="auto"/>
                            <w:left w:val="none" w:sz="0" w:space="0" w:color="auto"/>
                            <w:bottom w:val="none" w:sz="0" w:space="0" w:color="auto"/>
                            <w:right w:val="none" w:sz="0" w:space="0" w:color="auto"/>
                          </w:divBdr>
                        </w:div>
                        <w:div w:id="1385060046">
                          <w:marLeft w:val="640"/>
                          <w:marRight w:val="0"/>
                          <w:marTop w:val="0"/>
                          <w:marBottom w:val="0"/>
                          <w:divBdr>
                            <w:top w:val="none" w:sz="0" w:space="0" w:color="auto"/>
                            <w:left w:val="none" w:sz="0" w:space="0" w:color="auto"/>
                            <w:bottom w:val="none" w:sz="0" w:space="0" w:color="auto"/>
                            <w:right w:val="none" w:sz="0" w:space="0" w:color="auto"/>
                          </w:divBdr>
                        </w:div>
                        <w:div w:id="1092429509">
                          <w:marLeft w:val="640"/>
                          <w:marRight w:val="0"/>
                          <w:marTop w:val="0"/>
                          <w:marBottom w:val="0"/>
                          <w:divBdr>
                            <w:top w:val="none" w:sz="0" w:space="0" w:color="auto"/>
                            <w:left w:val="none" w:sz="0" w:space="0" w:color="auto"/>
                            <w:bottom w:val="none" w:sz="0" w:space="0" w:color="auto"/>
                            <w:right w:val="none" w:sz="0" w:space="0" w:color="auto"/>
                          </w:divBdr>
                        </w:div>
                        <w:div w:id="1816483341">
                          <w:marLeft w:val="640"/>
                          <w:marRight w:val="0"/>
                          <w:marTop w:val="0"/>
                          <w:marBottom w:val="0"/>
                          <w:divBdr>
                            <w:top w:val="none" w:sz="0" w:space="0" w:color="auto"/>
                            <w:left w:val="none" w:sz="0" w:space="0" w:color="auto"/>
                            <w:bottom w:val="none" w:sz="0" w:space="0" w:color="auto"/>
                            <w:right w:val="none" w:sz="0" w:space="0" w:color="auto"/>
                          </w:divBdr>
                        </w:div>
                        <w:div w:id="1280525189">
                          <w:marLeft w:val="640"/>
                          <w:marRight w:val="0"/>
                          <w:marTop w:val="0"/>
                          <w:marBottom w:val="0"/>
                          <w:divBdr>
                            <w:top w:val="none" w:sz="0" w:space="0" w:color="auto"/>
                            <w:left w:val="none" w:sz="0" w:space="0" w:color="auto"/>
                            <w:bottom w:val="none" w:sz="0" w:space="0" w:color="auto"/>
                            <w:right w:val="none" w:sz="0" w:space="0" w:color="auto"/>
                          </w:divBdr>
                        </w:div>
                      </w:divsChild>
                    </w:div>
                    <w:div w:id="976295747">
                      <w:marLeft w:val="0"/>
                      <w:marRight w:val="0"/>
                      <w:marTop w:val="0"/>
                      <w:marBottom w:val="0"/>
                      <w:divBdr>
                        <w:top w:val="none" w:sz="0" w:space="0" w:color="auto"/>
                        <w:left w:val="none" w:sz="0" w:space="0" w:color="auto"/>
                        <w:bottom w:val="none" w:sz="0" w:space="0" w:color="auto"/>
                        <w:right w:val="none" w:sz="0" w:space="0" w:color="auto"/>
                      </w:divBdr>
                      <w:divsChild>
                        <w:div w:id="1405223529">
                          <w:marLeft w:val="640"/>
                          <w:marRight w:val="0"/>
                          <w:marTop w:val="0"/>
                          <w:marBottom w:val="0"/>
                          <w:divBdr>
                            <w:top w:val="none" w:sz="0" w:space="0" w:color="auto"/>
                            <w:left w:val="none" w:sz="0" w:space="0" w:color="auto"/>
                            <w:bottom w:val="none" w:sz="0" w:space="0" w:color="auto"/>
                            <w:right w:val="none" w:sz="0" w:space="0" w:color="auto"/>
                          </w:divBdr>
                        </w:div>
                        <w:div w:id="178467724">
                          <w:marLeft w:val="640"/>
                          <w:marRight w:val="0"/>
                          <w:marTop w:val="0"/>
                          <w:marBottom w:val="0"/>
                          <w:divBdr>
                            <w:top w:val="none" w:sz="0" w:space="0" w:color="auto"/>
                            <w:left w:val="none" w:sz="0" w:space="0" w:color="auto"/>
                            <w:bottom w:val="none" w:sz="0" w:space="0" w:color="auto"/>
                            <w:right w:val="none" w:sz="0" w:space="0" w:color="auto"/>
                          </w:divBdr>
                        </w:div>
                        <w:div w:id="576019673">
                          <w:marLeft w:val="640"/>
                          <w:marRight w:val="0"/>
                          <w:marTop w:val="0"/>
                          <w:marBottom w:val="0"/>
                          <w:divBdr>
                            <w:top w:val="none" w:sz="0" w:space="0" w:color="auto"/>
                            <w:left w:val="none" w:sz="0" w:space="0" w:color="auto"/>
                            <w:bottom w:val="none" w:sz="0" w:space="0" w:color="auto"/>
                            <w:right w:val="none" w:sz="0" w:space="0" w:color="auto"/>
                          </w:divBdr>
                        </w:div>
                        <w:div w:id="209729841">
                          <w:marLeft w:val="640"/>
                          <w:marRight w:val="0"/>
                          <w:marTop w:val="0"/>
                          <w:marBottom w:val="0"/>
                          <w:divBdr>
                            <w:top w:val="none" w:sz="0" w:space="0" w:color="auto"/>
                            <w:left w:val="none" w:sz="0" w:space="0" w:color="auto"/>
                            <w:bottom w:val="none" w:sz="0" w:space="0" w:color="auto"/>
                            <w:right w:val="none" w:sz="0" w:space="0" w:color="auto"/>
                          </w:divBdr>
                        </w:div>
                        <w:div w:id="883906934">
                          <w:marLeft w:val="640"/>
                          <w:marRight w:val="0"/>
                          <w:marTop w:val="0"/>
                          <w:marBottom w:val="0"/>
                          <w:divBdr>
                            <w:top w:val="none" w:sz="0" w:space="0" w:color="auto"/>
                            <w:left w:val="none" w:sz="0" w:space="0" w:color="auto"/>
                            <w:bottom w:val="none" w:sz="0" w:space="0" w:color="auto"/>
                            <w:right w:val="none" w:sz="0" w:space="0" w:color="auto"/>
                          </w:divBdr>
                        </w:div>
                        <w:div w:id="834611939">
                          <w:marLeft w:val="640"/>
                          <w:marRight w:val="0"/>
                          <w:marTop w:val="0"/>
                          <w:marBottom w:val="0"/>
                          <w:divBdr>
                            <w:top w:val="none" w:sz="0" w:space="0" w:color="auto"/>
                            <w:left w:val="none" w:sz="0" w:space="0" w:color="auto"/>
                            <w:bottom w:val="none" w:sz="0" w:space="0" w:color="auto"/>
                            <w:right w:val="none" w:sz="0" w:space="0" w:color="auto"/>
                          </w:divBdr>
                        </w:div>
                        <w:div w:id="1456174887">
                          <w:marLeft w:val="640"/>
                          <w:marRight w:val="0"/>
                          <w:marTop w:val="0"/>
                          <w:marBottom w:val="0"/>
                          <w:divBdr>
                            <w:top w:val="none" w:sz="0" w:space="0" w:color="auto"/>
                            <w:left w:val="none" w:sz="0" w:space="0" w:color="auto"/>
                            <w:bottom w:val="none" w:sz="0" w:space="0" w:color="auto"/>
                            <w:right w:val="none" w:sz="0" w:space="0" w:color="auto"/>
                          </w:divBdr>
                        </w:div>
                        <w:div w:id="746078979">
                          <w:marLeft w:val="640"/>
                          <w:marRight w:val="0"/>
                          <w:marTop w:val="0"/>
                          <w:marBottom w:val="0"/>
                          <w:divBdr>
                            <w:top w:val="none" w:sz="0" w:space="0" w:color="auto"/>
                            <w:left w:val="none" w:sz="0" w:space="0" w:color="auto"/>
                            <w:bottom w:val="none" w:sz="0" w:space="0" w:color="auto"/>
                            <w:right w:val="none" w:sz="0" w:space="0" w:color="auto"/>
                          </w:divBdr>
                        </w:div>
                        <w:div w:id="1814592724">
                          <w:marLeft w:val="640"/>
                          <w:marRight w:val="0"/>
                          <w:marTop w:val="0"/>
                          <w:marBottom w:val="0"/>
                          <w:divBdr>
                            <w:top w:val="none" w:sz="0" w:space="0" w:color="auto"/>
                            <w:left w:val="none" w:sz="0" w:space="0" w:color="auto"/>
                            <w:bottom w:val="none" w:sz="0" w:space="0" w:color="auto"/>
                            <w:right w:val="none" w:sz="0" w:space="0" w:color="auto"/>
                          </w:divBdr>
                        </w:div>
                        <w:div w:id="41753390">
                          <w:marLeft w:val="640"/>
                          <w:marRight w:val="0"/>
                          <w:marTop w:val="0"/>
                          <w:marBottom w:val="0"/>
                          <w:divBdr>
                            <w:top w:val="none" w:sz="0" w:space="0" w:color="auto"/>
                            <w:left w:val="none" w:sz="0" w:space="0" w:color="auto"/>
                            <w:bottom w:val="none" w:sz="0" w:space="0" w:color="auto"/>
                            <w:right w:val="none" w:sz="0" w:space="0" w:color="auto"/>
                          </w:divBdr>
                        </w:div>
                        <w:div w:id="1429347932">
                          <w:marLeft w:val="640"/>
                          <w:marRight w:val="0"/>
                          <w:marTop w:val="0"/>
                          <w:marBottom w:val="0"/>
                          <w:divBdr>
                            <w:top w:val="none" w:sz="0" w:space="0" w:color="auto"/>
                            <w:left w:val="none" w:sz="0" w:space="0" w:color="auto"/>
                            <w:bottom w:val="none" w:sz="0" w:space="0" w:color="auto"/>
                            <w:right w:val="none" w:sz="0" w:space="0" w:color="auto"/>
                          </w:divBdr>
                        </w:div>
                        <w:div w:id="1080365848">
                          <w:marLeft w:val="640"/>
                          <w:marRight w:val="0"/>
                          <w:marTop w:val="0"/>
                          <w:marBottom w:val="0"/>
                          <w:divBdr>
                            <w:top w:val="none" w:sz="0" w:space="0" w:color="auto"/>
                            <w:left w:val="none" w:sz="0" w:space="0" w:color="auto"/>
                            <w:bottom w:val="none" w:sz="0" w:space="0" w:color="auto"/>
                            <w:right w:val="none" w:sz="0" w:space="0" w:color="auto"/>
                          </w:divBdr>
                        </w:div>
                        <w:div w:id="429929402">
                          <w:marLeft w:val="640"/>
                          <w:marRight w:val="0"/>
                          <w:marTop w:val="0"/>
                          <w:marBottom w:val="0"/>
                          <w:divBdr>
                            <w:top w:val="none" w:sz="0" w:space="0" w:color="auto"/>
                            <w:left w:val="none" w:sz="0" w:space="0" w:color="auto"/>
                            <w:bottom w:val="none" w:sz="0" w:space="0" w:color="auto"/>
                            <w:right w:val="none" w:sz="0" w:space="0" w:color="auto"/>
                          </w:divBdr>
                        </w:div>
                        <w:div w:id="2110153691">
                          <w:marLeft w:val="640"/>
                          <w:marRight w:val="0"/>
                          <w:marTop w:val="0"/>
                          <w:marBottom w:val="0"/>
                          <w:divBdr>
                            <w:top w:val="none" w:sz="0" w:space="0" w:color="auto"/>
                            <w:left w:val="none" w:sz="0" w:space="0" w:color="auto"/>
                            <w:bottom w:val="none" w:sz="0" w:space="0" w:color="auto"/>
                            <w:right w:val="none" w:sz="0" w:space="0" w:color="auto"/>
                          </w:divBdr>
                        </w:div>
                        <w:div w:id="1757556874">
                          <w:marLeft w:val="640"/>
                          <w:marRight w:val="0"/>
                          <w:marTop w:val="0"/>
                          <w:marBottom w:val="0"/>
                          <w:divBdr>
                            <w:top w:val="none" w:sz="0" w:space="0" w:color="auto"/>
                            <w:left w:val="none" w:sz="0" w:space="0" w:color="auto"/>
                            <w:bottom w:val="none" w:sz="0" w:space="0" w:color="auto"/>
                            <w:right w:val="none" w:sz="0" w:space="0" w:color="auto"/>
                          </w:divBdr>
                        </w:div>
                        <w:div w:id="699432854">
                          <w:marLeft w:val="640"/>
                          <w:marRight w:val="0"/>
                          <w:marTop w:val="0"/>
                          <w:marBottom w:val="0"/>
                          <w:divBdr>
                            <w:top w:val="none" w:sz="0" w:space="0" w:color="auto"/>
                            <w:left w:val="none" w:sz="0" w:space="0" w:color="auto"/>
                            <w:bottom w:val="none" w:sz="0" w:space="0" w:color="auto"/>
                            <w:right w:val="none" w:sz="0" w:space="0" w:color="auto"/>
                          </w:divBdr>
                        </w:div>
                        <w:div w:id="1247614826">
                          <w:marLeft w:val="640"/>
                          <w:marRight w:val="0"/>
                          <w:marTop w:val="0"/>
                          <w:marBottom w:val="0"/>
                          <w:divBdr>
                            <w:top w:val="none" w:sz="0" w:space="0" w:color="auto"/>
                            <w:left w:val="none" w:sz="0" w:space="0" w:color="auto"/>
                            <w:bottom w:val="none" w:sz="0" w:space="0" w:color="auto"/>
                            <w:right w:val="none" w:sz="0" w:space="0" w:color="auto"/>
                          </w:divBdr>
                        </w:div>
                        <w:div w:id="1297105363">
                          <w:marLeft w:val="640"/>
                          <w:marRight w:val="0"/>
                          <w:marTop w:val="0"/>
                          <w:marBottom w:val="0"/>
                          <w:divBdr>
                            <w:top w:val="none" w:sz="0" w:space="0" w:color="auto"/>
                            <w:left w:val="none" w:sz="0" w:space="0" w:color="auto"/>
                            <w:bottom w:val="none" w:sz="0" w:space="0" w:color="auto"/>
                            <w:right w:val="none" w:sz="0" w:space="0" w:color="auto"/>
                          </w:divBdr>
                        </w:div>
                        <w:div w:id="1253051552">
                          <w:marLeft w:val="640"/>
                          <w:marRight w:val="0"/>
                          <w:marTop w:val="0"/>
                          <w:marBottom w:val="0"/>
                          <w:divBdr>
                            <w:top w:val="none" w:sz="0" w:space="0" w:color="auto"/>
                            <w:left w:val="none" w:sz="0" w:space="0" w:color="auto"/>
                            <w:bottom w:val="none" w:sz="0" w:space="0" w:color="auto"/>
                            <w:right w:val="none" w:sz="0" w:space="0" w:color="auto"/>
                          </w:divBdr>
                        </w:div>
                        <w:div w:id="1581015903">
                          <w:marLeft w:val="640"/>
                          <w:marRight w:val="0"/>
                          <w:marTop w:val="0"/>
                          <w:marBottom w:val="0"/>
                          <w:divBdr>
                            <w:top w:val="none" w:sz="0" w:space="0" w:color="auto"/>
                            <w:left w:val="none" w:sz="0" w:space="0" w:color="auto"/>
                            <w:bottom w:val="none" w:sz="0" w:space="0" w:color="auto"/>
                            <w:right w:val="none" w:sz="0" w:space="0" w:color="auto"/>
                          </w:divBdr>
                        </w:div>
                        <w:div w:id="1283195342">
                          <w:marLeft w:val="640"/>
                          <w:marRight w:val="0"/>
                          <w:marTop w:val="0"/>
                          <w:marBottom w:val="0"/>
                          <w:divBdr>
                            <w:top w:val="none" w:sz="0" w:space="0" w:color="auto"/>
                            <w:left w:val="none" w:sz="0" w:space="0" w:color="auto"/>
                            <w:bottom w:val="none" w:sz="0" w:space="0" w:color="auto"/>
                            <w:right w:val="none" w:sz="0" w:space="0" w:color="auto"/>
                          </w:divBdr>
                        </w:div>
                        <w:div w:id="1329670222">
                          <w:marLeft w:val="640"/>
                          <w:marRight w:val="0"/>
                          <w:marTop w:val="0"/>
                          <w:marBottom w:val="0"/>
                          <w:divBdr>
                            <w:top w:val="none" w:sz="0" w:space="0" w:color="auto"/>
                            <w:left w:val="none" w:sz="0" w:space="0" w:color="auto"/>
                            <w:bottom w:val="none" w:sz="0" w:space="0" w:color="auto"/>
                            <w:right w:val="none" w:sz="0" w:space="0" w:color="auto"/>
                          </w:divBdr>
                        </w:div>
                        <w:div w:id="1427381513">
                          <w:marLeft w:val="640"/>
                          <w:marRight w:val="0"/>
                          <w:marTop w:val="0"/>
                          <w:marBottom w:val="0"/>
                          <w:divBdr>
                            <w:top w:val="none" w:sz="0" w:space="0" w:color="auto"/>
                            <w:left w:val="none" w:sz="0" w:space="0" w:color="auto"/>
                            <w:bottom w:val="none" w:sz="0" w:space="0" w:color="auto"/>
                            <w:right w:val="none" w:sz="0" w:space="0" w:color="auto"/>
                          </w:divBdr>
                        </w:div>
                        <w:div w:id="1613320245">
                          <w:marLeft w:val="640"/>
                          <w:marRight w:val="0"/>
                          <w:marTop w:val="0"/>
                          <w:marBottom w:val="0"/>
                          <w:divBdr>
                            <w:top w:val="none" w:sz="0" w:space="0" w:color="auto"/>
                            <w:left w:val="none" w:sz="0" w:space="0" w:color="auto"/>
                            <w:bottom w:val="none" w:sz="0" w:space="0" w:color="auto"/>
                            <w:right w:val="none" w:sz="0" w:space="0" w:color="auto"/>
                          </w:divBdr>
                        </w:div>
                        <w:div w:id="633557980">
                          <w:marLeft w:val="640"/>
                          <w:marRight w:val="0"/>
                          <w:marTop w:val="0"/>
                          <w:marBottom w:val="0"/>
                          <w:divBdr>
                            <w:top w:val="none" w:sz="0" w:space="0" w:color="auto"/>
                            <w:left w:val="none" w:sz="0" w:space="0" w:color="auto"/>
                            <w:bottom w:val="none" w:sz="0" w:space="0" w:color="auto"/>
                            <w:right w:val="none" w:sz="0" w:space="0" w:color="auto"/>
                          </w:divBdr>
                        </w:div>
                        <w:div w:id="1168710200">
                          <w:marLeft w:val="640"/>
                          <w:marRight w:val="0"/>
                          <w:marTop w:val="0"/>
                          <w:marBottom w:val="0"/>
                          <w:divBdr>
                            <w:top w:val="none" w:sz="0" w:space="0" w:color="auto"/>
                            <w:left w:val="none" w:sz="0" w:space="0" w:color="auto"/>
                            <w:bottom w:val="none" w:sz="0" w:space="0" w:color="auto"/>
                            <w:right w:val="none" w:sz="0" w:space="0" w:color="auto"/>
                          </w:divBdr>
                        </w:div>
                        <w:div w:id="1889755275">
                          <w:marLeft w:val="640"/>
                          <w:marRight w:val="0"/>
                          <w:marTop w:val="0"/>
                          <w:marBottom w:val="0"/>
                          <w:divBdr>
                            <w:top w:val="none" w:sz="0" w:space="0" w:color="auto"/>
                            <w:left w:val="none" w:sz="0" w:space="0" w:color="auto"/>
                            <w:bottom w:val="none" w:sz="0" w:space="0" w:color="auto"/>
                            <w:right w:val="none" w:sz="0" w:space="0" w:color="auto"/>
                          </w:divBdr>
                        </w:div>
                        <w:div w:id="1427144379">
                          <w:marLeft w:val="640"/>
                          <w:marRight w:val="0"/>
                          <w:marTop w:val="0"/>
                          <w:marBottom w:val="0"/>
                          <w:divBdr>
                            <w:top w:val="none" w:sz="0" w:space="0" w:color="auto"/>
                            <w:left w:val="none" w:sz="0" w:space="0" w:color="auto"/>
                            <w:bottom w:val="none" w:sz="0" w:space="0" w:color="auto"/>
                            <w:right w:val="none" w:sz="0" w:space="0" w:color="auto"/>
                          </w:divBdr>
                        </w:div>
                        <w:div w:id="1862015127">
                          <w:marLeft w:val="640"/>
                          <w:marRight w:val="0"/>
                          <w:marTop w:val="0"/>
                          <w:marBottom w:val="0"/>
                          <w:divBdr>
                            <w:top w:val="none" w:sz="0" w:space="0" w:color="auto"/>
                            <w:left w:val="none" w:sz="0" w:space="0" w:color="auto"/>
                            <w:bottom w:val="none" w:sz="0" w:space="0" w:color="auto"/>
                            <w:right w:val="none" w:sz="0" w:space="0" w:color="auto"/>
                          </w:divBdr>
                        </w:div>
                        <w:div w:id="1600718030">
                          <w:marLeft w:val="640"/>
                          <w:marRight w:val="0"/>
                          <w:marTop w:val="0"/>
                          <w:marBottom w:val="0"/>
                          <w:divBdr>
                            <w:top w:val="none" w:sz="0" w:space="0" w:color="auto"/>
                            <w:left w:val="none" w:sz="0" w:space="0" w:color="auto"/>
                            <w:bottom w:val="none" w:sz="0" w:space="0" w:color="auto"/>
                            <w:right w:val="none" w:sz="0" w:space="0" w:color="auto"/>
                          </w:divBdr>
                        </w:div>
                        <w:div w:id="1678342449">
                          <w:marLeft w:val="640"/>
                          <w:marRight w:val="0"/>
                          <w:marTop w:val="0"/>
                          <w:marBottom w:val="0"/>
                          <w:divBdr>
                            <w:top w:val="none" w:sz="0" w:space="0" w:color="auto"/>
                            <w:left w:val="none" w:sz="0" w:space="0" w:color="auto"/>
                            <w:bottom w:val="none" w:sz="0" w:space="0" w:color="auto"/>
                            <w:right w:val="none" w:sz="0" w:space="0" w:color="auto"/>
                          </w:divBdr>
                        </w:div>
                        <w:div w:id="157499799">
                          <w:marLeft w:val="640"/>
                          <w:marRight w:val="0"/>
                          <w:marTop w:val="0"/>
                          <w:marBottom w:val="0"/>
                          <w:divBdr>
                            <w:top w:val="none" w:sz="0" w:space="0" w:color="auto"/>
                            <w:left w:val="none" w:sz="0" w:space="0" w:color="auto"/>
                            <w:bottom w:val="none" w:sz="0" w:space="0" w:color="auto"/>
                            <w:right w:val="none" w:sz="0" w:space="0" w:color="auto"/>
                          </w:divBdr>
                        </w:div>
                        <w:div w:id="1280912439">
                          <w:marLeft w:val="640"/>
                          <w:marRight w:val="0"/>
                          <w:marTop w:val="0"/>
                          <w:marBottom w:val="0"/>
                          <w:divBdr>
                            <w:top w:val="none" w:sz="0" w:space="0" w:color="auto"/>
                            <w:left w:val="none" w:sz="0" w:space="0" w:color="auto"/>
                            <w:bottom w:val="none" w:sz="0" w:space="0" w:color="auto"/>
                            <w:right w:val="none" w:sz="0" w:space="0" w:color="auto"/>
                          </w:divBdr>
                        </w:div>
                        <w:div w:id="1217819373">
                          <w:marLeft w:val="640"/>
                          <w:marRight w:val="0"/>
                          <w:marTop w:val="0"/>
                          <w:marBottom w:val="0"/>
                          <w:divBdr>
                            <w:top w:val="none" w:sz="0" w:space="0" w:color="auto"/>
                            <w:left w:val="none" w:sz="0" w:space="0" w:color="auto"/>
                            <w:bottom w:val="none" w:sz="0" w:space="0" w:color="auto"/>
                            <w:right w:val="none" w:sz="0" w:space="0" w:color="auto"/>
                          </w:divBdr>
                        </w:div>
                        <w:div w:id="383335516">
                          <w:marLeft w:val="640"/>
                          <w:marRight w:val="0"/>
                          <w:marTop w:val="0"/>
                          <w:marBottom w:val="0"/>
                          <w:divBdr>
                            <w:top w:val="none" w:sz="0" w:space="0" w:color="auto"/>
                            <w:left w:val="none" w:sz="0" w:space="0" w:color="auto"/>
                            <w:bottom w:val="none" w:sz="0" w:space="0" w:color="auto"/>
                            <w:right w:val="none" w:sz="0" w:space="0" w:color="auto"/>
                          </w:divBdr>
                        </w:div>
                        <w:div w:id="846099260">
                          <w:marLeft w:val="640"/>
                          <w:marRight w:val="0"/>
                          <w:marTop w:val="0"/>
                          <w:marBottom w:val="0"/>
                          <w:divBdr>
                            <w:top w:val="none" w:sz="0" w:space="0" w:color="auto"/>
                            <w:left w:val="none" w:sz="0" w:space="0" w:color="auto"/>
                            <w:bottom w:val="none" w:sz="0" w:space="0" w:color="auto"/>
                            <w:right w:val="none" w:sz="0" w:space="0" w:color="auto"/>
                          </w:divBdr>
                        </w:div>
                        <w:div w:id="1771857366">
                          <w:marLeft w:val="640"/>
                          <w:marRight w:val="0"/>
                          <w:marTop w:val="0"/>
                          <w:marBottom w:val="0"/>
                          <w:divBdr>
                            <w:top w:val="none" w:sz="0" w:space="0" w:color="auto"/>
                            <w:left w:val="none" w:sz="0" w:space="0" w:color="auto"/>
                            <w:bottom w:val="none" w:sz="0" w:space="0" w:color="auto"/>
                            <w:right w:val="none" w:sz="0" w:space="0" w:color="auto"/>
                          </w:divBdr>
                        </w:div>
                        <w:div w:id="1970041396">
                          <w:marLeft w:val="640"/>
                          <w:marRight w:val="0"/>
                          <w:marTop w:val="0"/>
                          <w:marBottom w:val="0"/>
                          <w:divBdr>
                            <w:top w:val="none" w:sz="0" w:space="0" w:color="auto"/>
                            <w:left w:val="none" w:sz="0" w:space="0" w:color="auto"/>
                            <w:bottom w:val="none" w:sz="0" w:space="0" w:color="auto"/>
                            <w:right w:val="none" w:sz="0" w:space="0" w:color="auto"/>
                          </w:divBdr>
                        </w:div>
                        <w:div w:id="1625112601">
                          <w:marLeft w:val="640"/>
                          <w:marRight w:val="0"/>
                          <w:marTop w:val="0"/>
                          <w:marBottom w:val="0"/>
                          <w:divBdr>
                            <w:top w:val="none" w:sz="0" w:space="0" w:color="auto"/>
                            <w:left w:val="none" w:sz="0" w:space="0" w:color="auto"/>
                            <w:bottom w:val="none" w:sz="0" w:space="0" w:color="auto"/>
                            <w:right w:val="none" w:sz="0" w:space="0" w:color="auto"/>
                          </w:divBdr>
                        </w:div>
                        <w:div w:id="185871376">
                          <w:marLeft w:val="640"/>
                          <w:marRight w:val="0"/>
                          <w:marTop w:val="0"/>
                          <w:marBottom w:val="0"/>
                          <w:divBdr>
                            <w:top w:val="none" w:sz="0" w:space="0" w:color="auto"/>
                            <w:left w:val="none" w:sz="0" w:space="0" w:color="auto"/>
                            <w:bottom w:val="none" w:sz="0" w:space="0" w:color="auto"/>
                            <w:right w:val="none" w:sz="0" w:space="0" w:color="auto"/>
                          </w:divBdr>
                        </w:div>
                        <w:div w:id="1856993440">
                          <w:marLeft w:val="640"/>
                          <w:marRight w:val="0"/>
                          <w:marTop w:val="0"/>
                          <w:marBottom w:val="0"/>
                          <w:divBdr>
                            <w:top w:val="none" w:sz="0" w:space="0" w:color="auto"/>
                            <w:left w:val="none" w:sz="0" w:space="0" w:color="auto"/>
                            <w:bottom w:val="none" w:sz="0" w:space="0" w:color="auto"/>
                            <w:right w:val="none" w:sz="0" w:space="0" w:color="auto"/>
                          </w:divBdr>
                        </w:div>
                        <w:div w:id="1099760756">
                          <w:marLeft w:val="640"/>
                          <w:marRight w:val="0"/>
                          <w:marTop w:val="0"/>
                          <w:marBottom w:val="0"/>
                          <w:divBdr>
                            <w:top w:val="none" w:sz="0" w:space="0" w:color="auto"/>
                            <w:left w:val="none" w:sz="0" w:space="0" w:color="auto"/>
                            <w:bottom w:val="none" w:sz="0" w:space="0" w:color="auto"/>
                            <w:right w:val="none" w:sz="0" w:space="0" w:color="auto"/>
                          </w:divBdr>
                        </w:div>
                        <w:div w:id="1338457019">
                          <w:marLeft w:val="640"/>
                          <w:marRight w:val="0"/>
                          <w:marTop w:val="0"/>
                          <w:marBottom w:val="0"/>
                          <w:divBdr>
                            <w:top w:val="none" w:sz="0" w:space="0" w:color="auto"/>
                            <w:left w:val="none" w:sz="0" w:space="0" w:color="auto"/>
                            <w:bottom w:val="none" w:sz="0" w:space="0" w:color="auto"/>
                            <w:right w:val="none" w:sz="0" w:space="0" w:color="auto"/>
                          </w:divBdr>
                        </w:div>
                        <w:div w:id="216473706">
                          <w:marLeft w:val="640"/>
                          <w:marRight w:val="0"/>
                          <w:marTop w:val="0"/>
                          <w:marBottom w:val="0"/>
                          <w:divBdr>
                            <w:top w:val="none" w:sz="0" w:space="0" w:color="auto"/>
                            <w:left w:val="none" w:sz="0" w:space="0" w:color="auto"/>
                            <w:bottom w:val="none" w:sz="0" w:space="0" w:color="auto"/>
                            <w:right w:val="none" w:sz="0" w:space="0" w:color="auto"/>
                          </w:divBdr>
                        </w:div>
                        <w:div w:id="517276916">
                          <w:marLeft w:val="640"/>
                          <w:marRight w:val="0"/>
                          <w:marTop w:val="0"/>
                          <w:marBottom w:val="0"/>
                          <w:divBdr>
                            <w:top w:val="none" w:sz="0" w:space="0" w:color="auto"/>
                            <w:left w:val="none" w:sz="0" w:space="0" w:color="auto"/>
                            <w:bottom w:val="none" w:sz="0" w:space="0" w:color="auto"/>
                            <w:right w:val="none" w:sz="0" w:space="0" w:color="auto"/>
                          </w:divBdr>
                        </w:div>
                        <w:div w:id="345132073">
                          <w:marLeft w:val="640"/>
                          <w:marRight w:val="0"/>
                          <w:marTop w:val="0"/>
                          <w:marBottom w:val="0"/>
                          <w:divBdr>
                            <w:top w:val="none" w:sz="0" w:space="0" w:color="auto"/>
                            <w:left w:val="none" w:sz="0" w:space="0" w:color="auto"/>
                            <w:bottom w:val="none" w:sz="0" w:space="0" w:color="auto"/>
                            <w:right w:val="none" w:sz="0" w:space="0" w:color="auto"/>
                          </w:divBdr>
                        </w:div>
                        <w:div w:id="1287421703">
                          <w:marLeft w:val="640"/>
                          <w:marRight w:val="0"/>
                          <w:marTop w:val="0"/>
                          <w:marBottom w:val="0"/>
                          <w:divBdr>
                            <w:top w:val="none" w:sz="0" w:space="0" w:color="auto"/>
                            <w:left w:val="none" w:sz="0" w:space="0" w:color="auto"/>
                            <w:bottom w:val="none" w:sz="0" w:space="0" w:color="auto"/>
                            <w:right w:val="none" w:sz="0" w:space="0" w:color="auto"/>
                          </w:divBdr>
                        </w:div>
                        <w:div w:id="1745835930">
                          <w:marLeft w:val="640"/>
                          <w:marRight w:val="0"/>
                          <w:marTop w:val="0"/>
                          <w:marBottom w:val="0"/>
                          <w:divBdr>
                            <w:top w:val="none" w:sz="0" w:space="0" w:color="auto"/>
                            <w:left w:val="none" w:sz="0" w:space="0" w:color="auto"/>
                            <w:bottom w:val="none" w:sz="0" w:space="0" w:color="auto"/>
                            <w:right w:val="none" w:sz="0" w:space="0" w:color="auto"/>
                          </w:divBdr>
                        </w:div>
                        <w:div w:id="1348676848">
                          <w:marLeft w:val="640"/>
                          <w:marRight w:val="0"/>
                          <w:marTop w:val="0"/>
                          <w:marBottom w:val="0"/>
                          <w:divBdr>
                            <w:top w:val="none" w:sz="0" w:space="0" w:color="auto"/>
                            <w:left w:val="none" w:sz="0" w:space="0" w:color="auto"/>
                            <w:bottom w:val="none" w:sz="0" w:space="0" w:color="auto"/>
                            <w:right w:val="none" w:sz="0" w:space="0" w:color="auto"/>
                          </w:divBdr>
                        </w:div>
                        <w:div w:id="2086099445">
                          <w:marLeft w:val="640"/>
                          <w:marRight w:val="0"/>
                          <w:marTop w:val="0"/>
                          <w:marBottom w:val="0"/>
                          <w:divBdr>
                            <w:top w:val="none" w:sz="0" w:space="0" w:color="auto"/>
                            <w:left w:val="none" w:sz="0" w:space="0" w:color="auto"/>
                            <w:bottom w:val="none" w:sz="0" w:space="0" w:color="auto"/>
                            <w:right w:val="none" w:sz="0" w:space="0" w:color="auto"/>
                          </w:divBdr>
                        </w:div>
                        <w:div w:id="1067190114">
                          <w:marLeft w:val="640"/>
                          <w:marRight w:val="0"/>
                          <w:marTop w:val="0"/>
                          <w:marBottom w:val="0"/>
                          <w:divBdr>
                            <w:top w:val="none" w:sz="0" w:space="0" w:color="auto"/>
                            <w:left w:val="none" w:sz="0" w:space="0" w:color="auto"/>
                            <w:bottom w:val="none" w:sz="0" w:space="0" w:color="auto"/>
                            <w:right w:val="none" w:sz="0" w:space="0" w:color="auto"/>
                          </w:divBdr>
                        </w:div>
                        <w:div w:id="907377748">
                          <w:marLeft w:val="640"/>
                          <w:marRight w:val="0"/>
                          <w:marTop w:val="0"/>
                          <w:marBottom w:val="0"/>
                          <w:divBdr>
                            <w:top w:val="none" w:sz="0" w:space="0" w:color="auto"/>
                            <w:left w:val="none" w:sz="0" w:space="0" w:color="auto"/>
                            <w:bottom w:val="none" w:sz="0" w:space="0" w:color="auto"/>
                            <w:right w:val="none" w:sz="0" w:space="0" w:color="auto"/>
                          </w:divBdr>
                        </w:div>
                        <w:div w:id="1369523837">
                          <w:marLeft w:val="640"/>
                          <w:marRight w:val="0"/>
                          <w:marTop w:val="0"/>
                          <w:marBottom w:val="0"/>
                          <w:divBdr>
                            <w:top w:val="none" w:sz="0" w:space="0" w:color="auto"/>
                            <w:left w:val="none" w:sz="0" w:space="0" w:color="auto"/>
                            <w:bottom w:val="none" w:sz="0" w:space="0" w:color="auto"/>
                            <w:right w:val="none" w:sz="0" w:space="0" w:color="auto"/>
                          </w:divBdr>
                        </w:div>
                        <w:div w:id="1183132103">
                          <w:marLeft w:val="640"/>
                          <w:marRight w:val="0"/>
                          <w:marTop w:val="0"/>
                          <w:marBottom w:val="0"/>
                          <w:divBdr>
                            <w:top w:val="none" w:sz="0" w:space="0" w:color="auto"/>
                            <w:left w:val="none" w:sz="0" w:space="0" w:color="auto"/>
                            <w:bottom w:val="none" w:sz="0" w:space="0" w:color="auto"/>
                            <w:right w:val="none" w:sz="0" w:space="0" w:color="auto"/>
                          </w:divBdr>
                        </w:div>
                      </w:divsChild>
                    </w:div>
                    <w:div w:id="115029865">
                      <w:marLeft w:val="0"/>
                      <w:marRight w:val="0"/>
                      <w:marTop w:val="0"/>
                      <w:marBottom w:val="0"/>
                      <w:divBdr>
                        <w:top w:val="none" w:sz="0" w:space="0" w:color="auto"/>
                        <w:left w:val="none" w:sz="0" w:space="0" w:color="auto"/>
                        <w:bottom w:val="none" w:sz="0" w:space="0" w:color="auto"/>
                        <w:right w:val="none" w:sz="0" w:space="0" w:color="auto"/>
                      </w:divBdr>
                      <w:divsChild>
                        <w:div w:id="2024046303">
                          <w:marLeft w:val="640"/>
                          <w:marRight w:val="0"/>
                          <w:marTop w:val="0"/>
                          <w:marBottom w:val="0"/>
                          <w:divBdr>
                            <w:top w:val="none" w:sz="0" w:space="0" w:color="auto"/>
                            <w:left w:val="none" w:sz="0" w:space="0" w:color="auto"/>
                            <w:bottom w:val="none" w:sz="0" w:space="0" w:color="auto"/>
                            <w:right w:val="none" w:sz="0" w:space="0" w:color="auto"/>
                          </w:divBdr>
                        </w:div>
                        <w:div w:id="1583835971">
                          <w:marLeft w:val="640"/>
                          <w:marRight w:val="0"/>
                          <w:marTop w:val="0"/>
                          <w:marBottom w:val="0"/>
                          <w:divBdr>
                            <w:top w:val="none" w:sz="0" w:space="0" w:color="auto"/>
                            <w:left w:val="none" w:sz="0" w:space="0" w:color="auto"/>
                            <w:bottom w:val="none" w:sz="0" w:space="0" w:color="auto"/>
                            <w:right w:val="none" w:sz="0" w:space="0" w:color="auto"/>
                          </w:divBdr>
                        </w:div>
                        <w:div w:id="22175834">
                          <w:marLeft w:val="640"/>
                          <w:marRight w:val="0"/>
                          <w:marTop w:val="0"/>
                          <w:marBottom w:val="0"/>
                          <w:divBdr>
                            <w:top w:val="none" w:sz="0" w:space="0" w:color="auto"/>
                            <w:left w:val="none" w:sz="0" w:space="0" w:color="auto"/>
                            <w:bottom w:val="none" w:sz="0" w:space="0" w:color="auto"/>
                            <w:right w:val="none" w:sz="0" w:space="0" w:color="auto"/>
                          </w:divBdr>
                        </w:div>
                        <w:div w:id="182015288">
                          <w:marLeft w:val="640"/>
                          <w:marRight w:val="0"/>
                          <w:marTop w:val="0"/>
                          <w:marBottom w:val="0"/>
                          <w:divBdr>
                            <w:top w:val="none" w:sz="0" w:space="0" w:color="auto"/>
                            <w:left w:val="none" w:sz="0" w:space="0" w:color="auto"/>
                            <w:bottom w:val="none" w:sz="0" w:space="0" w:color="auto"/>
                            <w:right w:val="none" w:sz="0" w:space="0" w:color="auto"/>
                          </w:divBdr>
                        </w:div>
                        <w:div w:id="1485662850">
                          <w:marLeft w:val="640"/>
                          <w:marRight w:val="0"/>
                          <w:marTop w:val="0"/>
                          <w:marBottom w:val="0"/>
                          <w:divBdr>
                            <w:top w:val="none" w:sz="0" w:space="0" w:color="auto"/>
                            <w:left w:val="none" w:sz="0" w:space="0" w:color="auto"/>
                            <w:bottom w:val="none" w:sz="0" w:space="0" w:color="auto"/>
                            <w:right w:val="none" w:sz="0" w:space="0" w:color="auto"/>
                          </w:divBdr>
                        </w:div>
                        <w:div w:id="549801845">
                          <w:marLeft w:val="640"/>
                          <w:marRight w:val="0"/>
                          <w:marTop w:val="0"/>
                          <w:marBottom w:val="0"/>
                          <w:divBdr>
                            <w:top w:val="none" w:sz="0" w:space="0" w:color="auto"/>
                            <w:left w:val="none" w:sz="0" w:space="0" w:color="auto"/>
                            <w:bottom w:val="none" w:sz="0" w:space="0" w:color="auto"/>
                            <w:right w:val="none" w:sz="0" w:space="0" w:color="auto"/>
                          </w:divBdr>
                        </w:div>
                        <w:div w:id="1214924014">
                          <w:marLeft w:val="640"/>
                          <w:marRight w:val="0"/>
                          <w:marTop w:val="0"/>
                          <w:marBottom w:val="0"/>
                          <w:divBdr>
                            <w:top w:val="none" w:sz="0" w:space="0" w:color="auto"/>
                            <w:left w:val="none" w:sz="0" w:space="0" w:color="auto"/>
                            <w:bottom w:val="none" w:sz="0" w:space="0" w:color="auto"/>
                            <w:right w:val="none" w:sz="0" w:space="0" w:color="auto"/>
                          </w:divBdr>
                        </w:div>
                        <w:div w:id="2073652817">
                          <w:marLeft w:val="640"/>
                          <w:marRight w:val="0"/>
                          <w:marTop w:val="0"/>
                          <w:marBottom w:val="0"/>
                          <w:divBdr>
                            <w:top w:val="none" w:sz="0" w:space="0" w:color="auto"/>
                            <w:left w:val="none" w:sz="0" w:space="0" w:color="auto"/>
                            <w:bottom w:val="none" w:sz="0" w:space="0" w:color="auto"/>
                            <w:right w:val="none" w:sz="0" w:space="0" w:color="auto"/>
                          </w:divBdr>
                        </w:div>
                        <w:div w:id="861818482">
                          <w:marLeft w:val="640"/>
                          <w:marRight w:val="0"/>
                          <w:marTop w:val="0"/>
                          <w:marBottom w:val="0"/>
                          <w:divBdr>
                            <w:top w:val="none" w:sz="0" w:space="0" w:color="auto"/>
                            <w:left w:val="none" w:sz="0" w:space="0" w:color="auto"/>
                            <w:bottom w:val="none" w:sz="0" w:space="0" w:color="auto"/>
                            <w:right w:val="none" w:sz="0" w:space="0" w:color="auto"/>
                          </w:divBdr>
                        </w:div>
                        <w:div w:id="2123919886">
                          <w:marLeft w:val="640"/>
                          <w:marRight w:val="0"/>
                          <w:marTop w:val="0"/>
                          <w:marBottom w:val="0"/>
                          <w:divBdr>
                            <w:top w:val="none" w:sz="0" w:space="0" w:color="auto"/>
                            <w:left w:val="none" w:sz="0" w:space="0" w:color="auto"/>
                            <w:bottom w:val="none" w:sz="0" w:space="0" w:color="auto"/>
                            <w:right w:val="none" w:sz="0" w:space="0" w:color="auto"/>
                          </w:divBdr>
                        </w:div>
                        <w:div w:id="697855610">
                          <w:marLeft w:val="640"/>
                          <w:marRight w:val="0"/>
                          <w:marTop w:val="0"/>
                          <w:marBottom w:val="0"/>
                          <w:divBdr>
                            <w:top w:val="none" w:sz="0" w:space="0" w:color="auto"/>
                            <w:left w:val="none" w:sz="0" w:space="0" w:color="auto"/>
                            <w:bottom w:val="none" w:sz="0" w:space="0" w:color="auto"/>
                            <w:right w:val="none" w:sz="0" w:space="0" w:color="auto"/>
                          </w:divBdr>
                        </w:div>
                        <w:div w:id="1663392557">
                          <w:marLeft w:val="640"/>
                          <w:marRight w:val="0"/>
                          <w:marTop w:val="0"/>
                          <w:marBottom w:val="0"/>
                          <w:divBdr>
                            <w:top w:val="none" w:sz="0" w:space="0" w:color="auto"/>
                            <w:left w:val="none" w:sz="0" w:space="0" w:color="auto"/>
                            <w:bottom w:val="none" w:sz="0" w:space="0" w:color="auto"/>
                            <w:right w:val="none" w:sz="0" w:space="0" w:color="auto"/>
                          </w:divBdr>
                        </w:div>
                        <w:div w:id="1926760447">
                          <w:marLeft w:val="640"/>
                          <w:marRight w:val="0"/>
                          <w:marTop w:val="0"/>
                          <w:marBottom w:val="0"/>
                          <w:divBdr>
                            <w:top w:val="none" w:sz="0" w:space="0" w:color="auto"/>
                            <w:left w:val="none" w:sz="0" w:space="0" w:color="auto"/>
                            <w:bottom w:val="none" w:sz="0" w:space="0" w:color="auto"/>
                            <w:right w:val="none" w:sz="0" w:space="0" w:color="auto"/>
                          </w:divBdr>
                        </w:div>
                        <w:div w:id="1095057192">
                          <w:marLeft w:val="640"/>
                          <w:marRight w:val="0"/>
                          <w:marTop w:val="0"/>
                          <w:marBottom w:val="0"/>
                          <w:divBdr>
                            <w:top w:val="none" w:sz="0" w:space="0" w:color="auto"/>
                            <w:left w:val="none" w:sz="0" w:space="0" w:color="auto"/>
                            <w:bottom w:val="none" w:sz="0" w:space="0" w:color="auto"/>
                            <w:right w:val="none" w:sz="0" w:space="0" w:color="auto"/>
                          </w:divBdr>
                        </w:div>
                        <w:div w:id="240408288">
                          <w:marLeft w:val="640"/>
                          <w:marRight w:val="0"/>
                          <w:marTop w:val="0"/>
                          <w:marBottom w:val="0"/>
                          <w:divBdr>
                            <w:top w:val="none" w:sz="0" w:space="0" w:color="auto"/>
                            <w:left w:val="none" w:sz="0" w:space="0" w:color="auto"/>
                            <w:bottom w:val="none" w:sz="0" w:space="0" w:color="auto"/>
                            <w:right w:val="none" w:sz="0" w:space="0" w:color="auto"/>
                          </w:divBdr>
                        </w:div>
                        <w:div w:id="1610046612">
                          <w:marLeft w:val="640"/>
                          <w:marRight w:val="0"/>
                          <w:marTop w:val="0"/>
                          <w:marBottom w:val="0"/>
                          <w:divBdr>
                            <w:top w:val="none" w:sz="0" w:space="0" w:color="auto"/>
                            <w:left w:val="none" w:sz="0" w:space="0" w:color="auto"/>
                            <w:bottom w:val="none" w:sz="0" w:space="0" w:color="auto"/>
                            <w:right w:val="none" w:sz="0" w:space="0" w:color="auto"/>
                          </w:divBdr>
                        </w:div>
                        <w:div w:id="843007520">
                          <w:marLeft w:val="640"/>
                          <w:marRight w:val="0"/>
                          <w:marTop w:val="0"/>
                          <w:marBottom w:val="0"/>
                          <w:divBdr>
                            <w:top w:val="none" w:sz="0" w:space="0" w:color="auto"/>
                            <w:left w:val="none" w:sz="0" w:space="0" w:color="auto"/>
                            <w:bottom w:val="none" w:sz="0" w:space="0" w:color="auto"/>
                            <w:right w:val="none" w:sz="0" w:space="0" w:color="auto"/>
                          </w:divBdr>
                        </w:div>
                        <w:div w:id="1478182779">
                          <w:marLeft w:val="640"/>
                          <w:marRight w:val="0"/>
                          <w:marTop w:val="0"/>
                          <w:marBottom w:val="0"/>
                          <w:divBdr>
                            <w:top w:val="none" w:sz="0" w:space="0" w:color="auto"/>
                            <w:left w:val="none" w:sz="0" w:space="0" w:color="auto"/>
                            <w:bottom w:val="none" w:sz="0" w:space="0" w:color="auto"/>
                            <w:right w:val="none" w:sz="0" w:space="0" w:color="auto"/>
                          </w:divBdr>
                        </w:div>
                        <w:div w:id="1171457414">
                          <w:marLeft w:val="640"/>
                          <w:marRight w:val="0"/>
                          <w:marTop w:val="0"/>
                          <w:marBottom w:val="0"/>
                          <w:divBdr>
                            <w:top w:val="none" w:sz="0" w:space="0" w:color="auto"/>
                            <w:left w:val="none" w:sz="0" w:space="0" w:color="auto"/>
                            <w:bottom w:val="none" w:sz="0" w:space="0" w:color="auto"/>
                            <w:right w:val="none" w:sz="0" w:space="0" w:color="auto"/>
                          </w:divBdr>
                        </w:div>
                        <w:div w:id="1574504042">
                          <w:marLeft w:val="640"/>
                          <w:marRight w:val="0"/>
                          <w:marTop w:val="0"/>
                          <w:marBottom w:val="0"/>
                          <w:divBdr>
                            <w:top w:val="none" w:sz="0" w:space="0" w:color="auto"/>
                            <w:left w:val="none" w:sz="0" w:space="0" w:color="auto"/>
                            <w:bottom w:val="none" w:sz="0" w:space="0" w:color="auto"/>
                            <w:right w:val="none" w:sz="0" w:space="0" w:color="auto"/>
                          </w:divBdr>
                        </w:div>
                        <w:div w:id="198207439">
                          <w:marLeft w:val="640"/>
                          <w:marRight w:val="0"/>
                          <w:marTop w:val="0"/>
                          <w:marBottom w:val="0"/>
                          <w:divBdr>
                            <w:top w:val="none" w:sz="0" w:space="0" w:color="auto"/>
                            <w:left w:val="none" w:sz="0" w:space="0" w:color="auto"/>
                            <w:bottom w:val="none" w:sz="0" w:space="0" w:color="auto"/>
                            <w:right w:val="none" w:sz="0" w:space="0" w:color="auto"/>
                          </w:divBdr>
                        </w:div>
                        <w:div w:id="663825140">
                          <w:marLeft w:val="640"/>
                          <w:marRight w:val="0"/>
                          <w:marTop w:val="0"/>
                          <w:marBottom w:val="0"/>
                          <w:divBdr>
                            <w:top w:val="none" w:sz="0" w:space="0" w:color="auto"/>
                            <w:left w:val="none" w:sz="0" w:space="0" w:color="auto"/>
                            <w:bottom w:val="none" w:sz="0" w:space="0" w:color="auto"/>
                            <w:right w:val="none" w:sz="0" w:space="0" w:color="auto"/>
                          </w:divBdr>
                        </w:div>
                        <w:div w:id="1983802759">
                          <w:marLeft w:val="640"/>
                          <w:marRight w:val="0"/>
                          <w:marTop w:val="0"/>
                          <w:marBottom w:val="0"/>
                          <w:divBdr>
                            <w:top w:val="none" w:sz="0" w:space="0" w:color="auto"/>
                            <w:left w:val="none" w:sz="0" w:space="0" w:color="auto"/>
                            <w:bottom w:val="none" w:sz="0" w:space="0" w:color="auto"/>
                            <w:right w:val="none" w:sz="0" w:space="0" w:color="auto"/>
                          </w:divBdr>
                        </w:div>
                        <w:div w:id="52043059">
                          <w:marLeft w:val="640"/>
                          <w:marRight w:val="0"/>
                          <w:marTop w:val="0"/>
                          <w:marBottom w:val="0"/>
                          <w:divBdr>
                            <w:top w:val="none" w:sz="0" w:space="0" w:color="auto"/>
                            <w:left w:val="none" w:sz="0" w:space="0" w:color="auto"/>
                            <w:bottom w:val="none" w:sz="0" w:space="0" w:color="auto"/>
                            <w:right w:val="none" w:sz="0" w:space="0" w:color="auto"/>
                          </w:divBdr>
                        </w:div>
                        <w:div w:id="772672220">
                          <w:marLeft w:val="640"/>
                          <w:marRight w:val="0"/>
                          <w:marTop w:val="0"/>
                          <w:marBottom w:val="0"/>
                          <w:divBdr>
                            <w:top w:val="none" w:sz="0" w:space="0" w:color="auto"/>
                            <w:left w:val="none" w:sz="0" w:space="0" w:color="auto"/>
                            <w:bottom w:val="none" w:sz="0" w:space="0" w:color="auto"/>
                            <w:right w:val="none" w:sz="0" w:space="0" w:color="auto"/>
                          </w:divBdr>
                        </w:div>
                        <w:div w:id="479269366">
                          <w:marLeft w:val="640"/>
                          <w:marRight w:val="0"/>
                          <w:marTop w:val="0"/>
                          <w:marBottom w:val="0"/>
                          <w:divBdr>
                            <w:top w:val="none" w:sz="0" w:space="0" w:color="auto"/>
                            <w:left w:val="none" w:sz="0" w:space="0" w:color="auto"/>
                            <w:bottom w:val="none" w:sz="0" w:space="0" w:color="auto"/>
                            <w:right w:val="none" w:sz="0" w:space="0" w:color="auto"/>
                          </w:divBdr>
                        </w:div>
                        <w:div w:id="242418007">
                          <w:marLeft w:val="640"/>
                          <w:marRight w:val="0"/>
                          <w:marTop w:val="0"/>
                          <w:marBottom w:val="0"/>
                          <w:divBdr>
                            <w:top w:val="none" w:sz="0" w:space="0" w:color="auto"/>
                            <w:left w:val="none" w:sz="0" w:space="0" w:color="auto"/>
                            <w:bottom w:val="none" w:sz="0" w:space="0" w:color="auto"/>
                            <w:right w:val="none" w:sz="0" w:space="0" w:color="auto"/>
                          </w:divBdr>
                        </w:div>
                        <w:div w:id="2041664881">
                          <w:marLeft w:val="640"/>
                          <w:marRight w:val="0"/>
                          <w:marTop w:val="0"/>
                          <w:marBottom w:val="0"/>
                          <w:divBdr>
                            <w:top w:val="none" w:sz="0" w:space="0" w:color="auto"/>
                            <w:left w:val="none" w:sz="0" w:space="0" w:color="auto"/>
                            <w:bottom w:val="none" w:sz="0" w:space="0" w:color="auto"/>
                            <w:right w:val="none" w:sz="0" w:space="0" w:color="auto"/>
                          </w:divBdr>
                        </w:div>
                        <w:div w:id="1847554959">
                          <w:marLeft w:val="640"/>
                          <w:marRight w:val="0"/>
                          <w:marTop w:val="0"/>
                          <w:marBottom w:val="0"/>
                          <w:divBdr>
                            <w:top w:val="none" w:sz="0" w:space="0" w:color="auto"/>
                            <w:left w:val="none" w:sz="0" w:space="0" w:color="auto"/>
                            <w:bottom w:val="none" w:sz="0" w:space="0" w:color="auto"/>
                            <w:right w:val="none" w:sz="0" w:space="0" w:color="auto"/>
                          </w:divBdr>
                        </w:div>
                        <w:div w:id="1446970988">
                          <w:marLeft w:val="640"/>
                          <w:marRight w:val="0"/>
                          <w:marTop w:val="0"/>
                          <w:marBottom w:val="0"/>
                          <w:divBdr>
                            <w:top w:val="none" w:sz="0" w:space="0" w:color="auto"/>
                            <w:left w:val="none" w:sz="0" w:space="0" w:color="auto"/>
                            <w:bottom w:val="none" w:sz="0" w:space="0" w:color="auto"/>
                            <w:right w:val="none" w:sz="0" w:space="0" w:color="auto"/>
                          </w:divBdr>
                        </w:div>
                        <w:div w:id="2034307351">
                          <w:marLeft w:val="640"/>
                          <w:marRight w:val="0"/>
                          <w:marTop w:val="0"/>
                          <w:marBottom w:val="0"/>
                          <w:divBdr>
                            <w:top w:val="none" w:sz="0" w:space="0" w:color="auto"/>
                            <w:left w:val="none" w:sz="0" w:space="0" w:color="auto"/>
                            <w:bottom w:val="none" w:sz="0" w:space="0" w:color="auto"/>
                            <w:right w:val="none" w:sz="0" w:space="0" w:color="auto"/>
                          </w:divBdr>
                        </w:div>
                        <w:div w:id="759450880">
                          <w:marLeft w:val="640"/>
                          <w:marRight w:val="0"/>
                          <w:marTop w:val="0"/>
                          <w:marBottom w:val="0"/>
                          <w:divBdr>
                            <w:top w:val="none" w:sz="0" w:space="0" w:color="auto"/>
                            <w:left w:val="none" w:sz="0" w:space="0" w:color="auto"/>
                            <w:bottom w:val="none" w:sz="0" w:space="0" w:color="auto"/>
                            <w:right w:val="none" w:sz="0" w:space="0" w:color="auto"/>
                          </w:divBdr>
                        </w:div>
                        <w:div w:id="207956272">
                          <w:marLeft w:val="640"/>
                          <w:marRight w:val="0"/>
                          <w:marTop w:val="0"/>
                          <w:marBottom w:val="0"/>
                          <w:divBdr>
                            <w:top w:val="none" w:sz="0" w:space="0" w:color="auto"/>
                            <w:left w:val="none" w:sz="0" w:space="0" w:color="auto"/>
                            <w:bottom w:val="none" w:sz="0" w:space="0" w:color="auto"/>
                            <w:right w:val="none" w:sz="0" w:space="0" w:color="auto"/>
                          </w:divBdr>
                        </w:div>
                        <w:div w:id="424107293">
                          <w:marLeft w:val="640"/>
                          <w:marRight w:val="0"/>
                          <w:marTop w:val="0"/>
                          <w:marBottom w:val="0"/>
                          <w:divBdr>
                            <w:top w:val="none" w:sz="0" w:space="0" w:color="auto"/>
                            <w:left w:val="none" w:sz="0" w:space="0" w:color="auto"/>
                            <w:bottom w:val="none" w:sz="0" w:space="0" w:color="auto"/>
                            <w:right w:val="none" w:sz="0" w:space="0" w:color="auto"/>
                          </w:divBdr>
                        </w:div>
                        <w:div w:id="1122462032">
                          <w:marLeft w:val="640"/>
                          <w:marRight w:val="0"/>
                          <w:marTop w:val="0"/>
                          <w:marBottom w:val="0"/>
                          <w:divBdr>
                            <w:top w:val="none" w:sz="0" w:space="0" w:color="auto"/>
                            <w:left w:val="none" w:sz="0" w:space="0" w:color="auto"/>
                            <w:bottom w:val="none" w:sz="0" w:space="0" w:color="auto"/>
                            <w:right w:val="none" w:sz="0" w:space="0" w:color="auto"/>
                          </w:divBdr>
                        </w:div>
                        <w:div w:id="1175532406">
                          <w:marLeft w:val="640"/>
                          <w:marRight w:val="0"/>
                          <w:marTop w:val="0"/>
                          <w:marBottom w:val="0"/>
                          <w:divBdr>
                            <w:top w:val="none" w:sz="0" w:space="0" w:color="auto"/>
                            <w:left w:val="none" w:sz="0" w:space="0" w:color="auto"/>
                            <w:bottom w:val="none" w:sz="0" w:space="0" w:color="auto"/>
                            <w:right w:val="none" w:sz="0" w:space="0" w:color="auto"/>
                          </w:divBdr>
                        </w:div>
                        <w:div w:id="1371296004">
                          <w:marLeft w:val="640"/>
                          <w:marRight w:val="0"/>
                          <w:marTop w:val="0"/>
                          <w:marBottom w:val="0"/>
                          <w:divBdr>
                            <w:top w:val="none" w:sz="0" w:space="0" w:color="auto"/>
                            <w:left w:val="none" w:sz="0" w:space="0" w:color="auto"/>
                            <w:bottom w:val="none" w:sz="0" w:space="0" w:color="auto"/>
                            <w:right w:val="none" w:sz="0" w:space="0" w:color="auto"/>
                          </w:divBdr>
                        </w:div>
                        <w:div w:id="620067160">
                          <w:marLeft w:val="640"/>
                          <w:marRight w:val="0"/>
                          <w:marTop w:val="0"/>
                          <w:marBottom w:val="0"/>
                          <w:divBdr>
                            <w:top w:val="none" w:sz="0" w:space="0" w:color="auto"/>
                            <w:left w:val="none" w:sz="0" w:space="0" w:color="auto"/>
                            <w:bottom w:val="none" w:sz="0" w:space="0" w:color="auto"/>
                            <w:right w:val="none" w:sz="0" w:space="0" w:color="auto"/>
                          </w:divBdr>
                        </w:div>
                        <w:div w:id="1212499532">
                          <w:marLeft w:val="640"/>
                          <w:marRight w:val="0"/>
                          <w:marTop w:val="0"/>
                          <w:marBottom w:val="0"/>
                          <w:divBdr>
                            <w:top w:val="none" w:sz="0" w:space="0" w:color="auto"/>
                            <w:left w:val="none" w:sz="0" w:space="0" w:color="auto"/>
                            <w:bottom w:val="none" w:sz="0" w:space="0" w:color="auto"/>
                            <w:right w:val="none" w:sz="0" w:space="0" w:color="auto"/>
                          </w:divBdr>
                        </w:div>
                        <w:div w:id="2031028961">
                          <w:marLeft w:val="640"/>
                          <w:marRight w:val="0"/>
                          <w:marTop w:val="0"/>
                          <w:marBottom w:val="0"/>
                          <w:divBdr>
                            <w:top w:val="none" w:sz="0" w:space="0" w:color="auto"/>
                            <w:left w:val="none" w:sz="0" w:space="0" w:color="auto"/>
                            <w:bottom w:val="none" w:sz="0" w:space="0" w:color="auto"/>
                            <w:right w:val="none" w:sz="0" w:space="0" w:color="auto"/>
                          </w:divBdr>
                        </w:div>
                        <w:div w:id="1803113155">
                          <w:marLeft w:val="640"/>
                          <w:marRight w:val="0"/>
                          <w:marTop w:val="0"/>
                          <w:marBottom w:val="0"/>
                          <w:divBdr>
                            <w:top w:val="none" w:sz="0" w:space="0" w:color="auto"/>
                            <w:left w:val="none" w:sz="0" w:space="0" w:color="auto"/>
                            <w:bottom w:val="none" w:sz="0" w:space="0" w:color="auto"/>
                            <w:right w:val="none" w:sz="0" w:space="0" w:color="auto"/>
                          </w:divBdr>
                        </w:div>
                        <w:div w:id="757753497">
                          <w:marLeft w:val="640"/>
                          <w:marRight w:val="0"/>
                          <w:marTop w:val="0"/>
                          <w:marBottom w:val="0"/>
                          <w:divBdr>
                            <w:top w:val="none" w:sz="0" w:space="0" w:color="auto"/>
                            <w:left w:val="none" w:sz="0" w:space="0" w:color="auto"/>
                            <w:bottom w:val="none" w:sz="0" w:space="0" w:color="auto"/>
                            <w:right w:val="none" w:sz="0" w:space="0" w:color="auto"/>
                          </w:divBdr>
                        </w:div>
                        <w:div w:id="832448309">
                          <w:marLeft w:val="640"/>
                          <w:marRight w:val="0"/>
                          <w:marTop w:val="0"/>
                          <w:marBottom w:val="0"/>
                          <w:divBdr>
                            <w:top w:val="none" w:sz="0" w:space="0" w:color="auto"/>
                            <w:left w:val="none" w:sz="0" w:space="0" w:color="auto"/>
                            <w:bottom w:val="none" w:sz="0" w:space="0" w:color="auto"/>
                            <w:right w:val="none" w:sz="0" w:space="0" w:color="auto"/>
                          </w:divBdr>
                        </w:div>
                        <w:div w:id="855928218">
                          <w:marLeft w:val="640"/>
                          <w:marRight w:val="0"/>
                          <w:marTop w:val="0"/>
                          <w:marBottom w:val="0"/>
                          <w:divBdr>
                            <w:top w:val="none" w:sz="0" w:space="0" w:color="auto"/>
                            <w:left w:val="none" w:sz="0" w:space="0" w:color="auto"/>
                            <w:bottom w:val="none" w:sz="0" w:space="0" w:color="auto"/>
                            <w:right w:val="none" w:sz="0" w:space="0" w:color="auto"/>
                          </w:divBdr>
                        </w:div>
                        <w:div w:id="1530726161">
                          <w:marLeft w:val="640"/>
                          <w:marRight w:val="0"/>
                          <w:marTop w:val="0"/>
                          <w:marBottom w:val="0"/>
                          <w:divBdr>
                            <w:top w:val="none" w:sz="0" w:space="0" w:color="auto"/>
                            <w:left w:val="none" w:sz="0" w:space="0" w:color="auto"/>
                            <w:bottom w:val="none" w:sz="0" w:space="0" w:color="auto"/>
                            <w:right w:val="none" w:sz="0" w:space="0" w:color="auto"/>
                          </w:divBdr>
                        </w:div>
                        <w:div w:id="554510453">
                          <w:marLeft w:val="640"/>
                          <w:marRight w:val="0"/>
                          <w:marTop w:val="0"/>
                          <w:marBottom w:val="0"/>
                          <w:divBdr>
                            <w:top w:val="none" w:sz="0" w:space="0" w:color="auto"/>
                            <w:left w:val="none" w:sz="0" w:space="0" w:color="auto"/>
                            <w:bottom w:val="none" w:sz="0" w:space="0" w:color="auto"/>
                            <w:right w:val="none" w:sz="0" w:space="0" w:color="auto"/>
                          </w:divBdr>
                        </w:div>
                        <w:div w:id="314844770">
                          <w:marLeft w:val="640"/>
                          <w:marRight w:val="0"/>
                          <w:marTop w:val="0"/>
                          <w:marBottom w:val="0"/>
                          <w:divBdr>
                            <w:top w:val="none" w:sz="0" w:space="0" w:color="auto"/>
                            <w:left w:val="none" w:sz="0" w:space="0" w:color="auto"/>
                            <w:bottom w:val="none" w:sz="0" w:space="0" w:color="auto"/>
                            <w:right w:val="none" w:sz="0" w:space="0" w:color="auto"/>
                          </w:divBdr>
                        </w:div>
                        <w:div w:id="329064165">
                          <w:marLeft w:val="640"/>
                          <w:marRight w:val="0"/>
                          <w:marTop w:val="0"/>
                          <w:marBottom w:val="0"/>
                          <w:divBdr>
                            <w:top w:val="none" w:sz="0" w:space="0" w:color="auto"/>
                            <w:left w:val="none" w:sz="0" w:space="0" w:color="auto"/>
                            <w:bottom w:val="none" w:sz="0" w:space="0" w:color="auto"/>
                            <w:right w:val="none" w:sz="0" w:space="0" w:color="auto"/>
                          </w:divBdr>
                        </w:div>
                        <w:div w:id="1084180648">
                          <w:marLeft w:val="640"/>
                          <w:marRight w:val="0"/>
                          <w:marTop w:val="0"/>
                          <w:marBottom w:val="0"/>
                          <w:divBdr>
                            <w:top w:val="none" w:sz="0" w:space="0" w:color="auto"/>
                            <w:left w:val="none" w:sz="0" w:space="0" w:color="auto"/>
                            <w:bottom w:val="none" w:sz="0" w:space="0" w:color="auto"/>
                            <w:right w:val="none" w:sz="0" w:space="0" w:color="auto"/>
                          </w:divBdr>
                        </w:div>
                        <w:div w:id="80418666">
                          <w:marLeft w:val="640"/>
                          <w:marRight w:val="0"/>
                          <w:marTop w:val="0"/>
                          <w:marBottom w:val="0"/>
                          <w:divBdr>
                            <w:top w:val="none" w:sz="0" w:space="0" w:color="auto"/>
                            <w:left w:val="none" w:sz="0" w:space="0" w:color="auto"/>
                            <w:bottom w:val="none" w:sz="0" w:space="0" w:color="auto"/>
                            <w:right w:val="none" w:sz="0" w:space="0" w:color="auto"/>
                          </w:divBdr>
                        </w:div>
                        <w:div w:id="1468471328">
                          <w:marLeft w:val="640"/>
                          <w:marRight w:val="0"/>
                          <w:marTop w:val="0"/>
                          <w:marBottom w:val="0"/>
                          <w:divBdr>
                            <w:top w:val="none" w:sz="0" w:space="0" w:color="auto"/>
                            <w:left w:val="none" w:sz="0" w:space="0" w:color="auto"/>
                            <w:bottom w:val="none" w:sz="0" w:space="0" w:color="auto"/>
                            <w:right w:val="none" w:sz="0" w:space="0" w:color="auto"/>
                          </w:divBdr>
                        </w:div>
                        <w:div w:id="607664265">
                          <w:marLeft w:val="640"/>
                          <w:marRight w:val="0"/>
                          <w:marTop w:val="0"/>
                          <w:marBottom w:val="0"/>
                          <w:divBdr>
                            <w:top w:val="none" w:sz="0" w:space="0" w:color="auto"/>
                            <w:left w:val="none" w:sz="0" w:space="0" w:color="auto"/>
                            <w:bottom w:val="none" w:sz="0" w:space="0" w:color="auto"/>
                            <w:right w:val="none" w:sz="0" w:space="0" w:color="auto"/>
                          </w:divBdr>
                        </w:div>
                        <w:div w:id="2143881283">
                          <w:marLeft w:val="640"/>
                          <w:marRight w:val="0"/>
                          <w:marTop w:val="0"/>
                          <w:marBottom w:val="0"/>
                          <w:divBdr>
                            <w:top w:val="none" w:sz="0" w:space="0" w:color="auto"/>
                            <w:left w:val="none" w:sz="0" w:space="0" w:color="auto"/>
                            <w:bottom w:val="none" w:sz="0" w:space="0" w:color="auto"/>
                            <w:right w:val="none" w:sz="0" w:space="0" w:color="auto"/>
                          </w:divBdr>
                        </w:div>
                        <w:div w:id="259797998">
                          <w:marLeft w:val="640"/>
                          <w:marRight w:val="0"/>
                          <w:marTop w:val="0"/>
                          <w:marBottom w:val="0"/>
                          <w:divBdr>
                            <w:top w:val="none" w:sz="0" w:space="0" w:color="auto"/>
                            <w:left w:val="none" w:sz="0" w:space="0" w:color="auto"/>
                            <w:bottom w:val="none" w:sz="0" w:space="0" w:color="auto"/>
                            <w:right w:val="none" w:sz="0" w:space="0" w:color="auto"/>
                          </w:divBdr>
                        </w:div>
                        <w:div w:id="943920086">
                          <w:marLeft w:val="640"/>
                          <w:marRight w:val="0"/>
                          <w:marTop w:val="0"/>
                          <w:marBottom w:val="0"/>
                          <w:divBdr>
                            <w:top w:val="none" w:sz="0" w:space="0" w:color="auto"/>
                            <w:left w:val="none" w:sz="0" w:space="0" w:color="auto"/>
                            <w:bottom w:val="none" w:sz="0" w:space="0" w:color="auto"/>
                            <w:right w:val="none" w:sz="0" w:space="0" w:color="auto"/>
                          </w:divBdr>
                        </w:div>
                      </w:divsChild>
                    </w:div>
                    <w:div w:id="1118404299">
                      <w:marLeft w:val="0"/>
                      <w:marRight w:val="0"/>
                      <w:marTop w:val="0"/>
                      <w:marBottom w:val="0"/>
                      <w:divBdr>
                        <w:top w:val="none" w:sz="0" w:space="0" w:color="auto"/>
                        <w:left w:val="none" w:sz="0" w:space="0" w:color="auto"/>
                        <w:bottom w:val="none" w:sz="0" w:space="0" w:color="auto"/>
                        <w:right w:val="none" w:sz="0" w:space="0" w:color="auto"/>
                      </w:divBdr>
                      <w:divsChild>
                        <w:div w:id="702051312">
                          <w:marLeft w:val="640"/>
                          <w:marRight w:val="0"/>
                          <w:marTop w:val="0"/>
                          <w:marBottom w:val="0"/>
                          <w:divBdr>
                            <w:top w:val="none" w:sz="0" w:space="0" w:color="auto"/>
                            <w:left w:val="none" w:sz="0" w:space="0" w:color="auto"/>
                            <w:bottom w:val="none" w:sz="0" w:space="0" w:color="auto"/>
                            <w:right w:val="none" w:sz="0" w:space="0" w:color="auto"/>
                          </w:divBdr>
                        </w:div>
                        <w:div w:id="1910192093">
                          <w:marLeft w:val="640"/>
                          <w:marRight w:val="0"/>
                          <w:marTop w:val="0"/>
                          <w:marBottom w:val="0"/>
                          <w:divBdr>
                            <w:top w:val="none" w:sz="0" w:space="0" w:color="auto"/>
                            <w:left w:val="none" w:sz="0" w:space="0" w:color="auto"/>
                            <w:bottom w:val="none" w:sz="0" w:space="0" w:color="auto"/>
                            <w:right w:val="none" w:sz="0" w:space="0" w:color="auto"/>
                          </w:divBdr>
                        </w:div>
                        <w:div w:id="855194463">
                          <w:marLeft w:val="640"/>
                          <w:marRight w:val="0"/>
                          <w:marTop w:val="0"/>
                          <w:marBottom w:val="0"/>
                          <w:divBdr>
                            <w:top w:val="none" w:sz="0" w:space="0" w:color="auto"/>
                            <w:left w:val="none" w:sz="0" w:space="0" w:color="auto"/>
                            <w:bottom w:val="none" w:sz="0" w:space="0" w:color="auto"/>
                            <w:right w:val="none" w:sz="0" w:space="0" w:color="auto"/>
                          </w:divBdr>
                        </w:div>
                        <w:div w:id="1365129280">
                          <w:marLeft w:val="640"/>
                          <w:marRight w:val="0"/>
                          <w:marTop w:val="0"/>
                          <w:marBottom w:val="0"/>
                          <w:divBdr>
                            <w:top w:val="none" w:sz="0" w:space="0" w:color="auto"/>
                            <w:left w:val="none" w:sz="0" w:space="0" w:color="auto"/>
                            <w:bottom w:val="none" w:sz="0" w:space="0" w:color="auto"/>
                            <w:right w:val="none" w:sz="0" w:space="0" w:color="auto"/>
                          </w:divBdr>
                        </w:div>
                        <w:div w:id="229341909">
                          <w:marLeft w:val="640"/>
                          <w:marRight w:val="0"/>
                          <w:marTop w:val="0"/>
                          <w:marBottom w:val="0"/>
                          <w:divBdr>
                            <w:top w:val="none" w:sz="0" w:space="0" w:color="auto"/>
                            <w:left w:val="none" w:sz="0" w:space="0" w:color="auto"/>
                            <w:bottom w:val="none" w:sz="0" w:space="0" w:color="auto"/>
                            <w:right w:val="none" w:sz="0" w:space="0" w:color="auto"/>
                          </w:divBdr>
                        </w:div>
                        <w:div w:id="1486968403">
                          <w:marLeft w:val="640"/>
                          <w:marRight w:val="0"/>
                          <w:marTop w:val="0"/>
                          <w:marBottom w:val="0"/>
                          <w:divBdr>
                            <w:top w:val="none" w:sz="0" w:space="0" w:color="auto"/>
                            <w:left w:val="none" w:sz="0" w:space="0" w:color="auto"/>
                            <w:bottom w:val="none" w:sz="0" w:space="0" w:color="auto"/>
                            <w:right w:val="none" w:sz="0" w:space="0" w:color="auto"/>
                          </w:divBdr>
                        </w:div>
                        <w:div w:id="1403405582">
                          <w:marLeft w:val="640"/>
                          <w:marRight w:val="0"/>
                          <w:marTop w:val="0"/>
                          <w:marBottom w:val="0"/>
                          <w:divBdr>
                            <w:top w:val="none" w:sz="0" w:space="0" w:color="auto"/>
                            <w:left w:val="none" w:sz="0" w:space="0" w:color="auto"/>
                            <w:bottom w:val="none" w:sz="0" w:space="0" w:color="auto"/>
                            <w:right w:val="none" w:sz="0" w:space="0" w:color="auto"/>
                          </w:divBdr>
                        </w:div>
                        <w:div w:id="1234045459">
                          <w:marLeft w:val="640"/>
                          <w:marRight w:val="0"/>
                          <w:marTop w:val="0"/>
                          <w:marBottom w:val="0"/>
                          <w:divBdr>
                            <w:top w:val="none" w:sz="0" w:space="0" w:color="auto"/>
                            <w:left w:val="none" w:sz="0" w:space="0" w:color="auto"/>
                            <w:bottom w:val="none" w:sz="0" w:space="0" w:color="auto"/>
                            <w:right w:val="none" w:sz="0" w:space="0" w:color="auto"/>
                          </w:divBdr>
                        </w:div>
                        <w:div w:id="1928727341">
                          <w:marLeft w:val="640"/>
                          <w:marRight w:val="0"/>
                          <w:marTop w:val="0"/>
                          <w:marBottom w:val="0"/>
                          <w:divBdr>
                            <w:top w:val="none" w:sz="0" w:space="0" w:color="auto"/>
                            <w:left w:val="none" w:sz="0" w:space="0" w:color="auto"/>
                            <w:bottom w:val="none" w:sz="0" w:space="0" w:color="auto"/>
                            <w:right w:val="none" w:sz="0" w:space="0" w:color="auto"/>
                          </w:divBdr>
                        </w:div>
                        <w:div w:id="916865898">
                          <w:marLeft w:val="640"/>
                          <w:marRight w:val="0"/>
                          <w:marTop w:val="0"/>
                          <w:marBottom w:val="0"/>
                          <w:divBdr>
                            <w:top w:val="none" w:sz="0" w:space="0" w:color="auto"/>
                            <w:left w:val="none" w:sz="0" w:space="0" w:color="auto"/>
                            <w:bottom w:val="none" w:sz="0" w:space="0" w:color="auto"/>
                            <w:right w:val="none" w:sz="0" w:space="0" w:color="auto"/>
                          </w:divBdr>
                        </w:div>
                        <w:div w:id="1302884682">
                          <w:marLeft w:val="640"/>
                          <w:marRight w:val="0"/>
                          <w:marTop w:val="0"/>
                          <w:marBottom w:val="0"/>
                          <w:divBdr>
                            <w:top w:val="none" w:sz="0" w:space="0" w:color="auto"/>
                            <w:left w:val="none" w:sz="0" w:space="0" w:color="auto"/>
                            <w:bottom w:val="none" w:sz="0" w:space="0" w:color="auto"/>
                            <w:right w:val="none" w:sz="0" w:space="0" w:color="auto"/>
                          </w:divBdr>
                        </w:div>
                        <w:div w:id="1395393292">
                          <w:marLeft w:val="640"/>
                          <w:marRight w:val="0"/>
                          <w:marTop w:val="0"/>
                          <w:marBottom w:val="0"/>
                          <w:divBdr>
                            <w:top w:val="none" w:sz="0" w:space="0" w:color="auto"/>
                            <w:left w:val="none" w:sz="0" w:space="0" w:color="auto"/>
                            <w:bottom w:val="none" w:sz="0" w:space="0" w:color="auto"/>
                            <w:right w:val="none" w:sz="0" w:space="0" w:color="auto"/>
                          </w:divBdr>
                        </w:div>
                        <w:div w:id="1725829641">
                          <w:marLeft w:val="640"/>
                          <w:marRight w:val="0"/>
                          <w:marTop w:val="0"/>
                          <w:marBottom w:val="0"/>
                          <w:divBdr>
                            <w:top w:val="none" w:sz="0" w:space="0" w:color="auto"/>
                            <w:left w:val="none" w:sz="0" w:space="0" w:color="auto"/>
                            <w:bottom w:val="none" w:sz="0" w:space="0" w:color="auto"/>
                            <w:right w:val="none" w:sz="0" w:space="0" w:color="auto"/>
                          </w:divBdr>
                        </w:div>
                        <w:div w:id="1911306171">
                          <w:marLeft w:val="640"/>
                          <w:marRight w:val="0"/>
                          <w:marTop w:val="0"/>
                          <w:marBottom w:val="0"/>
                          <w:divBdr>
                            <w:top w:val="none" w:sz="0" w:space="0" w:color="auto"/>
                            <w:left w:val="none" w:sz="0" w:space="0" w:color="auto"/>
                            <w:bottom w:val="none" w:sz="0" w:space="0" w:color="auto"/>
                            <w:right w:val="none" w:sz="0" w:space="0" w:color="auto"/>
                          </w:divBdr>
                        </w:div>
                        <w:div w:id="582032477">
                          <w:marLeft w:val="640"/>
                          <w:marRight w:val="0"/>
                          <w:marTop w:val="0"/>
                          <w:marBottom w:val="0"/>
                          <w:divBdr>
                            <w:top w:val="none" w:sz="0" w:space="0" w:color="auto"/>
                            <w:left w:val="none" w:sz="0" w:space="0" w:color="auto"/>
                            <w:bottom w:val="none" w:sz="0" w:space="0" w:color="auto"/>
                            <w:right w:val="none" w:sz="0" w:space="0" w:color="auto"/>
                          </w:divBdr>
                        </w:div>
                        <w:div w:id="658535040">
                          <w:marLeft w:val="640"/>
                          <w:marRight w:val="0"/>
                          <w:marTop w:val="0"/>
                          <w:marBottom w:val="0"/>
                          <w:divBdr>
                            <w:top w:val="none" w:sz="0" w:space="0" w:color="auto"/>
                            <w:left w:val="none" w:sz="0" w:space="0" w:color="auto"/>
                            <w:bottom w:val="none" w:sz="0" w:space="0" w:color="auto"/>
                            <w:right w:val="none" w:sz="0" w:space="0" w:color="auto"/>
                          </w:divBdr>
                        </w:div>
                        <w:div w:id="948777584">
                          <w:marLeft w:val="640"/>
                          <w:marRight w:val="0"/>
                          <w:marTop w:val="0"/>
                          <w:marBottom w:val="0"/>
                          <w:divBdr>
                            <w:top w:val="none" w:sz="0" w:space="0" w:color="auto"/>
                            <w:left w:val="none" w:sz="0" w:space="0" w:color="auto"/>
                            <w:bottom w:val="none" w:sz="0" w:space="0" w:color="auto"/>
                            <w:right w:val="none" w:sz="0" w:space="0" w:color="auto"/>
                          </w:divBdr>
                        </w:div>
                        <w:div w:id="2044594506">
                          <w:marLeft w:val="640"/>
                          <w:marRight w:val="0"/>
                          <w:marTop w:val="0"/>
                          <w:marBottom w:val="0"/>
                          <w:divBdr>
                            <w:top w:val="none" w:sz="0" w:space="0" w:color="auto"/>
                            <w:left w:val="none" w:sz="0" w:space="0" w:color="auto"/>
                            <w:bottom w:val="none" w:sz="0" w:space="0" w:color="auto"/>
                            <w:right w:val="none" w:sz="0" w:space="0" w:color="auto"/>
                          </w:divBdr>
                        </w:div>
                        <w:div w:id="2001732576">
                          <w:marLeft w:val="640"/>
                          <w:marRight w:val="0"/>
                          <w:marTop w:val="0"/>
                          <w:marBottom w:val="0"/>
                          <w:divBdr>
                            <w:top w:val="none" w:sz="0" w:space="0" w:color="auto"/>
                            <w:left w:val="none" w:sz="0" w:space="0" w:color="auto"/>
                            <w:bottom w:val="none" w:sz="0" w:space="0" w:color="auto"/>
                            <w:right w:val="none" w:sz="0" w:space="0" w:color="auto"/>
                          </w:divBdr>
                        </w:div>
                        <w:div w:id="646907017">
                          <w:marLeft w:val="640"/>
                          <w:marRight w:val="0"/>
                          <w:marTop w:val="0"/>
                          <w:marBottom w:val="0"/>
                          <w:divBdr>
                            <w:top w:val="none" w:sz="0" w:space="0" w:color="auto"/>
                            <w:left w:val="none" w:sz="0" w:space="0" w:color="auto"/>
                            <w:bottom w:val="none" w:sz="0" w:space="0" w:color="auto"/>
                            <w:right w:val="none" w:sz="0" w:space="0" w:color="auto"/>
                          </w:divBdr>
                        </w:div>
                        <w:div w:id="170224198">
                          <w:marLeft w:val="640"/>
                          <w:marRight w:val="0"/>
                          <w:marTop w:val="0"/>
                          <w:marBottom w:val="0"/>
                          <w:divBdr>
                            <w:top w:val="none" w:sz="0" w:space="0" w:color="auto"/>
                            <w:left w:val="none" w:sz="0" w:space="0" w:color="auto"/>
                            <w:bottom w:val="none" w:sz="0" w:space="0" w:color="auto"/>
                            <w:right w:val="none" w:sz="0" w:space="0" w:color="auto"/>
                          </w:divBdr>
                        </w:div>
                        <w:div w:id="893279070">
                          <w:marLeft w:val="640"/>
                          <w:marRight w:val="0"/>
                          <w:marTop w:val="0"/>
                          <w:marBottom w:val="0"/>
                          <w:divBdr>
                            <w:top w:val="none" w:sz="0" w:space="0" w:color="auto"/>
                            <w:left w:val="none" w:sz="0" w:space="0" w:color="auto"/>
                            <w:bottom w:val="none" w:sz="0" w:space="0" w:color="auto"/>
                            <w:right w:val="none" w:sz="0" w:space="0" w:color="auto"/>
                          </w:divBdr>
                        </w:div>
                        <w:div w:id="1040861021">
                          <w:marLeft w:val="640"/>
                          <w:marRight w:val="0"/>
                          <w:marTop w:val="0"/>
                          <w:marBottom w:val="0"/>
                          <w:divBdr>
                            <w:top w:val="none" w:sz="0" w:space="0" w:color="auto"/>
                            <w:left w:val="none" w:sz="0" w:space="0" w:color="auto"/>
                            <w:bottom w:val="none" w:sz="0" w:space="0" w:color="auto"/>
                            <w:right w:val="none" w:sz="0" w:space="0" w:color="auto"/>
                          </w:divBdr>
                        </w:div>
                        <w:div w:id="1181360216">
                          <w:marLeft w:val="640"/>
                          <w:marRight w:val="0"/>
                          <w:marTop w:val="0"/>
                          <w:marBottom w:val="0"/>
                          <w:divBdr>
                            <w:top w:val="none" w:sz="0" w:space="0" w:color="auto"/>
                            <w:left w:val="none" w:sz="0" w:space="0" w:color="auto"/>
                            <w:bottom w:val="none" w:sz="0" w:space="0" w:color="auto"/>
                            <w:right w:val="none" w:sz="0" w:space="0" w:color="auto"/>
                          </w:divBdr>
                        </w:div>
                        <w:div w:id="1452817989">
                          <w:marLeft w:val="640"/>
                          <w:marRight w:val="0"/>
                          <w:marTop w:val="0"/>
                          <w:marBottom w:val="0"/>
                          <w:divBdr>
                            <w:top w:val="none" w:sz="0" w:space="0" w:color="auto"/>
                            <w:left w:val="none" w:sz="0" w:space="0" w:color="auto"/>
                            <w:bottom w:val="none" w:sz="0" w:space="0" w:color="auto"/>
                            <w:right w:val="none" w:sz="0" w:space="0" w:color="auto"/>
                          </w:divBdr>
                        </w:div>
                        <w:div w:id="23874246">
                          <w:marLeft w:val="640"/>
                          <w:marRight w:val="0"/>
                          <w:marTop w:val="0"/>
                          <w:marBottom w:val="0"/>
                          <w:divBdr>
                            <w:top w:val="none" w:sz="0" w:space="0" w:color="auto"/>
                            <w:left w:val="none" w:sz="0" w:space="0" w:color="auto"/>
                            <w:bottom w:val="none" w:sz="0" w:space="0" w:color="auto"/>
                            <w:right w:val="none" w:sz="0" w:space="0" w:color="auto"/>
                          </w:divBdr>
                        </w:div>
                        <w:div w:id="813254947">
                          <w:marLeft w:val="640"/>
                          <w:marRight w:val="0"/>
                          <w:marTop w:val="0"/>
                          <w:marBottom w:val="0"/>
                          <w:divBdr>
                            <w:top w:val="none" w:sz="0" w:space="0" w:color="auto"/>
                            <w:left w:val="none" w:sz="0" w:space="0" w:color="auto"/>
                            <w:bottom w:val="none" w:sz="0" w:space="0" w:color="auto"/>
                            <w:right w:val="none" w:sz="0" w:space="0" w:color="auto"/>
                          </w:divBdr>
                        </w:div>
                        <w:div w:id="1707677534">
                          <w:marLeft w:val="640"/>
                          <w:marRight w:val="0"/>
                          <w:marTop w:val="0"/>
                          <w:marBottom w:val="0"/>
                          <w:divBdr>
                            <w:top w:val="none" w:sz="0" w:space="0" w:color="auto"/>
                            <w:left w:val="none" w:sz="0" w:space="0" w:color="auto"/>
                            <w:bottom w:val="none" w:sz="0" w:space="0" w:color="auto"/>
                            <w:right w:val="none" w:sz="0" w:space="0" w:color="auto"/>
                          </w:divBdr>
                        </w:div>
                        <w:div w:id="1953974718">
                          <w:marLeft w:val="640"/>
                          <w:marRight w:val="0"/>
                          <w:marTop w:val="0"/>
                          <w:marBottom w:val="0"/>
                          <w:divBdr>
                            <w:top w:val="none" w:sz="0" w:space="0" w:color="auto"/>
                            <w:left w:val="none" w:sz="0" w:space="0" w:color="auto"/>
                            <w:bottom w:val="none" w:sz="0" w:space="0" w:color="auto"/>
                            <w:right w:val="none" w:sz="0" w:space="0" w:color="auto"/>
                          </w:divBdr>
                        </w:div>
                        <w:div w:id="729620026">
                          <w:marLeft w:val="640"/>
                          <w:marRight w:val="0"/>
                          <w:marTop w:val="0"/>
                          <w:marBottom w:val="0"/>
                          <w:divBdr>
                            <w:top w:val="none" w:sz="0" w:space="0" w:color="auto"/>
                            <w:left w:val="none" w:sz="0" w:space="0" w:color="auto"/>
                            <w:bottom w:val="none" w:sz="0" w:space="0" w:color="auto"/>
                            <w:right w:val="none" w:sz="0" w:space="0" w:color="auto"/>
                          </w:divBdr>
                        </w:div>
                        <w:div w:id="961113541">
                          <w:marLeft w:val="640"/>
                          <w:marRight w:val="0"/>
                          <w:marTop w:val="0"/>
                          <w:marBottom w:val="0"/>
                          <w:divBdr>
                            <w:top w:val="none" w:sz="0" w:space="0" w:color="auto"/>
                            <w:left w:val="none" w:sz="0" w:space="0" w:color="auto"/>
                            <w:bottom w:val="none" w:sz="0" w:space="0" w:color="auto"/>
                            <w:right w:val="none" w:sz="0" w:space="0" w:color="auto"/>
                          </w:divBdr>
                        </w:div>
                        <w:div w:id="1355230088">
                          <w:marLeft w:val="640"/>
                          <w:marRight w:val="0"/>
                          <w:marTop w:val="0"/>
                          <w:marBottom w:val="0"/>
                          <w:divBdr>
                            <w:top w:val="none" w:sz="0" w:space="0" w:color="auto"/>
                            <w:left w:val="none" w:sz="0" w:space="0" w:color="auto"/>
                            <w:bottom w:val="none" w:sz="0" w:space="0" w:color="auto"/>
                            <w:right w:val="none" w:sz="0" w:space="0" w:color="auto"/>
                          </w:divBdr>
                        </w:div>
                        <w:div w:id="48112955">
                          <w:marLeft w:val="640"/>
                          <w:marRight w:val="0"/>
                          <w:marTop w:val="0"/>
                          <w:marBottom w:val="0"/>
                          <w:divBdr>
                            <w:top w:val="none" w:sz="0" w:space="0" w:color="auto"/>
                            <w:left w:val="none" w:sz="0" w:space="0" w:color="auto"/>
                            <w:bottom w:val="none" w:sz="0" w:space="0" w:color="auto"/>
                            <w:right w:val="none" w:sz="0" w:space="0" w:color="auto"/>
                          </w:divBdr>
                        </w:div>
                        <w:div w:id="1417753383">
                          <w:marLeft w:val="640"/>
                          <w:marRight w:val="0"/>
                          <w:marTop w:val="0"/>
                          <w:marBottom w:val="0"/>
                          <w:divBdr>
                            <w:top w:val="none" w:sz="0" w:space="0" w:color="auto"/>
                            <w:left w:val="none" w:sz="0" w:space="0" w:color="auto"/>
                            <w:bottom w:val="none" w:sz="0" w:space="0" w:color="auto"/>
                            <w:right w:val="none" w:sz="0" w:space="0" w:color="auto"/>
                          </w:divBdr>
                        </w:div>
                        <w:div w:id="15422534">
                          <w:marLeft w:val="640"/>
                          <w:marRight w:val="0"/>
                          <w:marTop w:val="0"/>
                          <w:marBottom w:val="0"/>
                          <w:divBdr>
                            <w:top w:val="none" w:sz="0" w:space="0" w:color="auto"/>
                            <w:left w:val="none" w:sz="0" w:space="0" w:color="auto"/>
                            <w:bottom w:val="none" w:sz="0" w:space="0" w:color="auto"/>
                            <w:right w:val="none" w:sz="0" w:space="0" w:color="auto"/>
                          </w:divBdr>
                        </w:div>
                        <w:div w:id="765813130">
                          <w:marLeft w:val="640"/>
                          <w:marRight w:val="0"/>
                          <w:marTop w:val="0"/>
                          <w:marBottom w:val="0"/>
                          <w:divBdr>
                            <w:top w:val="none" w:sz="0" w:space="0" w:color="auto"/>
                            <w:left w:val="none" w:sz="0" w:space="0" w:color="auto"/>
                            <w:bottom w:val="none" w:sz="0" w:space="0" w:color="auto"/>
                            <w:right w:val="none" w:sz="0" w:space="0" w:color="auto"/>
                          </w:divBdr>
                        </w:div>
                        <w:div w:id="145631762">
                          <w:marLeft w:val="640"/>
                          <w:marRight w:val="0"/>
                          <w:marTop w:val="0"/>
                          <w:marBottom w:val="0"/>
                          <w:divBdr>
                            <w:top w:val="none" w:sz="0" w:space="0" w:color="auto"/>
                            <w:left w:val="none" w:sz="0" w:space="0" w:color="auto"/>
                            <w:bottom w:val="none" w:sz="0" w:space="0" w:color="auto"/>
                            <w:right w:val="none" w:sz="0" w:space="0" w:color="auto"/>
                          </w:divBdr>
                        </w:div>
                        <w:div w:id="59255742">
                          <w:marLeft w:val="640"/>
                          <w:marRight w:val="0"/>
                          <w:marTop w:val="0"/>
                          <w:marBottom w:val="0"/>
                          <w:divBdr>
                            <w:top w:val="none" w:sz="0" w:space="0" w:color="auto"/>
                            <w:left w:val="none" w:sz="0" w:space="0" w:color="auto"/>
                            <w:bottom w:val="none" w:sz="0" w:space="0" w:color="auto"/>
                            <w:right w:val="none" w:sz="0" w:space="0" w:color="auto"/>
                          </w:divBdr>
                        </w:div>
                        <w:div w:id="1045257884">
                          <w:marLeft w:val="640"/>
                          <w:marRight w:val="0"/>
                          <w:marTop w:val="0"/>
                          <w:marBottom w:val="0"/>
                          <w:divBdr>
                            <w:top w:val="none" w:sz="0" w:space="0" w:color="auto"/>
                            <w:left w:val="none" w:sz="0" w:space="0" w:color="auto"/>
                            <w:bottom w:val="none" w:sz="0" w:space="0" w:color="auto"/>
                            <w:right w:val="none" w:sz="0" w:space="0" w:color="auto"/>
                          </w:divBdr>
                        </w:div>
                        <w:div w:id="666438819">
                          <w:marLeft w:val="640"/>
                          <w:marRight w:val="0"/>
                          <w:marTop w:val="0"/>
                          <w:marBottom w:val="0"/>
                          <w:divBdr>
                            <w:top w:val="none" w:sz="0" w:space="0" w:color="auto"/>
                            <w:left w:val="none" w:sz="0" w:space="0" w:color="auto"/>
                            <w:bottom w:val="none" w:sz="0" w:space="0" w:color="auto"/>
                            <w:right w:val="none" w:sz="0" w:space="0" w:color="auto"/>
                          </w:divBdr>
                        </w:div>
                        <w:div w:id="1686710612">
                          <w:marLeft w:val="640"/>
                          <w:marRight w:val="0"/>
                          <w:marTop w:val="0"/>
                          <w:marBottom w:val="0"/>
                          <w:divBdr>
                            <w:top w:val="none" w:sz="0" w:space="0" w:color="auto"/>
                            <w:left w:val="none" w:sz="0" w:space="0" w:color="auto"/>
                            <w:bottom w:val="none" w:sz="0" w:space="0" w:color="auto"/>
                            <w:right w:val="none" w:sz="0" w:space="0" w:color="auto"/>
                          </w:divBdr>
                        </w:div>
                        <w:div w:id="456988948">
                          <w:marLeft w:val="640"/>
                          <w:marRight w:val="0"/>
                          <w:marTop w:val="0"/>
                          <w:marBottom w:val="0"/>
                          <w:divBdr>
                            <w:top w:val="none" w:sz="0" w:space="0" w:color="auto"/>
                            <w:left w:val="none" w:sz="0" w:space="0" w:color="auto"/>
                            <w:bottom w:val="none" w:sz="0" w:space="0" w:color="auto"/>
                            <w:right w:val="none" w:sz="0" w:space="0" w:color="auto"/>
                          </w:divBdr>
                        </w:div>
                        <w:div w:id="445390360">
                          <w:marLeft w:val="640"/>
                          <w:marRight w:val="0"/>
                          <w:marTop w:val="0"/>
                          <w:marBottom w:val="0"/>
                          <w:divBdr>
                            <w:top w:val="none" w:sz="0" w:space="0" w:color="auto"/>
                            <w:left w:val="none" w:sz="0" w:space="0" w:color="auto"/>
                            <w:bottom w:val="none" w:sz="0" w:space="0" w:color="auto"/>
                            <w:right w:val="none" w:sz="0" w:space="0" w:color="auto"/>
                          </w:divBdr>
                        </w:div>
                        <w:div w:id="501092122">
                          <w:marLeft w:val="640"/>
                          <w:marRight w:val="0"/>
                          <w:marTop w:val="0"/>
                          <w:marBottom w:val="0"/>
                          <w:divBdr>
                            <w:top w:val="none" w:sz="0" w:space="0" w:color="auto"/>
                            <w:left w:val="none" w:sz="0" w:space="0" w:color="auto"/>
                            <w:bottom w:val="none" w:sz="0" w:space="0" w:color="auto"/>
                            <w:right w:val="none" w:sz="0" w:space="0" w:color="auto"/>
                          </w:divBdr>
                        </w:div>
                        <w:div w:id="1577938920">
                          <w:marLeft w:val="640"/>
                          <w:marRight w:val="0"/>
                          <w:marTop w:val="0"/>
                          <w:marBottom w:val="0"/>
                          <w:divBdr>
                            <w:top w:val="none" w:sz="0" w:space="0" w:color="auto"/>
                            <w:left w:val="none" w:sz="0" w:space="0" w:color="auto"/>
                            <w:bottom w:val="none" w:sz="0" w:space="0" w:color="auto"/>
                            <w:right w:val="none" w:sz="0" w:space="0" w:color="auto"/>
                          </w:divBdr>
                        </w:div>
                        <w:div w:id="1164081592">
                          <w:marLeft w:val="640"/>
                          <w:marRight w:val="0"/>
                          <w:marTop w:val="0"/>
                          <w:marBottom w:val="0"/>
                          <w:divBdr>
                            <w:top w:val="none" w:sz="0" w:space="0" w:color="auto"/>
                            <w:left w:val="none" w:sz="0" w:space="0" w:color="auto"/>
                            <w:bottom w:val="none" w:sz="0" w:space="0" w:color="auto"/>
                            <w:right w:val="none" w:sz="0" w:space="0" w:color="auto"/>
                          </w:divBdr>
                        </w:div>
                        <w:div w:id="718359688">
                          <w:marLeft w:val="640"/>
                          <w:marRight w:val="0"/>
                          <w:marTop w:val="0"/>
                          <w:marBottom w:val="0"/>
                          <w:divBdr>
                            <w:top w:val="none" w:sz="0" w:space="0" w:color="auto"/>
                            <w:left w:val="none" w:sz="0" w:space="0" w:color="auto"/>
                            <w:bottom w:val="none" w:sz="0" w:space="0" w:color="auto"/>
                            <w:right w:val="none" w:sz="0" w:space="0" w:color="auto"/>
                          </w:divBdr>
                        </w:div>
                        <w:div w:id="468400010">
                          <w:marLeft w:val="640"/>
                          <w:marRight w:val="0"/>
                          <w:marTop w:val="0"/>
                          <w:marBottom w:val="0"/>
                          <w:divBdr>
                            <w:top w:val="none" w:sz="0" w:space="0" w:color="auto"/>
                            <w:left w:val="none" w:sz="0" w:space="0" w:color="auto"/>
                            <w:bottom w:val="none" w:sz="0" w:space="0" w:color="auto"/>
                            <w:right w:val="none" w:sz="0" w:space="0" w:color="auto"/>
                          </w:divBdr>
                        </w:div>
                        <w:div w:id="1150943256">
                          <w:marLeft w:val="640"/>
                          <w:marRight w:val="0"/>
                          <w:marTop w:val="0"/>
                          <w:marBottom w:val="0"/>
                          <w:divBdr>
                            <w:top w:val="none" w:sz="0" w:space="0" w:color="auto"/>
                            <w:left w:val="none" w:sz="0" w:space="0" w:color="auto"/>
                            <w:bottom w:val="none" w:sz="0" w:space="0" w:color="auto"/>
                            <w:right w:val="none" w:sz="0" w:space="0" w:color="auto"/>
                          </w:divBdr>
                        </w:div>
                        <w:div w:id="866722472">
                          <w:marLeft w:val="640"/>
                          <w:marRight w:val="0"/>
                          <w:marTop w:val="0"/>
                          <w:marBottom w:val="0"/>
                          <w:divBdr>
                            <w:top w:val="none" w:sz="0" w:space="0" w:color="auto"/>
                            <w:left w:val="none" w:sz="0" w:space="0" w:color="auto"/>
                            <w:bottom w:val="none" w:sz="0" w:space="0" w:color="auto"/>
                            <w:right w:val="none" w:sz="0" w:space="0" w:color="auto"/>
                          </w:divBdr>
                        </w:div>
                        <w:div w:id="592133380">
                          <w:marLeft w:val="640"/>
                          <w:marRight w:val="0"/>
                          <w:marTop w:val="0"/>
                          <w:marBottom w:val="0"/>
                          <w:divBdr>
                            <w:top w:val="none" w:sz="0" w:space="0" w:color="auto"/>
                            <w:left w:val="none" w:sz="0" w:space="0" w:color="auto"/>
                            <w:bottom w:val="none" w:sz="0" w:space="0" w:color="auto"/>
                            <w:right w:val="none" w:sz="0" w:space="0" w:color="auto"/>
                          </w:divBdr>
                        </w:div>
                        <w:div w:id="1325670328">
                          <w:marLeft w:val="640"/>
                          <w:marRight w:val="0"/>
                          <w:marTop w:val="0"/>
                          <w:marBottom w:val="0"/>
                          <w:divBdr>
                            <w:top w:val="none" w:sz="0" w:space="0" w:color="auto"/>
                            <w:left w:val="none" w:sz="0" w:space="0" w:color="auto"/>
                            <w:bottom w:val="none" w:sz="0" w:space="0" w:color="auto"/>
                            <w:right w:val="none" w:sz="0" w:space="0" w:color="auto"/>
                          </w:divBdr>
                        </w:div>
                        <w:div w:id="1685089400">
                          <w:marLeft w:val="640"/>
                          <w:marRight w:val="0"/>
                          <w:marTop w:val="0"/>
                          <w:marBottom w:val="0"/>
                          <w:divBdr>
                            <w:top w:val="none" w:sz="0" w:space="0" w:color="auto"/>
                            <w:left w:val="none" w:sz="0" w:space="0" w:color="auto"/>
                            <w:bottom w:val="none" w:sz="0" w:space="0" w:color="auto"/>
                            <w:right w:val="none" w:sz="0" w:space="0" w:color="auto"/>
                          </w:divBdr>
                        </w:div>
                        <w:div w:id="1428038368">
                          <w:marLeft w:val="640"/>
                          <w:marRight w:val="0"/>
                          <w:marTop w:val="0"/>
                          <w:marBottom w:val="0"/>
                          <w:divBdr>
                            <w:top w:val="none" w:sz="0" w:space="0" w:color="auto"/>
                            <w:left w:val="none" w:sz="0" w:space="0" w:color="auto"/>
                            <w:bottom w:val="none" w:sz="0" w:space="0" w:color="auto"/>
                            <w:right w:val="none" w:sz="0" w:space="0" w:color="auto"/>
                          </w:divBdr>
                        </w:div>
                        <w:div w:id="2021348663">
                          <w:marLeft w:val="640"/>
                          <w:marRight w:val="0"/>
                          <w:marTop w:val="0"/>
                          <w:marBottom w:val="0"/>
                          <w:divBdr>
                            <w:top w:val="none" w:sz="0" w:space="0" w:color="auto"/>
                            <w:left w:val="none" w:sz="0" w:space="0" w:color="auto"/>
                            <w:bottom w:val="none" w:sz="0" w:space="0" w:color="auto"/>
                            <w:right w:val="none" w:sz="0" w:space="0" w:color="auto"/>
                          </w:divBdr>
                        </w:div>
                      </w:divsChild>
                    </w:div>
                    <w:div w:id="26832998">
                      <w:marLeft w:val="0"/>
                      <w:marRight w:val="0"/>
                      <w:marTop w:val="0"/>
                      <w:marBottom w:val="0"/>
                      <w:divBdr>
                        <w:top w:val="none" w:sz="0" w:space="0" w:color="auto"/>
                        <w:left w:val="none" w:sz="0" w:space="0" w:color="auto"/>
                        <w:bottom w:val="none" w:sz="0" w:space="0" w:color="auto"/>
                        <w:right w:val="none" w:sz="0" w:space="0" w:color="auto"/>
                      </w:divBdr>
                      <w:divsChild>
                        <w:div w:id="1095520871">
                          <w:marLeft w:val="640"/>
                          <w:marRight w:val="0"/>
                          <w:marTop w:val="0"/>
                          <w:marBottom w:val="0"/>
                          <w:divBdr>
                            <w:top w:val="none" w:sz="0" w:space="0" w:color="auto"/>
                            <w:left w:val="none" w:sz="0" w:space="0" w:color="auto"/>
                            <w:bottom w:val="none" w:sz="0" w:space="0" w:color="auto"/>
                            <w:right w:val="none" w:sz="0" w:space="0" w:color="auto"/>
                          </w:divBdr>
                        </w:div>
                        <w:div w:id="1203395627">
                          <w:marLeft w:val="640"/>
                          <w:marRight w:val="0"/>
                          <w:marTop w:val="0"/>
                          <w:marBottom w:val="0"/>
                          <w:divBdr>
                            <w:top w:val="none" w:sz="0" w:space="0" w:color="auto"/>
                            <w:left w:val="none" w:sz="0" w:space="0" w:color="auto"/>
                            <w:bottom w:val="none" w:sz="0" w:space="0" w:color="auto"/>
                            <w:right w:val="none" w:sz="0" w:space="0" w:color="auto"/>
                          </w:divBdr>
                        </w:div>
                        <w:div w:id="1973096970">
                          <w:marLeft w:val="640"/>
                          <w:marRight w:val="0"/>
                          <w:marTop w:val="0"/>
                          <w:marBottom w:val="0"/>
                          <w:divBdr>
                            <w:top w:val="none" w:sz="0" w:space="0" w:color="auto"/>
                            <w:left w:val="none" w:sz="0" w:space="0" w:color="auto"/>
                            <w:bottom w:val="none" w:sz="0" w:space="0" w:color="auto"/>
                            <w:right w:val="none" w:sz="0" w:space="0" w:color="auto"/>
                          </w:divBdr>
                        </w:div>
                        <w:div w:id="428308697">
                          <w:marLeft w:val="640"/>
                          <w:marRight w:val="0"/>
                          <w:marTop w:val="0"/>
                          <w:marBottom w:val="0"/>
                          <w:divBdr>
                            <w:top w:val="none" w:sz="0" w:space="0" w:color="auto"/>
                            <w:left w:val="none" w:sz="0" w:space="0" w:color="auto"/>
                            <w:bottom w:val="none" w:sz="0" w:space="0" w:color="auto"/>
                            <w:right w:val="none" w:sz="0" w:space="0" w:color="auto"/>
                          </w:divBdr>
                        </w:div>
                        <w:div w:id="1540313463">
                          <w:marLeft w:val="640"/>
                          <w:marRight w:val="0"/>
                          <w:marTop w:val="0"/>
                          <w:marBottom w:val="0"/>
                          <w:divBdr>
                            <w:top w:val="none" w:sz="0" w:space="0" w:color="auto"/>
                            <w:left w:val="none" w:sz="0" w:space="0" w:color="auto"/>
                            <w:bottom w:val="none" w:sz="0" w:space="0" w:color="auto"/>
                            <w:right w:val="none" w:sz="0" w:space="0" w:color="auto"/>
                          </w:divBdr>
                        </w:div>
                        <w:div w:id="1786852864">
                          <w:marLeft w:val="640"/>
                          <w:marRight w:val="0"/>
                          <w:marTop w:val="0"/>
                          <w:marBottom w:val="0"/>
                          <w:divBdr>
                            <w:top w:val="none" w:sz="0" w:space="0" w:color="auto"/>
                            <w:left w:val="none" w:sz="0" w:space="0" w:color="auto"/>
                            <w:bottom w:val="none" w:sz="0" w:space="0" w:color="auto"/>
                            <w:right w:val="none" w:sz="0" w:space="0" w:color="auto"/>
                          </w:divBdr>
                        </w:div>
                        <w:div w:id="590627635">
                          <w:marLeft w:val="640"/>
                          <w:marRight w:val="0"/>
                          <w:marTop w:val="0"/>
                          <w:marBottom w:val="0"/>
                          <w:divBdr>
                            <w:top w:val="none" w:sz="0" w:space="0" w:color="auto"/>
                            <w:left w:val="none" w:sz="0" w:space="0" w:color="auto"/>
                            <w:bottom w:val="none" w:sz="0" w:space="0" w:color="auto"/>
                            <w:right w:val="none" w:sz="0" w:space="0" w:color="auto"/>
                          </w:divBdr>
                        </w:div>
                        <w:div w:id="705983193">
                          <w:marLeft w:val="640"/>
                          <w:marRight w:val="0"/>
                          <w:marTop w:val="0"/>
                          <w:marBottom w:val="0"/>
                          <w:divBdr>
                            <w:top w:val="none" w:sz="0" w:space="0" w:color="auto"/>
                            <w:left w:val="none" w:sz="0" w:space="0" w:color="auto"/>
                            <w:bottom w:val="none" w:sz="0" w:space="0" w:color="auto"/>
                            <w:right w:val="none" w:sz="0" w:space="0" w:color="auto"/>
                          </w:divBdr>
                        </w:div>
                        <w:div w:id="362439907">
                          <w:marLeft w:val="640"/>
                          <w:marRight w:val="0"/>
                          <w:marTop w:val="0"/>
                          <w:marBottom w:val="0"/>
                          <w:divBdr>
                            <w:top w:val="none" w:sz="0" w:space="0" w:color="auto"/>
                            <w:left w:val="none" w:sz="0" w:space="0" w:color="auto"/>
                            <w:bottom w:val="none" w:sz="0" w:space="0" w:color="auto"/>
                            <w:right w:val="none" w:sz="0" w:space="0" w:color="auto"/>
                          </w:divBdr>
                        </w:div>
                        <w:div w:id="2139109216">
                          <w:marLeft w:val="640"/>
                          <w:marRight w:val="0"/>
                          <w:marTop w:val="0"/>
                          <w:marBottom w:val="0"/>
                          <w:divBdr>
                            <w:top w:val="none" w:sz="0" w:space="0" w:color="auto"/>
                            <w:left w:val="none" w:sz="0" w:space="0" w:color="auto"/>
                            <w:bottom w:val="none" w:sz="0" w:space="0" w:color="auto"/>
                            <w:right w:val="none" w:sz="0" w:space="0" w:color="auto"/>
                          </w:divBdr>
                        </w:div>
                        <w:div w:id="2040233923">
                          <w:marLeft w:val="640"/>
                          <w:marRight w:val="0"/>
                          <w:marTop w:val="0"/>
                          <w:marBottom w:val="0"/>
                          <w:divBdr>
                            <w:top w:val="none" w:sz="0" w:space="0" w:color="auto"/>
                            <w:left w:val="none" w:sz="0" w:space="0" w:color="auto"/>
                            <w:bottom w:val="none" w:sz="0" w:space="0" w:color="auto"/>
                            <w:right w:val="none" w:sz="0" w:space="0" w:color="auto"/>
                          </w:divBdr>
                        </w:div>
                        <w:div w:id="257105189">
                          <w:marLeft w:val="640"/>
                          <w:marRight w:val="0"/>
                          <w:marTop w:val="0"/>
                          <w:marBottom w:val="0"/>
                          <w:divBdr>
                            <w:top w:val="none" w:sz="0" w:space="0" w:color="auto"/>
                            <w:left w:val="none" w:sz="0" w:space="0" w:color="auto"/>
                            <w:bottom w:val="none" w:sz="0" w:space="0" w:color="auto"/>
                            <w:right w:val="none" w:sz="0" w:space="0" w:color="auto"/>
                          </w:divBdr>
                        </w:div>
                        <w:div w:id="552500939">
                          <w:marLeft w:val="640"/>
                          <w:marRight w:val="0"/>
                          <w:marTop w:val="0"/>
                          <w:marBottom w:val="0"/>
                          <w:divBdr>
                            <w:top w:val="none" w:sz="0" w:space="0" w:color="auto"/>
                            <w:left w:val="none" w:sz="0" w:space="0" w:color="auto"/>
                            <w:bottom w:val="none" w:sz="0" w:space="0" w:color="auto"/>
                            <w:right w:val="none" w:sz="0" w:space="0" w:color="auto"/>
                          </w:divBdr>
                        </w:div>
                        <w:div w:id="1681547280">
                          <w:marLeft w:val="640"/>
                          <w:marRight w:val="0"/>
                          <w:marTop w:val="0"/>
                          <w:marBottom w:val="0"/>
                          <w:divBdr>
                            <w:top w:val="none" w:sz="0" w:space="0" w:color="auto"/>
                            <w:left w:val="none" w:sz="0" w:space="0" w:color="auto"/>
                            <w:bottom w:val="none" w:sz="0" w:space="0" w:color="auto"/>
                            <w:right w:val="none" w:sz="0" w:space="0" w:color="auto"/>
                          </w:divBdr>
                        </w:div>
                        <w:div w:id="2005470911">
                          <w:marLeft w:val="640"/>
                          <w:marRight w:val="0"/>
                          <w:marTop w:val="0"/>
                          <w:marBottom w:val="0"/>
                          <w:divBdr>
                            <w:top w:val="none" w:sz="0" w:space="0" w:color="auto"/>
                            <w:left w:val="none" w:sz="0" w:space="0" w:color="auto"/>
                            <w:bottom w:val="none" w:sz="0" w:space="0" w:color="auto"/>
                            <w:right w:val="none" w:sz="0" w:space="0" w:color="auto"/>
                          </w:divBdr>
                        </w:div>
                        <w:div w:id="1259290723">
                          <w:marLeft w:val="640"/>
                          <w:marRight w:val="0"/>
                          <w:marTop w:val="0"/>
                          <w:marBottom w:val="0"/>
                          <w:divBdr>
                            <w:top w:val="none" w:sz="0" w:space="0" w:color="auto"/>
                            <w:left w:val="none" w:sz="0" w:space="0" w:color="auto"/>
                            <w:bottom w:val="none" w:sz="0" w:space="0" w:color="auto"/>
                            <w:right w:val="none" w:sz="0" w:space="0" w:color="auto"/>
                          </w:divBdr>
                        </w:div>
                        <w:div w:id="1021053930">
                          <w:marLeft w:val="640"/>
                          <w:marRight w:val="0"/>
                          <w:marTop w:val="0"/>
                          <w:marBottom w:val="0"/>
                          <w:divBdr>
                            <w:top w:val="none" w:sz="0" w:space="0" w:color="auto"/>
                            <w:left w:val="none" w:sz="0" w:space="0" w:color="auto"/>
                            <w:bottom w:val="none" w:sz="0" w:space="0" w:color="auto"/>
                            <w:right w:val="none" w:sz="0" w:space="0" w:color="auto"/>
                          </w:divBdr>
                        </w:div>
                        <w:div w:id="640765813">
                          <w:marLeft w:val="640"/>
                          <w:marRight w:val="0"/>
                          <w:marTop w:val="0"/>
                          <w:marBottom w:val="0"/>
                          <w:divBdr>
                            <w:top w:val="none" w:sz="0" w:space="0" w:color="auto"/>
                            <w:left w:val="none" w:sz="0" w:space="0" w:color="auto"/>
                            <w:bottom w:val="none" w:sz="0" w:space="0" w:color="auto"/>
                            <w:right w:val="none" w:sz="0" w:space="0" w:color="auto"/>
                          </w:divBdr>
                        </w:div>
                        <w:div w:id="1320771021">
                          <w:marLeft w:val="640"/>
                          <w:marRight w:val="0"/>
                          <w:marTop w:val="0"/>
                          <w:marBottom w:val="0"/>
                          <w:divBdr>
                            <w:top w:val="none" w:sz="0" w:space="0" w:color="auto"/>
                            <w:left w:val="none" w:sz="0" w:space="0" w:color="auto"/>
                            <w:bottom w:val="none" w:sz="0" w:space="0" w:color="auto"/>
                            <w:right w:val="none" w:sz="0" w:space="0" w:color="auto"/>
                          </w:divBdr>
                        </w:div>
                        <w:div w:id="423500858">
                          <w:marLeft w:val="640"/>
                          <w:marRight w:val="0"/>
                          <w:marTop w:val="0"/>
                          <w:marBottom w:val="0"/>
                          <w:divBdr>
                            <w:top w:val="none" w:sz="0" w:space="0" w:color="auto"/>
                            <w:left w:val="none" w:sz="0" w:space="0" w:color="auto"/>
                            <w:bottom w:val="none" w:sz="0" w:space="0" w:color="auto"/>
                            <w:right w:val="none" w:sz="0" w:space="0" w:color="auto"/>
                          </w:divBdr>
                        </w:div>
                        <w:div w:id="1812476791">
                          <w:marLeft w:val="640"/>
                          <w:marRight w:val="0"/>
                          <w:marTop w:val="0"/>
                          <w:marBottom w:val="0"/>
                          <w:divBdr>
                            <w:top w:val="none" w:sz="0" w:space="0" w:color="auto"/>
                            <w:left w:val="none" w:sz="0" w:space="0" w:color="auto"/>
                            <w:bottom w:val="none" w:sz="0" w:space="0" w:color="auto"/>
                            <w:right w:val="none" w:sz="0" w:space="0" w:color="auto"/>
                          </w:divBdr>
                        </w:div>
                        <w:div w:id="2130397603">
                          <w:marLeft w:val="640"/>
                          <w:marRight w:val="0"/>
                          <w:marTop w:val="0"/>
                          <w:marBottom w:val="0"/>
                          <w:divBdr>
                            <w:top w:val="none" w:sz="0" w:space="0" w:color="auto"/>
                            <w:left w:val="none" w:sz="0" w:space="0" w:color="auto"/>
                            <w:bottom w:val="none" w:sz="0" w:space="0" w:color="auto"/>
                            <w:right w:val="none" w:sz="0" w:space="0" w:color="auto"/>
                          </w:divBdr>
                        </w:div>
                        <w:div w:id="405110664">
                          <w:marLeft w:val="640"/>
                          <w:marRight w:val="0"/>
                          <w:marTop w:val="0"/>
                          <w:marBottom w:val="0"/>
                          <w:divBdr>
                            <w:top w:val="none" w:sz="0" w:space="0" w:color="auto"/>
                            <w:left w:val="none" w:sz="0" w:space="0" w:color="auto"/>
                            <w:bottom w:val="none" w:sz="0" w:space="0" w:color="auto"/>
                            <w:right w:val="none" w:sz="0" w:space="0" w:color="auto"/>
                          </w:divBdr>
                        </w:div>
                        <w:div w:id="997151525">
                          <w:marLeft w:val="640"/>
                          <w:marRight w:val="0"/>
                          <w:marTop w:val="0"/>
                          <w:marBottom w:val="0"/>
                          <w:divBdr>
                            <w:top w:val="none" w:sz="0" w:space="0" w:color="auto"/>
                            <w:left w:val="none" w:sz="0" w:space="0" w:color="auto"/>
                            <w:bottom w:val="none" w:sz="0" w:space="0" w:color="auto"/>
                            <w:right w:val="none" w:sz="0" w:space="0" w:color="auto"/>
                          </w:divBdr>
                        </w:div>
                        <w:div w:id="1647852786">
                          <w:marLeft w:val="640"/>
                          <w:marRight w:val="0"/>
                          <w:marTop w:val="0"/>
                          <w:marBottom w:val="0"/>
                          <w:divBdr>
                            <w:top w:val="none" w:sz="0" w:space="0" w:color="auto"/>
                            <w:left w:val="none" w:sz="0" w:space="0" w:color="auto"/>
                            <w:bottom w:val="none" w:sz="0" w:space="0" w:color="auto"/>
                            <w:right w:val="none" w:sz="0" w:space="0" w:color="auto"/>
                          </w:divBdr>
                        </w:div>
                        <w:div w:id="886339896">
                          <w:marLeft w:val="640"/>
                          <w:marRight w:val="0"/>
                          <w:marTop w:val="0"/>
                          <w:marBottom w:val="0"/>
                          <w:divBdr>
                            <w:top w:val="none" w:sz="0" w:space="0" w:color="auto"/>
                            <w:left w:val="none" w:sz="0" w:space="0" w:color="auto"/>
                            <w:bottom w:val="none" w:sz="0" w:space="0" w:color="auto"/>
                            <w:right w:val="none" w:sz="0" w:space="0" w:color="auto"/>
                          </w:divBdr>
                        </w:div>
                        <w:div w:id="2086762651">
                          <w:marLeft w:val="640"/>
                          <w:marRight w:val="0"/>
                          <w:marTop w:val="0"/>
                          <w:marBottom w:val="0"/>
                          <w:divBdr>
                            <w:top w:val="none" w:sz="0" w:space="0" w:color="auto"/>
                            <w:left w:val="none" w:sz="0" w:space="0" w:color="auto"/>
                            <w:bottom w:val="none" w:sz="0" w:space="0" w:color="auto"/>
                            <w:right w:val="none" w:sz="0" w:space="0" w:color="auto"/>
                          </w:divBdr>
                        </w:div>
                        <w:div w:id="2027636615">
                          <w:marLeft w:val="640"/>
                          <w:marRight w:val="0"/>
                          <w:marTop w:val="0"/>
                          <w:marBottom w:val="0"/>
                          <w:divBdr>
                            <w:top w:val="none" w:sz="0" w:space="0" w:color="auto"/>
                            <w:left w:val="none" w:sz="0" w:space="0" w:color="auto"/>
                            <w:bottom w:val="none" w:sz="0" w:space="0" w:color="auto"/>
                            <w:right w:val="none" w:sz="0" w:space="0" w:color="auto"/>
                          </w:divBdr>
                        </w:div>
                        <w:div w:id="875849178">
                          <w:marLeft w:val="640"/>
                          <w:marRight w:val="0"/>
                          <w:marTop w:val="0"/>
                          <w:marBottom w:val="0"/>
                          <w:divBdr>
                            <w:top w:val="none" w:sz="0" w:space="0" w:color="auto"/>
                            <w:left w:val="none" w:sz="0" w:space="0" w:color="auto"/>
                            <w:bottom w:val="none" w:sz="0" w:space="0" w:color="auto"/>
                            <w:right w:val="none" w:sz="0" w:space="0" w:color="auto"/>
                          </w:divBdr>
                        </w:div>
                        <w:div w:id="38484178">
                          <w:marLeft w:val="640"/>
                          <w:marRight w:val="0"/>
                          <w:marTop w:val="0"/>
                          <w:marBottom w:val="0"/>
                          <w:divBdr>
                            <w:top w:val="none" w:sz="0" w:space="0" w:color="auto"/>
                            <w:left w:val="none" w:sz="0" w:space="0" w:color="auto"/>
                            <w:bottom w:val="none" w:sz="0" w:space="0" w:color="auto"/>
                            <w:right w:val="none" w:sz="0" w:space="0" w:color="auto"/>
                          </w:divBdr>
                        </w:div>
                        <w:div w:id="1810399080">
                          <w:marLeft w:val="640"/>
                          <w:marRight w:val="0"/>
                          <w:marTop w:val="0"/>
                          <w:marBottom w:val="0"/>
                          <w:divBdr>
                            <w:top w:val="none" w:sz="0" w:space="0" w:color="auto"/>
                            <w:left w:val="none" w:sz="0" w:space="0" w:color="auto"/>
                            <w:bottom w:val="none" w:sz="0" w:space="0" w:color="auto"/>
                            <w:right w:val="none" w:sz="0" w:space="0" w:color="auto"/>
                          </w:divBdr>
                        </w:div>
                        <w:div w:id="1731809143">
                          <w:marLeft w:val="640"/>
                          <w:marRight w:val="0"/>
                          <w:marTop w:val="0"/>
                          <w:marBottom w:val="0"/>
                          <w:divBdr>
                            <w:top w:val="none" w:sz="0" w:space="0" w:color="auto"/>
                            <w:left w:val="none" w:sz="0" w:space="0" w:color="auto"/>
                            <w:bottom w:val="none" w:sz="0" w:space="0" w:color="auto"/>
                            <w:right w:val="none" w:sz="0" w:space="0" w:color="auto"/>
                          </w:divBdr>
                        </w:div>
                        <w:div w:id="399601000">
                          <w:marLeft w:val="640"/>
                          <w:marRight w:val="0"/>
                          <w:marTop w:val="0"/>
                          <w:marBottom w:val="0"/>
                          <w:divBdr>
                            <w:top w:val="none" w:sz="0" w:space="0" w:color="auto"/>
                            <w:left w:val="none" w:sz="0" w:space="0" w:color="auto"/>
                            <w:bottom w:val="none" w:sz="0" w:space="0" w:color="auto"/>
                            <w:right w:val="none" w:sz="0" w:space="0" w:color="auto"/>
                          </w:divBdr>
                        </w:div>
                        <w:div w:id="1624844724">
                          <w:marLeft w:val="640"/>
                          <w:marRight w:val="0"/>
                          <w:marTop w:val="0"/>
                          <w:marBottom w:val="0"/>
                          <w:divBdr>
                            <w:top w:val="none" w:sz="0" w:space="0" w:color="auto"/>
                            <w:left w:val="none" w:sz="0" w:space="0" w:color="auto"/>
                            <w:bottom w:val="none" w:sz="0" w:space="0" w:color="auto"/>
                            <w:right w:val="none" w:sz="0" w:space="0" w:color="auto"/>
                          </w:divBdr>
                        </w:div>
                        <w:div w:id="1903901634">
                          <w:marLeft w:val="640"/>
                          <w:marRight w:val="0"/>
                          <w:marTop w:val="0"/>
                          <w:marBottom w:val="0"/>
                          <w:divBdr>
                            <w:top w:val="none" w:sz="0" w:space="0" w:color="auto"/>
                            <w:left w:val="none" w:sz="0" w:space="0" w:color="auto"/>
                            <w:bottom w:val="none" w:sz="0" w:space="0" w:color="auto"/>
                            <w:right w:val="none" w:sz="0" w:space="0" w:color="auto"/>
                          </w:divBdr>
                        </w:div>
                        <w:div w:id="253783087">
                          <w:marLeft w:val="640"/>
                          <w:marRight w:val="0"/>
                          <w:marTop w:val="0"/>
                          <w:marBottom w:val="0"/>
                          <w:divBdr>
                            <w:top w:val="none" w:sz="0" w:space="0" w:color="auto"/>
                            <w:left w:val="none" w:sz="0" w:space="0" w:color="auto"/>
                            <w:bottom w:val="none" w:sz="0" w:space="0" w:color="auto"/>
                            <w:right w:val="none" w:sz="0" w:space="0" w:color="auto"/>
                          </w:divBdr>
                        </w:div>
                        <w:div w:id="1916550216">
                          <w:marLeft w:val="640"/>
                          <w:marRight w:val="0"/>
                          <w:marTop w:val="0"/>
                          <w:marBottom w:val="0"/>
                          <w:divBdr>
                            <w:top w:val="none" w:sz="0" w:space="0" w:color="auto"/>
                            <w:left w:val="none" w:sz="0" w:space="0" w:color="auto"/>
                            <w:bottom w:val="none" w:sz="0" w:space="0" w:color="auto"/>
                            <w:right w:val="none" w:sz="0" w:space="0" w:color="auto"/>
                          </w:divBdr>
                        </w:div>
                        <w:div w:id="519516141">
                          <w:marLeft w:val="640"/>
                          <w:marRight w:val="0"/>
                          <w:marTop w:val="0"/>
                          <w:marBottom w:val="0"/>
                          <w:divBdr>
                            <w:top w:val="none" w:sz="0" w:space="0" w:color="auto"/>
                            <w:left w:val="none" w:sz="0" w:space="0" w:color="auto"/>
                            <w:bottom w:val="none" w:sz="0" w:space="0" w:color="auto"/>
                            <w:right w:val="none" w:sz="0" w:space="0" w:color="auto"/>
                          </w:divBdr>
                        </w:div>
                        <w:div w:id="564533611">
                          <w:marLeft w:val="640"/>
                          <w:marRight w:val="0"/>
                          <w:marTop w:val="0"/>
                          <w:marBottom w:val="0"/>
                          <w:divBdr>
                            <w:top w:val="none" w:sz="0" w:space="0" w:color="auto"/>
                            <w:left w:val="none" w:sz="0" w:space="0" w:color="auto"/>
                            <w:bottom w:val="none" w:sz="0" w:space="0" w:color="auto"/>
                            <w:right w:val="none" w:sz="0" w:space="0" w:color="auto"/>
                          </w:divBdr>
                        </w:div>
                        <w:div w:id="941837458">
                          <w:marLeft w:val="640"/>
                          <w:marRight w:val="0"/>
                          <w:marTop w:val="0"/>
                          <w:marBottom w:val="0"/>
                          <w:divBdr>
                            <w:top w:val="none" w:sz="0" w:space="0" w:color="auto"/>
                            <w:left w:val="none" w:sz="0" w:space="0" w:color="auto"/>
                            <w:bottom w:val="none" w:sz="0" w:space="0" w:color="auto"/>
                            <w:right w:val="none" w:sz="0" w:space="0" w:color="auto"/>
                          </w:divBdr>
                        </w:div>
                        <w:div w:id="617761100">
                          <w:marLeft w:val="640"/>
                          <w:marRight w:val="0"/>
                          <w:marTop w:val="0"/>
                          <w:marBottom w:val="0"/>
                          <w:divBdr>
                            <w:top w:val="none" w:sz="0" w:space="0" w:color="auto"/>
                            <w:left w:val="none" w:sz="0" w:space="0" w:color="auto"/>
                            <w:bottom w:val="none" w:sz="0" w:space="0" w:color="auto"/>
                            <w:right w:val="none" w:sz="0" w:space="0" w:color="auto"/>
                          </w:divBdr>
                        </w:div>
                        <w:div w:id="2090687788">
                          <w:marLeft w:val="640"/>
                          <w:marRight w:val="0"/>
                          <w:marTop w:val="0"/>
                          <w:marBottom w:val="0"/>
                          <w:divBdr>
                            <w:top w:val="none" w:sz="0" w:space="0" w:color="auto"/>
                            <w:left w:val="none" w:sz="0" w:space="0" w:color="auto"/>
                            <w:bottom w:val="none" w:sz="0" w:space="0" w:color="auto"/>
                            <w:right w:val="none" w:sz="0" w:space="0" w:color="auto"/>
                          </w:divBdr>
                        </w:div>
                        <w:div w:id="377509607">
                          <w:marLeft w:val="640"/>
                          <w:marRight w:val="0"/>
                          <w:marTop w:val="0"/>
                          <w:marBottom w:val="0"/>
                          <w:divBdr>
                            <w:top w:val="none" w:sz="0" w:space="0" w:color="auto"/>
                            <w:left w:val="none" w:sz="0" w:space="0" w:color="auto"/>
                            <w:bottom w:val="none" w:sz="0" w:space="0" w:color="auto"/>
                            <w:right w:val="none" w:sz="0" w:space="0" w:color="auto"/>
                          </w:divBdr>
                        </w:div>
                        <w:div w:id="44065880">
                          <w:marLeft w:val="640"/>
                          <w:marRight w:val="0"/>
                          <w:marTop w:val="0"/>
                          <w:marBottom w:val="0"/>
                          <w:divBdr>
                            <w:top w:val="none" w:sz="0" w:space="0" w:color="auto"/>
                            <w:left w:val="none" w:sz="0" w:space="0" w:color="auto"/>
                            <w:bottom w:val="none" w:sz="0" w:space="0" w:color="auto"/>
                            <w:right w:val="none" w:sz="0" w:space="0" w:color="auto"/>
                          </w:divBdr>
                        </w:div>
                        <w:div w:id="546453719">
                          <w:marLeft w:val="640"/>
                          <w:marRight w:val="0"/>
                          <w:marTop w:val="0"/>
                          <w:marBottom w:val="0"/>
                          <w:divBdr>
                            <w:top w:val="none" w:sz="0" w:space="0" w:color="auto"/>
                            <w:left w:val="none" w:sz="0" w:space="0" w:color="auto"/>
                            <w:bottom w:val="none" w:sz="0" w:space="0" w:color="auto"/>
                            <w:right w:val="none" w:sz="0" w:space="0" w:color="auto"/>
                          </w:divBdr>
                        </w:div>
                        <w:div w:id="523979647">
                          <w:marLeft w:val="640"/>
                          <w:marRight w:val="0"/>
                          <w:marTop w:val="0"/>
                          <w:marBottom w:val="0"/>
                          <w:divBdr>
                            <w:top w:val="none" w:sz="0" w:space="0" w:color="auto"/>
                            <w:left w:val="none" w:sz="0" w:space="0" w:color="auto"/>
                            <w:bottom w:val="none" w:sz="0" w:space="0" w:color="auto"/>
                            <w:right w:val="none" w:sz="0" w:space="0" w:color="auto"/>
                          </w:divBdr>
                        </w:div>
                        <w:div w:id="1944069779">
                          <w:marLeft w:val="640"/>
                          <w:marRight w:val="0"/>
                          <w:marTop w:val="0"/>
                          <w:marBottom w:val="0"/>
                          <w:divBdr>
                            <w:top w:val="none" w:sz="0" w:space="0" w:color="auto"/>
                            <w:left w:val="none" w:sz="0" w:space="0" w:color="auto"/>
                            <w:bottom w:val="none" w:sz="0" w:space="0" w:color="auto"/>
                            <w:right w:val="none" w:sz="0" w:space="0" w:color="auto"/>
                          </w:divBdr>
                        </w:div>
                        <w:div w:id="1970163682">
                          <w:marLeft w:val="640"/>
                          <w:marRight w:val="0"/>
                          <w:marTop w:val="0"/>
                          <w:marBottom w:val="0"/>
                          <w:divBdr>
                            <w:top w:val="none" w:sz="0" w:space="0" w:color="auto"/>
                            <w:left w:val="none" w:sz="0" w:space="0" w:color="auto"/>
                            <w:bottom w:val="none" w:sz="0" w:space="0" w:color="auto"/>
                            <w:right w:val="none" w:sz="0" w:space="0" w:color="auto"/>
                          </w:divBdr>
                        </w:div>
                        <w:div w:id="696396070">
                          <w:marLeft w:val="640"/>
                          <w:marRight w:val="0"/>
                          <w:marTop w:val="0"/>
                          <w:marBottom w:val="0"/>
                          <w:divBdr>
                            <w:top w:val="none" w:sz="0" w:space="0" w:color="auto"/>
                            <w:left w:val="none" w:sz="0" w:space="0" w:color="auto"/>
                            <w:bottom w:val="none" w:sz="0" w:space="0" w:color="auto"/>
                            <w:right w:val="none" w:sz="0" w:space="0" w:color="auto"/>
                          </w:divBdr>
                        </w:div>
                        <w:div w:id="545458420">
                          <w:marLeft w:val="640"/>
                          <w:marRight w:val="0"/>
                          <w:marTop w:val="0"/>
                          <w:marBottom w:val="0"/>
                          <w:divBdr>
                            <w:top w:val="none" w:sz="0" w:space="0" w:color="auto"/>
                            <w:left w:val="none" w:sz="0" w:space="0" w:color="auto"/>
                            <w:bottom w:val="none" w:sz="0" w:space="0" w:color="auto"/>
                            <w:right w:val="none" w:sz="0" w:space="0" w:color="auto"/>
                          </w:divBdr>
                        </w:div>
                        <w:div w:id="2019917072">
                          <w:marLeft w:val="640"/>
                          <w:marRight w:val="0"/>
                          <w:marTop w:val="0"/>
                          <w:marBottom w:val="0"/>
                          <w:divBdr>
                            <w:top w:val="none" w:sz="0" w:space="0" w:color="auto"/>
                            <w:left w:val="none" w:sz="0" w:space="0" w:color="auto"/>
                            <w:bottom w:val="none" w:sz="0" w:space="0" w:color="auto"/>
                            <w:right w:val="none" w:sz="0" w:space="0" w:color="auto"/>
                          </w:divBdr>
                        </w:div>
                        <w:div w:id="1839805805">
                          <w:marLeft w:val="640"/>
                          <w:marRight w:val="0"/>
                          <w:marTop w:val="0"/>
                          <w:marBottom w:val="0"/>
                          <w:divBdr>
                            <w:top w:val="none" w:sz="0" w:space="0" w:color="auto"/>
                            <w:left w:val="none" w:sz="0" w:space="0" w:color="auto"/>
                            <w:bottom w:val="none" w:sz="0" w:space="0" w:color="auto"/>
                            <w:right w:val="none" w:sz="0" w:space="0" w:color="auto"/>
                          </w:divBdr>
                        </w:div>
                        <w:div w:id="1075517349">
                          <w:marLeft w:val="640"/>
                          <w:marRight w:val="0"/>
                          <w:marTop w:val="0"/>
                          <w:marBottom w:val="0"/>
                          <w:divBdr>
                            <w:top w:val="none" w:sz="0" w:space="0" w:color="auto"/>
                            <w:left w:val="none" w:sz="0" w:space="0" w:color="auto"/>
                            <w:bottom w:val="none" w:sz="0" w:space="0" w:color="auto"/>
                            <w:right w:val="none" w:sz="0" w:space="0" w:color="auto"/>
                          </w:divBdr>
                        </w:div>
                        <w:div w:id="811171527">
                          <w:marLeft w:val="640"/>
                          <w:marRight w:val="0"/>
                          <w:marTop w:val="0"/>
                          <w:marBottom w:val="0"/>
                          <w:divBdr>
                            <w:top w:val="none" w:sz="0" w:space="0" w:color="auto"/>
                            <w:left w:val="none" w:sz="0" w:space="0" w:color="auto"/>
                            <w:bottom w:val="none" w:sz="0" w:space="0" w:color="auto"/>
                            <w:right w:val="none" w:sz="0" w:space="0" w:color="auto"/>
                          </w:divBdr>
                        </w:div>
                        <w:div w:id="1166936289">
                          <w:marLeft w:val="640"/>
                          <w:marRight w:val="0"/>
                          <w:marTop w:val="0"/>
                          <w:marBottom w:val="0"/>
                          <w:divBdr>
                            <w:top w:val="none" w:sz="0" w:space="0" w:color="auto"/>
                            <w:left w:val="none" w:sz="0" w:space="0" w:color="auto"/>
                            <w:bottom w:val="none" w:sz="0" w:space="0" w:color="auto"/>
                            <w:right w:val="none" w:sz="0" w:space="0" w:color="auto"/>
                          </w:divBdr>
                        </w:div>
                        <w:div w:id="1029571040">
                          <w:marLeft w:val="640"/>
                          <w:marRight w:val="0"/>
                          <w:marTop w:val="0"/>
                          <w:marBottom w:val="0"/>
                          <w:divBdr>
                            <w:top w:val="none" w:sz="0" w:space="0" w:color="auto"/>
                            <w:left w:val="none" w:sz="0" w:space="0" w:color="auto"/>
                            <w:bottom w:val="none" w:sz="0" w:space="0" w:color="auto"/>
                            <w:right w:val="none" w:sz="0" w:space="0" w:color="auto"/>
                          </w:divBdr>
                        </w:div>
                      </w:divsChild>
                    </w:div>
                    <w:div w:id="1059093569">
                      <w:marLeft w:val="0"/>
                      <w:marRight w:val="0"/>
                      <w:marTop w:val="0"/>
                      <w:marBottom w:val="0"/>
                      <w:divBdr>
                        <w:top w:val="none" w:sz="0" w:space="0" w:color="auto"/>
                        <w:left w:val="none" w:sz="0" w:space="0" w:color="auto"/>
                        <w:bottom w:val="none" w:sz="0" w:space="0" w:color="auto"/>
                        <w:right w:val="none" w:sz="0" w:space="0" w:color="auto"/>
                      </w:divBdr>
                      <w:divsChild>
                        <w:div w:id="616566197">
                          <w:marLeft w:val="640"/>
                          <w:marRight w:val="0"/>
                          <w:marTop w:val="0"/>
                          <w:marBottom w:val="0"/>
                          <w:divBdr>
                            <w:top w:val="none" w:sz="0" w:space="0" w:color="auto"/>
                            <w:left w:val="none" w:sz="0" w:space="0" w:color="auto"/>
                            <w:bottom w:val="none" w:sz="0" w:space="0" w:color="auto"/>
                            <w:right w:val="none" w:sz="0" w:space="0" w:color="auto"/>
                          </w:divBdr>
                        </w:div>
                        <w:div w:id="1862352861">
                          <w:marLeft w:val="640"/>
                          <w:marRight w:val="0"/>
                          <w:marTop w:val="0"/>
                          <w:marBottom w:val="0"/>
                          <w:divBdr>
                            <w:top w:val="none" w:sz="0" w:space="0" w:color="auto"/>
                            <w:left w:val="none" w:sz="0" w:space="0" w:color="auto"/>
                            <w:bottom w:val="none" w:sz="0" w:space="0" w:color="auto"/>
                            <w:right w:val="none" w:sz="0" w:space="0" w:color="auto"/>
                          </w:divBdr>
                        </w:div>
                        <w:div w:id="334652040">
                          <w:marLeft w:val="640"/>
                          <w:marRight w:val="0"/>
                          <w:marTop w:val="0"/>
                          <w:marBottom w:val="0"/>
                          <w:divBdr>
                            <w:top w:val="none" w:sz="0" w:space="0" w:color="auto"/>
                            <w:left w:val="none" w:sz="0" w:space="0" w:color="auto"/>
                            <w:bottom w:val="none" w:sz="0" w:space="0" w:color="auto"/>
                            <w:right w:val="none" w:sz="0" w:space="0" w:color="auto"/>
                          </w:divBdr>
                        </w:div>
                        <w:div w:id="547649510">
                          <w:marLeft w:val="640"/>
                          <w:marRight w:val="0"/>
                          <w:marTop w:val="0"/>
                          <w:marBottom w:val="0"/>
                          <w:divBdr>
                            <w:top w:val="none" w:sz="0" w:space="0" w:color="auto"/>
                            <w:left w:val="none" w:sz="0" w:space="0" w:color="auto"/>
                            <w:bottom w:val="none" w:sz="0" w:space="0" w:color="auto"/>
                            <w:right w:val="none" w:sz="0" w:space="0" w:color="auto"/>
                          </w:divBdr>
                        </w:div>
                        <w:div w:id="1518419798">
                          <w:marLeft w:val="640"/>
                          <w:marRight w:val="0"/>
                          <w:marTop w:val="0"/>
                          <w:marBottom w:val="0"/>
                          <w:divBdr>
                            <w:top w:val="none" w:sz="0" w:space="0" w:color="auto"/>
                            <w:left w:val="none" w:sz="0" w:space="0" w:color="auto"/>
                            <w:bottom w:val="none" w:sz="0" w:space="0" w:color="auto"/>
                            <w:right w:val="none" w:sz="0" w:space="0" w:color="auto"/>
                          </w:divBdr>
                        </w:div>
                        <w:div w:id="1666349947">
                          <w:marLeft w:val="640"/>
                          <w:marRight w:val="0"/>
                          <w:marTop w:val="0"/>
                          <w:marBottom w:val="0"/>
                          <w:divBdr>
                            <w:top w:val="none" w:sz="0" w:space="0" w:color="auto"/>
                            <w:left w:val="none" w:sz="0" w:space="0" w:color="auto"/>
                            <w:bottom w:val="none" w:sz="0" w:space="0" w:color="auto"/>
                            <w:right w:val="none" w:sz="0" w:space="0" w:color="auto"/>
                          </w:divBdr>
                        </w:div>
                        <w:div w:id="1288201565">
                          <w:marLeft w:val="640"/>
                          <w:marRight w:val="0"/>
                          <w:marTop w:val="0"/>
                          <w:marBottom w:val="0"/>
                          <w:divBdr>
                            <w:top w:val="none" w:sz="0" w:space="0" w:color="auto"/>
                            <w:left w:val="none" w:sz="0" w:space="0" w:color="auto"/>
                            <w:bottom w:val="none" w:sz="0" w:space="0" w:color="auto"/>
                            <w:right w:val="none" w:sz="0" w:space="0" w:color="auto"/>
                          </w:divBdr>
                        </w:div>
                        <w:div w:id="1174953423">
                          <w:marLeft w:val="640"/>
                          <w:marRight w:val="0"/>
                          <w:marTop w:val="0"/>
                          <w:marBottom w:val="0"/>
                          <w:divBdr>
                            <w:top w:val="none" w:sz="0" w:space="0" w:color="auto"/>
                            <w:left w:val="none" w:sz="0" w:space="0" w:color="auto"/>
                            <w:bottom w:val="none" w:sz="0" w:space="0" w:color="auto"/>
                            <w:right w:val="none" w:sz="0" w:space="0" w:color="auto"/>
                          </w:divBdr>
                        </w:div>
                        <w:div w:id="1680231347">
                          <w:marLeft w:val="640"/>
                          <w:marRight w:val="0"/>
                          <w:marTop w:val="0"/>
                          <w:marBottom w:val="0"/>
                          <w:divBdr>
                            <w:top w:val="none" w:sz="0" w:space="0" w:color="auto"/>
                            <w:left w:val="none" w:sz="0" w:space="0" w:color="auto"/>
                            <w:bottom w:val="none" w:sz="0" w:space="0" w:color="auto"/>
                            <w:right w:val="none" w:sz="0" w:space="0" w:color="auto"/>
                          </w:divBdr>
                        </w:div>
                        <w:div w:id="891503210">
                          <w:marLeft w:val="640"/>
                          <w:marRight w:val="0"/>
                          <w:marTop w:val="0"/>
                          <w:marBottom w:val="0"/>
                          <w:divBdr>
                            <w:top w:val="none" w:sz="0" w:space="0" w:color="auto"/>
                            <w:left w:val="none" w:sz="0" w:space="0" w:color="auto"/>
                            <w:bottom w:val="none" w:sz="0" w:space="0" w:color="auto"/>
                            <w:right w:val="none" w:sz="0" w:space="0" w:color="auto"/>
                          </w:divBdr>
                        </w:div>
                        <w:div w:id="3633369">
                          <w:marLeft w:val="640"/>
                          <w:marRight w:val="0"/>
                          <w:marTop w:val="0"/>
                          <w:marBottom w:val="0"/>
                          <w:divBdr>
                            <w:top w:val="none" w:sz="0" w:space="0" w:color="auto"/>
                            <w:left w:val="none" w:sz="0" w:space="0" w:color="auto"/>
                            <w:bottom w:val="none" w:sz="0" w:space="0" w:color="auto"/>
                            <w:right w:val="none" w:sz="0" w:space="0" w:color="auto"/>
                          </w:divBdr>
                        </w:div>
                        <w:div w:id="1733190425">
                          <w:marLeft w:val="640"/>
                          <w:marRight w:val="0"/>
                          <w:marTop w:val="0"/>
                          <w:marBottom w:val="0"/>
                          <w:divBdr>
                            <w:top w:val="none" w:sz="0" w:space="0" w:color="auto"/>
                            <w:left w:val="none" w:sz="0" w:space="0" w:color="auto"/>
                            <w:bottom w:val="none" w:sz="0" w:space="0" w:color="auto"/>
                            <w:right w:val="none" w:sz="0" w:space="0" w:color="auto"/>
                          </w:divBdr>
                        </w:div>
                        <w:div w:id="1499228527">
                          <w:marLeft w:val="640"/>
                          <w:marRight w:val="0"/>
                          <w:marTop w:val="0"/>
                          <w:marBottom w:val="0"/>
                          <w:divBdr>
                            <w:top w:val="none" w:sz="0" w:space="0" w:color="auto"/>
                            <w:left w:val="none" w:sz="0" w:space="0" w:color="auto"/>
                            <w:bottom w:val="none" w:sz="0" w:space="0" w:color="auto"/>
                            <w:right w:val="none" w:sz="0" w:space="0" w:color="auto"/>
                          </w:divBdr>
                        </w:div>
                        <w:div w:id="1575704218">
                          <w:marLeft w:val="640"/>
                          <w:marRight w:val="0"/>
                          <w:marTop w:val="0"/>
                          <w:marBottom w:val="0"/>
                          <w:divBdr>
                            <w:top w:val="none" w:sz="0" w:space="0" w:color="auto"/>
                            <w:left w:val="none" w:sz="0" w:space="0" w:color="auto"/>
                            <w:bottom w:val="none" w:sz="0" w:space="0" w:color="auto"/>
                            <w:right w:val="none" w:sz="0" w:space="0" w:color="auto"/>
                          </w:divBdr>
                        </w:div>
                        <w:div w:id="2109153713">
                          <w:marLeft w:val="640"/>
                          <w:marRight w:val="0"/>
                          <w:marTop w:val="0"/>
                          <w:marBottom w:val="0"/>
                          <w:divBdr>
                            <w:top w:val="none" w:sz="0" w:space="0" w:color="auto"/>
                            <w:left w:val="none" w:sz="0" w:space="0" w:color="auto"/>
                            <w:bottom w:val="none" w:sz="0" w:space="0" w:color="auto"/>
                            <w:right w:val="none" w:sz="0" w:space="0" w:color="auto"/>
                          </w:divBdr>
                        </w:div>
                        <w:div w:id="519589628">
                          <w:marLeft w:val="640"/>
                          <w:marRight w:val="0"/>
                          <w:marTop w:val="0"/>
                          <w:marBottom w:val="0"/>
                          <w:divBdr>
                            <w:top w:val="none" w:sz="0" w:space="0" w:color="auto"/>
                            <w:left w:val="none" w:sz="0" w:space="0" w:color="auto"/>
                            <w:bottom w:val="none" w:sz="0" w:space="0" w:color="auto"/>
                            <w:right w:val="none" w:sz="0" w:space="0" w:color="auto"/>
                          </w:divBdr>
                        </w:div>
                        <w:div w:id="749278254">
                          <w:marLeft w:val="640"/>
                          <w:marRight w:val="0"/>
                          <w:marTop w:val="0"/>
                          <w:marBottom w:val="0"/>
                          <w:divBdr>
                            <w:top w:val="none" w:sz="0" w:space="0" w:color="auto"/>
                            <w:left w:val="none" w:sz="0" w:space="0" w:color="auto"/>
                            <w:bottom w:val="none" w:sz="0" w:space="0" w:color="auto"/>
                            <w:right w:val="none" w:sz="0" w:space="0" w:color="auto"/>
                          </w:divBdr>
                        </w:div>
                        <w:div w:id="627004642">
                          <w:marLeft w:val="640"/>
                          <w:marRight w:val="0"/>
                          <w:marTop w:val="0"/>
                          <w:marBottom w:val="0"/>
                          <w:divBdr>
                            <w:top w:val="none" w:sz="0" w:space="0" w:color="auto"/>
                            <w:left w:val="none" w:sz="0" w:space="0" w:color="auto"/>
                            <w:bottom w:val="none" w:sz="0" w:space="0" w:color="auto"/>
                            <w:right w:val="none" w:sz="0" w:space="0" w:color="auto"/>
                          </w:divBdr>
                        </w:div>
                        <w:div w:id="146635080">
                          <w:marLeft w:val="640"/>
                          <w:marRight w:val="0"/>
                          <w:marTop w:val="0"/>
                          <w:marBottom w:val="0"/>
                          <w:divBdr>
                            <w:top w:val="none" w:sz="0" w:space="0" w:color="auto"/>
                            <w:left w:val="none" w:sz="0" w:space="0" w:color="auto"/>
                            <w:bottom w:val="none" w:sz="0" w:space="0" w:color="auto"/>
                            <w:right w:val="none" w:sz="0" w:space="0" w:color="auto"/>
                          </w:divBdr>
                        </w:div>
                        <w:div w:id="1809664368">
                          <w:marLeft w:val="640"/>
                          <w:marRight w:val="0"/>
                          <w:marTop w:val="0"/>
                          <w:marBottom w:val="0"/>
                          <w:divBdr>
                            <w:top w:val="none" w:sz="0" w:space="0" w:color="auto"/>
                            <w:left w:val="none" w:sz="0" w:space="0" w:color="auto"/>
                            <w:bottom w:val="none" w:sz="0" w:space="0" w:color="auto"/>
                            <w:right w:val="none" w:sz="0" w:space="0" w:color="auto"/>
                          </w:divBdr>
                        </w:div>
                        <w:div w:id="2017919762">
                          <w:marLeft w:val="640"/>
                          <w:marRight w:val="0"/>
                          <w:marTop w:val="0"/>
                          <w:marBottom w:val="0"/>
                          <w:divBdr>
                            <w:top w:val="none" w:sz="0" w:space="0" w:color="auto"/>
                            <w:left w:val="none" w:sz="0" w:space="0" w:color="auto"/>
                            <w:bottom w:val="none" w:sz="0" w:space="0" w:color="auto"/>
                            <w:right w:val="none" w:sz="0" w:space="0" w:color="auto"/>
                          </w:divBdr>
                        </w:div>
                        <w:div w:id="1117286740">
                          <w:marLeft w:val="640"/>
                          <w:marRight w:val="0"/>
                          <w:marTop w:val="0"/>
                          <w:marBottom w:val="0"/>
                          <w:divBdr>
                            <w:top w:val="none" w:sz="0" w:space="0" w:color="auto"/>
                            <w:left w:val="none" w:sz="0" w:space="0" w:color="auto"/>
                            <w:bottom w:val="none" w:sz="0" w:space="0" w:color="auto"/>
                            <w:right w:val="none" w:sz="0" w:space="0" w:color="auto"/>
                          </w:divBdr>
                        </w:div>
                        <w:div w:id="1051349933">
                          <w:marLeft w:val="640"/>
                          <w:marRight w:val="0"/>
                          <w:marTop w:val="0"/>
                          <w:marBottom w:val="0"/>
                          <w:divBdr>
                            <w:top w:val="none" w:sz="0" w:space="0" w:color="auto"/>
                            <w:left w:val="none" w:sz="0" w:space="0" w:color="auto"/>
                            <w:bottom w:val="none" w:sz="0" w:space="0" w:color="auto"/>
                            <w:right w:val="none" w:sz="0" w:space="0" w:color="auto"/>
                          </w:divBdr>
                        </w:div>
                        <w:div w:id="966661149">
                          <w:marLeft w:val="640"/>
                          <w:marRight w:val="0"/>
                          <w:marTop w:val="0"/>
                          <w:marBottom w:val="0"/>
                          <w:divBdr>
                            <w:top w:val="none" w:sz="0" w:space="0" w:color="auto"/>
                            <w:left w:val="none" w:sz="0" w:space="0" w:color="auto"/>
                            <w:bottom w:val="none" w:sz="0" w:space="0" w:color="auto"/>
                            <w:right w:val="none" w:sz="0" w:space="0" w:color="auto"/>
                          </w:divBdr>
                        </w:div>
                        <w:div w:id="666858211">
                          <w:marLeft w:val="640"/>
                          <w:marRight w:val="0"/>
                          <w:marTop w:val="0"/>
                          <w:marBottom w:val="0"/>
                          <w:divBdr>
                            <w:top w:val="none" w:sz="0" w:space="0" w:color="auto"/>
                            <w:left w:val="none" w:sz="0" w:space="0" w:color="auto"/>
                            <w:bottom w:val="none" w:sz="0" w:space="0" w:color="auto"/>
                            <w:right w:val="none" w:sz="0" w:space="0" w:color="auto"/>
                          </w:divBdr>
                        </w:div>
                        <w:div w:id="670448644">
                          <w:marLeft w:val="640"/>
                          <w:marRight w:val="0"/>
                          <w:marTop w:val="0"/>
                          <w:marBottom w:val="0"/>
                          <w:divBdr>
                            <w:top w:val="none" w:sz="0" w:space="0" w:color="auto"/>
                            <w:left w:val="none" w:sz="0" w:space="0" w:color="auto"/>
                            <w:bottom w:val="none" w:sz="0" w:space="0" w:color="auto"/>
                            <w:right w:val="none" w:sz="0" w:space="0" w:color="auto"/>
                          </w:divBdr>
                        </w:div>
                        <w:div w:id="1978484317">
                          <w:marLeft w:val="640"/>
                          <w:marRight w:val="0"/>
                          <w:marTop w:val="0"/>
                          <w:marBottom w:val="0"/>
                          <w:divBdr>
                            <w:top w:val="none" w:sz="0" w:space="0" w:color="auto"/>
                            <w:left w:val="none" w:sz="0" w:space="0" w:color="auto"/>
                            <w:bottom w:val="none" w:sz="0" w:space="0" w:color="auto"/>
                            <w:right w:val="none" w:sz="0" w:space="0" w:color="auto"/>
                          </w:divBdr>
                        </w:div>
                        <w:div w:id="2036151957">
                          <w:marLeft w:val="640"/>
                          <w:marRight w:val="0"/>
                          <w:marTop w:val="0"/>
                          <w:marBottom w:val="0"/>
                          <w:divBdr>
                            <w:top w:val="none" w:sz="0" w:space="0" w:color="auto"/>
                            <w:left w:val="none" w:sz="0" w:space="0" w:color="auto"/>
                            <w:bottom w:val="none" w:sz="0" w:space="0" w:color="auto"/>
                            <w:right w:val="none" w:sz="0" w:space="0" w:color="auto"/>
                          </w:divBdr>
                        </w:div>
                        <w:div w:id="150603622">
                          <w:marLeft w:val="640"/>
                          <w:marRight w:val="0"/>
                          <w:marTop w:val="0"/>
                          <w:marBottom w:val="0"/>
                          <w:divBdr>
                            <w:top w:val="none" w:sz="0" w:space="0" w:color="auto"/>
                            <w:left w:val="none" w:sz="0" w:space="0" w:color="auto"/>
                            <w:bottom w:val="none" w:sz="0" w:space="0" w:color="auto"/>
                            <w:right w:val="none" w:sz="0" w:space="0" w:color="auto"/>
                          </w:divBdr>
                        </w:div>
                        <w:div w:id="1654987809">
                          <w:marLeft w:val="640"/>
                          <w:marRight w:val="0"/>
                          <w:marTop w:val="0"/>
                          <w:marBottom w:val="0"/>
                          <w:divBdr>
                            <w:top w:val="none" w:sz="0" w:space="0" w:color="auto"/>
                            <w:left w:val="none" w:sz="0" w:space="0" w:color="auto"/>
                            <w:bottom w:val="none" w:sz="0" w:space="0" w:color="auto"/>
                            <w:right w:val="none" w:sz="0" w:space="0" w:color="auto"/>
                          </w:divBdr>
                        </w:div>
                        <w:div w:id="800657104">
                          <w:marLeft w:val="640"/>
                          <w:marRight w:val="0"/>
                          <w:marTop w:val="0"/>
                          <w:marBottom w:val="0"/>
                          <w:divBdr>
                            <w:top w:val="none" w:sz="0" w:space="0" w:color="auto"/>
                            <w:left w:val="none" w:sz="0" w:space="0" w:color="auto"/>
                            <w:bottom w:val="none" w:sz="0" w:space="0" w:color="auto"/>
                            <w:right w:val="none" w:sz="0" w:space="0" w:color="auto"/>
                          </w:divBdr>
                        </w:div>
                        <w:div w:id="1123961401">
                          <w:marLeft w:val="640"/>
                          <w:marRight w:val="0"/>
                          <w:marTop w:val="0"/>
                          <w:marBottom w:val="0"/>
                          <w:divBdr>
                            <w:top w:val="none" w:sz="0" w:space="0" w:color="auto"/>
                            <w:left w:val="none" w:sz="0" w:space="0" w:color="auto"/>
                            <w:bottom w:val="none" w:sz="0" w:space="0" w:color="auto"/>
                            <w:right w:val="none" w:sz="0" w:space="0" w:color="auto"/>
                          </w:divBdr>
                        </w:div>
                        <w:div w:id="455829911">
                          <w:marLeft w:val="640"/>
                          <w:marRight w:val="0"/>
                          <w:marTop w:val="0"/>
                          <w:marBottom w:val="0"/>
                          <w:divBdr>
                            <w:top w:val="none" w:sz="0" w:space="0" w:color="auto"/>
                            <w:left w:val="none" w:sz="0" w:space="0" w:color="auto"/>
                            <w:bottom w:val="none" w:sz="0" w:space="0" w:color="auto"/>
                            <w:right w:val="none" w:sz="0" w:space="0" w:color="auto"/>
                          </w:divBdr>
                        </w:div>
                        <w:div w:id="1636058610">
                          <w:marLeft w:val="640"/>
                          <w:marRight w:val="0"/>
                          <w:marTop w:val="0"/>
                          <w:marBottom w:val="0"/>
                          <w:divBdr>
                            <w:top w:val="none" w:sz="0" w:space="0" w:color="auto"/>
                            <w:left w:val="none" w:sz="0" w:space="0" w:color="auto"/>
                            <w:bottom w:val="none" w:sz="0" w:space="0" w:color="auto"/>
                            <w:right w:val="none" w:sz="0" w:space="0" w:color="auto"/>
                          </w:divBdr>
                        </w:div>
                        <w:div w:id="1814442441">
                          <w:marLeft w:val="640"/>
                          <w:marRight w:val="0"/>
                          <w:marTop w:val="0"/>
                          <w:marBottom w:val="0"/>
                          <w:divBdr>
                            <w:top w:val="none" w:sz="0" w:space="0" w:color="auto"/>
                            <w:left w:val="none" w:sz="0" w:space="0" w:color="auto"/>
                            <w:bottom w:val="none" w:sz="0" w:space="0" w:color="auto"/>
                            <w:right w:val="none" w:sz="0" w:space="0" w:color="auto"/>
                          </w:divBdr>
                        </w:div>
                        <w:div w:id="162933649">
                          <w:marLeft w:val="640"/>
                          <w:marRight w:val="0"/>
                          <w:marTop w:val="0"/>
                          <w:marBottom w:val="0"/>
                          <w:divBdr>
                            <w:top w:val="none" w:sz="0" w:space="0" w:color="auto"/>
                            <w:left w:val="none" w:sz="0" w:space="0" w:color="auto"/>
                            <w:bottom w:val="none" w:sz="0" w:space="0" w:color="auto"/>
                            <w:right w:val="none" w:sz="0" w:space="0" w:color="auto"/>
                          </w:divBdr>
                        </w:div>
                        <w:div w:id="2020810388">
                          <w:marLeft w:val="640"/>
                          <w:marRight w:val="0"/>
                          <w:marTop w:val="0"/>
                          <w:marBottom w:val="0"/>
                          <w:divBdr>
                            <w:top w:val="none" w:sz="0" w:space="0" w:color="auto"/>
                            <w:left w:val="none" w:sz="0" w:space="0" w:color="auto"/>
                            <w:bottom w:val="none" w:sz="0" w:space="0" w:color="auto"/>
                            <w:right w:val="none" w:sz="0" w:space="0" w:color="auto"/>
                          </w:divBdr>
                        </w:div>
                        <w:div w:id="683097445">
                          <w:marLeft w:val="640"/>
                          <w:marRight w:val="0"/>
                          <w:marTop w:val="0"/>
                          <w:marBottom w:val="0"/>
                          <w:divBdr>
                            <w:top w:val="none" w:sz="0" w:space="0" w:color="auto"/>
                            <w:left w:val="none" w:sz="0" w:space="0" w:color="auto"/>
                            <w:bottom w:val="none" w:sz="0" w:space="0" w:color="auto"/>
                            <w:right w:val="none" w:sz="0" w:space="0" w:color="auto"/>
                          </w:divBdr>
                        </w:div>
                        <w:div w:id="1436750675">
                          <w:marLeft w:val="640"/>
                          <w:marRight w:val="0"/>
                          <w:marTop w:val="0"/>
                          <w:marBottom w:val="0"/>
                          <w:divBdr>
                            <w:top w:val="none" w:sz="0" w:space="0" w:color="auto"/>
                            <w:left w:val="none" w:sz="0" w:space="0" w:color="auto"/>
                            <w:bottom w:val="none" w:sz="0" w:space="0" w:color="auto"/>
                            <w:right w:val="none" w:sz="0" w:space="0" w:color="auto"/>
                          </w:divBdr>
                        </w:div>
                        <w:div w:id="1661226302">
                          <w:marLeft w:val="640"/>
                          <w:marRight w:val="0"/>
                          <w:marTop w:val="0"/>
                          <w:marBottom w:val="0"/>
                          <w:divBdr>
                            <w:top w:val="none" w:sz="0" w:space="0" w:color="auto"/>
                            <w:left w:val="none" w:sz="0" w:space="0" w:color="auto"/>
                            <w:bottom w:val="none" w:sz="0" w:space="0" w:color="auto"/>
                            <w:right w:val="none" w:sz="0" w:space="0" w:color="auto"/>
                          </w:divBdr>
                        </w:div>
                        <w:div w:id="1757045655">
                          <w:marLeft w:val="640"/>
                          <w:marRight w:val="0"/>
                          <w:marTop w:val="0"/>
                          <w:marBottom w:val="0"/>
                          <w:divBdr>
                            <w:top w:val="none" w:sz="0" w:space="0" w:color="auto"/>
                            <w:left w:val="none" w:sz="0" w:space="0" w:color="auto"/>
                            <w:bottom w:val="none" w:sz="0" w:space="0" w:color="auto"/>
                            <w:right w:val="none" w:sz="0" w:space="0" w:color="auto"/>
                          </w:divBdr>
                        </w:div>
                        <w:div w:id="1187213233">
                          <w:marLeft w:val="640"/>
                          <w:marRight w:val="0"/>
                          <w:marTop w:val="0"/>
                          <w:marBottom w:val="0"/>
                          <w:divBdr>
                            <w:top w:val="none" w:sz="0" w:space="0" w:color="auto"/>
                            <w:left w:val="none" w:sz="0" w:space="0" w:color="auto"/>
                            <w:bottom w:val="none" w:sz="0" w:space="0" w:color="auto"/>
                            <w:right w:val="none" w:sz="0" w:space="0" w:color="auto"/>
                          </w:divBdr>
                        </w:div>
                        <w:div w:id="9259874">
                          <w:marLeft w:val="640"/>
                          <w:marRight w:val="0"/>
                          <w:marTop w:val="0"/>
                          <w:marBottom w:val="0"/>
                          <w:divBdr>
                            <w:top w:val="none" w:sz="0" w:space="0" w:color="auto"/>
                            <w:left w:val="none" w:sz="0" w:space="0" w:color="auto"/>
                            <w:bottom w:val="none" w:sz="0" w:space="0" w:color="auto"/>
                            <w:right w:val="none" w:sz="0" w:space="0" w:color="auto"/>
                          </w:divBdr>
                        </w:div>
                        <w:div w:id="419302031">
                          <w:marLeft w:val="640"/>
                          <w:marRight w:val="0"/>
                          <w:marTop w:val="0"/>
                          <w:marBottom w:val="0"/>
                          <w:divBdr>
                            <w:top w:val="none" w:sz="0" w:space="0" w:color="auto"/>
                            <w:left w:val="none" w:sz="0" w:space="0" w:color="auto"/>
                            <w:bottom w:val="none" w:sz="0" w:space="0" w:color="auto"/>
                            <w:right w:val="none" w:sz="0" w:space="0" w:color="auto"/>
                          </w:divBdr>
                        </w:div>
                        <w:div w:id="582302152">
                          <w:marLeft w:val="640"/>
                          <w:marRight w:val="0"/>
                          <w:marTop w:val="0"/>
                          <w:marBottom w:val="0"/>
                          <w:divBdr>
                            <w:top w:val="none" w:sz="0" w:space="0" w:color="auto"/>
                            <w:left w:val="none" w:sz="0" w:space="0" w:color="auto"/>
                            <w:bottom w:val="none" w:sz="0" w:space="0" w:color="auto"/>
                            <w:right w:val="none" w:sz="0" w:space="0" w:color="auto"/>
                          </w:divBdr>
                        </w:div>
                        <w:div w:id="1372463771">
                          <w:marLeft w:val="640"/>
                          <w:marRight w:val="0"/>
                          <w:marTop w:val="0"/>
                          <w:marBottom w:val="0"/>
                          <w:divBdr>
                            <w:top w:val="none" w:sz="0" w:space="0" w:color="auto"/>
                            <w:left w:val="none" w:sz="0" w:space="0" w:color="auto"/>
                            <w:bottom w:val="none" w:sz="0" w:space="0" w:color="auto"/>
                            <w:right w:val="none" w:sz="0" w:space="0" w:color="auto"/>
                          </w:divBdr>
                        </w:div>
                        <w:div w:id="687029671">
                          <w:marLeft w:val="640"/>
                          <w:marRight w:val="0"/>
                          <w:marTop w:val="0"/>
                          <w:marBottom w:val="0"/>
                          <w:divBdr>
                            <w:top w:val="none" w:sz="0" w:space="0" w:color="auto"/>
                            <w:left w:val="none" w:sz="0" w:space="0" w:color="auto"/>
                            <w:bottom w:val="none" w:sz="0" w:space="0" w:color="auto"/>
                            <w:right w:val="none" w:sz="0" w:space="0" w:color="auto"/>
                          </w:divBdr>
                        </w:div>
                        <w:div w:id="1444687661">
                          <w:marLeft w:val="640"/>
                          <w:marRight w:val="0"/>
                          <w:marTop w:val="0"/>
                          <w:marBottom w:val="0"/>
                          <w:divBdr>
                            <w:top w:val="none" w:sz="0" w:space="0" w:color="auto"/>
                            <w:left w:val="none" w:sz="0" w:space="0" w:color="auto"/>
                            <w:bottom w:val="none" w:sz="0" w:space="0" w:color="auto"/>
                            <w:right w:val="none" w:sz="0" w:space="0" w:color="auto"/>
                          </w:divBdr>
                        </w:div>
                        <w:div w:id="1974939441">
                          <w:marLeft w:val="640"/>
                          <w:marRight w:val="0"/>
                          <w:marTop w:val="0"/>
                          <w:marBottom w:val="0"/>
                          <w:divBdr>
                            <w:top w:val="none" w:sz="0" w:space="0" w:color="auto"/>
                            <w:left w:val="none" w:sz="0" w:space="0" w:color="auto"/>
                            <w:bottom w:val="none" w:sz="0" w:space="0" w:color="auto"/>
                            <w:right w:val="none" w:sz="0" w:space="0" w:color="auto"/>
                          </w:divBdr>
                        </w:div>
                        <w:div w:id="1843232292">
                          <w:marLeft w:val="640"/>
                          <w:marRight w:val="0"/>
                          <w:marTop w:val="0"/>
                          <w:marBottom w:val="0"/>
                          <w:divBdr>
                            <w:top w:val="none" w:sz="0" w:space="0" w:color="auto"/>
                            <w:left w:val="none" w:sz="0" w:space="0" w:color="auto"/>
                            <w:bottom w:val="none" w:sz="0" w:space="0" w:color="auto"/>
                            <w:right w:val="none" w:sz="0" w:space="0" w:color="auto"/>
                          </w:divBdr>
                        </w:div>
                        <w:div w:id="1484934055">
                          <w:marLeft w:val="640"/>
                          <w:marRight w:val="0"/>
                          <w:marTop w:val="0"/>
                          <w:marBottom w:val="0"/>
                          <w:divBdr>
                            <w:top w:val="none" w:sz="0" w:space="0" w:color="auto"/>
                            <w:left w:val="none" w:sz="0" w:space="0" w:color="auto"/>
                            <w:bottom w:val="none" w:sz="0" w:space="0" w:color="auto"/>
                            <w:right w:val="none" w:sz="0" w:space="0" w:color="auto"/>
                          </w:divBdr>
                        </w:div>
                        <w:div w:id="1650863128">
                          <w:marLeft w:val="640"/>
                          <w:marRight w:val="0"/>
                          <w:marTop w:val="0"/>
                          <w:marBottom w:val="0"/>
                          <w:divBdr>
                            <w:top w:val="none" w:sz="0" w:space="0" w:color="auto"/>
                            <w:left w:val="none" w:sz="0" w:space="0" w:color="auto"/>
                            <w:bottom w:val="none" w:sz="0" w:space="0" w:color="auto"/>
                            <w:right w:val="none" w:sz="0" w:space="0" w:color="auto"/>
                          </w:divBdr>
                        </w:div>
                        <w:div w:id="473760302">
                          <w:marLeft w:val="640"/>
                          <w:marRight w:val="0"/>
                          <w:marTop w:val="0"/>
                          <w:marBottom w:val="0"/>
                          <w:divBdr>
                            <w:top w:val="none" w:sz="0" w:space="0" w:color="auto"/>
                            <w:left w:val="none" w:sz="0" w:space="0" w:color="auto"/>
                            <w:bottom w:val="none" w:sz="0" w:space="0" w:color="auto"/>
                            <w:right w:val="none" w:sz="0" w:space="0" w:color="auto"/>
                          </w:divBdr>
                        </w:div>
                        <w:div w:id="602957238">
                          <w:marLeft w:val="640"/>
                          <w:marRight w:val="0"/>
                          <w:marTop w:val="0"/>
                          <w:marBottom w:val="0"/>
                          <w:divBdr>
                            <w:top w:val="none" w:sz="0" w:space="0" w:color="auto"/>
                            <w:left w:val="none" w:sz="0" w:space="0" w:color="auto"/>
                            <w:bottom w:val="none" w:sz="0" w:space="0" w:color="auto"/>
                            <w:right w:val="none" w:sz="0" w:space="0" w:color="auto"/>
                          </w:divBdr>
                        </w:div>
                        <w:div w:id="364447984">
                          <w:marLeft w:val="640"/>
                          <w:marRight w:val="0"/>
                          <w:marTop w:val="0"/>
                          <w:marBottom w:val="0"/>
                          <w:divBdr>
                            <w:top w:val="none" w:sz="0" w:space="0" w:color="auto"/>
                            <w:left w:val="none" w:sz="0" w:space="0" w:color="auto"/>
                            <w:bottom w:val="none" w:sz="0" w:space="0" w:color="auto"/>
                            <w:right w:val="none" w:sz="0" w:space="0" w:color="auto"/>
                          </w:divBdr>
                        </w:div>
                        <w:div w:id="1453402744">
                          <w:marLeft w:val="640"/>
                          <w:marRight w:val="0"/>
                          <w:marTop w:val="0"/>
                          <w:marBottom w:val="0"/>
                          <w:divBdr>
                            <w:top w:val="none" w:sz="0" w:space="0" w:color="auto"/>
                            <w:left w:val="none" w:sz="0" w:space="0" w:color="auto"/>
                            <w:bottom w:val="none" w:sz="0" w:space="0" w:color="auto"/>
                            <w:right w:val="none" w:sz="0" w:space="0" w:color="auto"/>
                          </w:divBdr>
                        </w:div>
                      </w:divsChild>
                    </w:div>
                    <w:div w:id="1658604944">
                      <w:marLeft w:val="0"/>
                      <w:marRight w:val="0"/>
                      <w:marTop w:val="0"/>
                      <w:marBottom w:val="0"/>
                      <w:divBdr>
                        <w:top w:val="none" w:sz="0" w:space="0" w:color="auto"/>
                        <w:left w:val="none" w:sz="0" w:space="0" w:color="auto"/>
                        <w:bottom w:val="none" w:sz="0" w:space="0" w:color="auto"/>
                        <w:right w:val="none" w:sz="0" w:space="0" w:color="auto"/>
                      </w:divBdr>
                      <w:divsChild>
                        <w:div w:id="1134568097">
                          <w:marLeft w:val="640"/>
                          <w:marRight w:val="0"/>
                          <w:marTop w:val="0"/>
                          <w:marBottom w:val="0"/>
                          <w:divBdr>
                            <w:top w:val="none" w:sz="0" w:space="0" w:color="auto"/>
                            <w:left w:val="none" w:sz="0" w:space="0" w:color="auto"/>
                            <w:bottom w:val="none" w:sz="0" w:space="0" w:color="auto"/>
                            <w:right w:val="none" w:sz="0" w:space="0" w:color="auto"/>
                          </w:divBdr>
                        </w:div>
                        <w:div w:id="2069450017">
                          <w:marLeft w:val="640"/>
                          <w:marRight w:val="0"/>
                          <w:marTop w:val="0"/>
                          <w:marBottom w:val="0"/>
                          <w:divBdr>
                            <w:top w:val="none" w:sz="0" w:space="0" w:color="auto"/>
                            <w:left w:val="none" w:sz="0" w:space="0" w:color="auto"/>
                            <w:bottom w:val="none" w:sz="0" w:space="0" w:color="auto"/>
                            <w:right w:val="none" w:sz="0" w:space="0" w:color="auto"/>
                          </w:divBdr>
                        </w:div>
                        <w:div w:id="2102869188">
                          <w:marLeft w:val="640"/>
                          <w:marRight w:val="0"/>
                          <w:marTop w:val="0"/>
                          <w:marBottom w:val="0"/>
                          <w:divBdr>
                            <w:top w:val="none" w:sz="0" w:space="0" w:color="auto"/>
                            <w:left w:val="none" w:sz="0" w:space="0" w:color="auto"/>
                            <w:bottom w:val="none" w:sz="0" w:space="0" w:color="auto"/>
                            <w:right w:val="none" w:sz="0" w:space="0" w:color="auto"/>
                          </w:divBdr>
                        </w:div>
                        <w:div w:id="1361976437">
                          <w:marLeft w:val="640"/>
                          <w:marRight w:val="0"/>
                          <w:marTop w:val="0"/>
                          <w:marBottom w:val="0"/>
                          <w:divBdr>
                            <w:top w:val="none" w:sz="0" w:space="0" w:color="auto"/>
                            <w:left w:val="none" w:sz="0" w:space="0" w:color="auto"/>
                            <w:bottom w:val="none" w:sz="0" w:space="0" w:color="auto"/>
                            <w:right w:val="none" w:sz="0" w:space="0" w:color="auto"/>
                          </w:divBdr>
                        </w:div>
                        <w:div w:id="921639644">
                          <w:marLeft w:val="640"/>
                          <w:marRight w:val="0"/>
                          <w:marTop w:val="0"/>
                          <w:marBottom w:val="0"/>
                          <w:divBdr>
                            <w:top w:val="none" w:sz="0" w:space="0" w:color="auto"/>
                            <w:left w:val="none" w:sz="0" w:space="0" w:color="auto"/>
                            <w:bottom w:val="none" w:sz="0" w:space="0" w:color="auto"/>
                            <w:right w:val="none" w:sz="0" w:space="0" w:color="auto"/>
                          </w:divBdr>
                        </w:div>
                        <w:div w:id="113794965">
                          <w:marLeft w:val="640"/>
                          <w:marRight w:val="0"/>
                          <w:marTop w:val="0"/>
                          <w:marBottom w:val="0"/>
                          <w:divBdr>
                            <w:top w:val="none" w:sz="0" w:space="0" w:color="auto"/>
                            <w:left w:val="none" w:sz="0" w:space="0" w:color="auto"/>
                            <w:bottom w:val="none" w:sz="0" w:space="0" w:color="auto"/>
                            <w:right w:val="none" w:sz="0" w:space="0" w:color="auto"/>
                          </w:divBdr>
                        </w:div>
                        <w:div w:id="2001080504">
                          <w:marLeft w:val="640"/>
                          <w:marRight w:val="0"/>
                          <w:marTop w:val="0"/>
                          <w:marBottom w:val="0"/>
                          <w:divBdr>
                            <w:top w:val="none" w:sz="0" w:space="0" w:color="auto"/>
                            <w:left w:val="none" w:sz="0" w:space="0" w:color="auto"/>
                            <w:bottom w:val="none" w:sz="0" w:space="0" w:color="auto"/>
                            <w:right w:val="none" w:sz="0" w:space="0" w:color="auto"/>
                          </w:divBdr>
                        </w:div>
                        <w:div w:id="2054040269">
                          <w:marLeft w:val="640"/>
                          <w:marRight w:val="0"/>
                          <w:marTop w:val="0"/>
                          <w:marBottom w:val="0"/>
                          <w:divBdr>
                            <w:top w:val="none" w:sz="0" w:space="0" w:color="auto"/>
                            <w:left w:val="none" w:sz="0" w:space="0" w:color="auto"/>
                            <w:bottom w:val="none" w:sz="0" w:space="0" w:color="auto"/>
                            <w:right w:val="none" w:sz="0" w:space="0" w:color="auto"/>
                          </w:divBdr>
                        </w:div>
                        <w:div w:id="432433356">
                          <w:marLeft w:val="640"/>
                          <w:marRight w:val="0"/>
                          <w:marTop w:val="0"/>
                          <w:marBottom w:val="0"/>
                          <w:divBdr>
                            <w:top w:val="none" w:sz="0" w:space="0" w:color="auto"/>
                            <w:left w:val="none" w:sz="0" w:space="0" w:color="auto"/>
                            <w:bottom w:val="none" w:sz="0" w:space="0" w:color="auto"/>
                            <w:right w:val="none" w:sz="0" w:space="0" w:color="auto"/>
                          </w:divBdr>
                        </w:div>
                        <w:div w:id="2064281441">
                          <w:marLeft w:val="640"/>
                          <w:marRight w:val="0"/>
                          <w:marTop w:val="0"/>
                          <w:marBottom w:val="0"/>
                          <w:divBdr>
                            <w:top w:val="none" w:sz="0" w:space="0" w:color="auto"/>
                            <w:left w:val="none" w:sz="0" w:space="0" w:color="auto"/>
                            <w:bottom w:val="none" w:sz="0" w:space="0" w:color="auto"/>
                            <w:right w:val="none" w:sz="0" w:space="0" w:color="auto"/>
                          </w:divBdr>
                        </w:div>
                        <w:div w:id="2029595665">
                          <w:marLeft w:val="640"/>
                          <w:marRight w:val="0"/>
                          <w:marTop w:val="0"/>
                          <w:marBottom w:val="0"/>
                          <w:divBdr>
                            <w:top w:val="none" w:sz="0" w:space="0" w:color="auto"/>
                            <w:left w:val="none" w:sz="0" w:space="0" w:color="auto"/>
                            <w:bottom w:val="none" w:sz="0" w:space="0" w:color="auto"/>
                            <w:right w:val="none" w:sz="0" w:space="0" w:color="auto"/>
                          </w:divBdr>
                        </w:div>
                        <w:div w:id="194853540">
                          <w:marLeft w:val="640"/>
                          <w:marRight w:val="0"/>
                          <w:marTop w:val="0"/>
                          <w:marBottom w:val="0"/>
                          <w:divBdr>
                            <w:top w:val="none" w:sz="0" w:space="0" w:color="auto"/>
                            <w:left w:val="none" w:sz="0" w:space="0" w:color="auto"/>
                            <w:bottom w:val="none" w:sz="0" w:space="0" w:color="auto"/>
                            <w:right w:val="none" w:sz="0" w:space="0" w:color="auto"/>
                          </w:divBdr>
                        </w:div>
                        <w:div w:id="829950058">
                          <w:marLeft w:val="640"/>
                          <w:marRight w:val="0"/>
                          <w:marTop w:val="0"/>
                          <w:marBottom w:val="0"/>
                          <w:divBdr>
                            <w:top w:val="none" w:sz="0" w:space="0" w:color="auto"/>
                            <w:left w:val="none" w:sz="0" w:space="0" w:color="auto"/>
                            <w:bottom w:val="none" w:sz="0" w:space="0" w:color="auto"/>
                            <w:right w:val="none" w:sz="0" w:space="0" w:color="auto"/>
                          </w:divBdr>
                        </w:div>
                        <w:div w:id="1572809610">
                          <w:marLeft w:val="640"/>
                          <w:marRight w:val="0"/>
                          <w:marTop w:val="0"/>
                          <w:marBottom w:val="0"/>
                          <w:divBdr>
                            <w:top w:val="none" w:sz="0" w:space="0" w:color="auto"/>
                            <w:left w:val="none" w:sz="0" w:space="0" w:color="auto"/>
                            <w:bottom w:val="none" w:sz="0" w:space="0" w:color="auto"/>
                            <w:right w:val="none" w:sz="0" w:space="0" w:color="auto"/>
                          </w:divBdr>
                        </w:div>
                        <w:div w:id="1618682856">
                          <w:marLeft w:val="640"/>
                          <w:marRight w:val="0"/>
                          <w:marTop w:val="0"/>
                          <w:marBottom w:val="0"/>
                          <w:divBdr>
                            <w:top w:val="none" w:sz="0" w:space="0" w:color="auto"/>
                            <w:left w:val="none" w:sz="0" w:space="0" w:color="auto"/>
                            <w:bottom w:val="none" w:sz="0" w:space="0" w:color="auto"/>
                            <w:right w:val="none" w:sz="0" w:space="0" w:color="auto"/>
                          </w:divBdr>
                        </w:div>
                        <w:div w:id="2141414474">
                          <w:marLeft w:val="640"/>
                          <w:marRight w:val="0"/>
                          <w:marTop w:val="0"/>
                          <w:marBottom w:val="0"/>
                          <w:divBdr>
                            <w:top w:val="none" w:sz="0" w:space="0" w:color="auto"/>
                            <w:left w:val="none" w:sz="0" w:space="0" w:color="auto"/>
                            <w:bottom w:val="none" w:sz="0" w:space="0" w:color="auto"/>
                            <w:right w:val="none" w:sz="0" w:space="0" w:color="auto"/>
                          </w:divBdr>
                        </w:div>
                        <w:div w:id="472869723">
                          <w:marLeft w:val="640"/>
                          <w:marRight w:val="0"/>
                          <w:marTop w:val="0"/>
                          <w:marBottom w:val="0"/>
                          <w:divBdr>
                            <w:top w:val="none" w:sz="0" w:space="0" w:color="auto"/>
                            <w:left w:val="none" w:sz="0" w:space="0" w:color="auto"/>
                            <w:bottom w:val="none" w:sz="0" w:space="0" w:color="auto"/>
                            <w:right w:val="none" w:sz="0" w:space="0" w:color="auto"/>
                          </w:divBdr>
                        </w:div>
                        <w:div w:id="622463839">
                          <w:marLeft w:val="640"/>
                          <w:marRight w:val="0"/>
                          <w:marTop w:val="0"/>
                          <w:marBottom w:val="0"/>
                          <w:divBdr>
                            <w:top w:val="none" w:sz="0" w:space="0" w:color="auto"/>
                            <w:left w:val="none" w:sz="0" w:space="0" w:color="auto"/>
                            <w:bottom w:val="none" w:sz="0" w:space="0" w:color="auto"/>
                            <w:right w:val="none" w:sz="0" w:space="0" w:color="auto"/>
                          </w:divBdr>
                        </w:div>
                        <w:div w:id="1331640407">
                          <w:marLeft w:val="640"/>
                          <w:marRight w:val="0"/>
                          <w:marTop w:val="0"/>
                          <w:marBottom w:val="0"/>
                          <w:divBdr>
                            <w:top w:val="none" w:sz="0" w:space="0" w:color="auto"/>
                            <w:left w:val="none" w:sz="0" w:space="0" w:color="auto"/>
                            <w:bottom w:val="none" w:sz="0" w:space="0" w:color="auto"/>
                            <w:right w:val="none" w:sz="0" w:space="0" w:color="auto"/>
                          </w:divBdr>
                        </w:div>
                        <w:div w:id="2082098599">
                          <w:marLeft w:val="640"/>
                          <w:marRight w:val="0"/>
                          <w:marTop w:val="0"/>
                          <w:marBottom w:val="0"/>
                          <w:divBdr>
                            <w:top w:val="none" w:sz="0" w:space="0" w:color="auto"/>
                            <w:left w:val="none" w:sz="0" w:space="0" w:color="auto"/>
                            <w:bottom w:val="none" w:sz="0" w:space="0" w:color="auto"/>
                            <w:right w:val="none" w:sz="0" w:space="0" w:color="auto"/>
                          </w:divBdr>
                        </w:div>
                        <w:div w:id="704215486">
                          <w:marLeft w:val="640"/>
                          <w:marRight w:val="0"/>
                          <w:marTop w:val="0"/>
                          <w:marBottom w:val="0"/>
                          <w:divBdr>
                            <w:top w:val="none" w:sz="0" w:space="0" w:color="auto"/>
                            <w:left w:val="none" w:sz="0" w:space="0" w:color="auto"/>
                            <w:bottom w:val="none" w:sz="0" w:space="0" w:color="auto"/>
                            <w:right w:val="none" w:sz="0" w:space="0" w:color="auto"/>
                          </w:divBdr>
                        </w:div>
                        <w:div w:id="149642367">
                          <w:marLeft w:val="640"/>
                          <w:marRight w:val="0"/>
                          <w:marTop w:val="0"/>
                          <w:marBottom w:val="0"/>
                          <w:divBdr>
                            <w:top w:val="none" w:sz="0" w:space="0" w:color="auto"/>
                            <w:left w:val="none" w:sz="0" w:space="0" w:color="auto"/>
                            <w:bottom w:val="none" w:sz="0" w:space="0" w:color="auto"/>
                            <w:right w:val="none" w:sz="0" w:space="0" w:color="auto"/>
                          </w:divBdr>
                        </w:div>
                        <w:div w:id="331958605">
                          <w:marLeft w:val="640"/>
                          <w:marRight w:val="0"/>
                          <w:marTop w:val="0"/>
                          <w:marBottom w:val="0"/>
                          <w:divBdr>
                            <w:top w:val="none" w:sz="0" w:space="0" w:color="auto"/>
                            <w:left w:val="none" w:sz="0" w:space="0" w:color="auto"/>
                            <w:bottom w:val="none" w:sz="0" w:space="0" w:color="auto"/>
                            <w:right w:val="none" w:sz="0" w:space="0" w:color="auto"/>
                          </w:divBdr>
                        </w:div>
                        <w:div w:id="982585765">
                          <w:marLeft w:val="640"/>
                          <w:marRight w:val="0"/>
                          <w:marTop w:val="0"/>
                          <w:marBottom w:val="0"/>
                          <w:divBdr>
                            <w:top w:val="none" w:sz="0" w:space="0" w:color="auto"/>
                            <w:left w:val="none" w:sz="0" w:space="0" w:color="auto"/>
                            <w:bottom w:val="none" w:sz="0" w:space="0" w:color="auto"/>
                            <w:right w:val="none" w:sz="0" w:space="0" w:color="auto"/>
                          </w:divBdr>
                        </w:div>
                        <w:div w:id="40986634">
                          <w:marLeft w:val="640"/>
                          <w:marRight w:val="0"/>
                          <w:marTop w:val="0"/>
                          <w:marBottom w:val="0"/>
                          <w:divBdr>
                            <w:top w:val="none" w:sz="0" w:space="0" w:color="auto"/>
                            <w:left w:val="none" w:sz="0" w:space="0" w:color="auto"/>
                            <w:bottom w:val="none" w:sz="0" w:space="0" w:color="auto"/>
                            <w:right w:val="none" w:sz="0" w:space="0" w:color="auto"/>
                          </w:divBdr>
                        </w:div>
                        <w:div w:id="1740245806">
                          <w:marLeft w:val="640"/>
                          <w:marRight w:val="0"/>
                          <w:marTop w:val="0"/>
                          <w:marBottom w:val="0"/>
                          <w:divBdr>
                            <w:top w:val="none" w:sz="0" w:space="0" w:color="auto"/>
                            <w:left w:val="none" w:sz="0" w:space="0" w:color="auto"/>
                            <w:bottom w:val="none" w:sz="0" w:space="0" w:color="auto"/>
                            <w:right w:val="none" w:sz="0" w:space="0" w:color="auto"/>
                          </w:divBdr>
                        </w:div>
                        <w:div w:id="1565556663">
                          <w:marLeft w:val="640"/>
                          <w:marRight w:val="0"/>
                          <w:marTop w:val="0"/>
                          <w:marBottom w:val="0"/>
                          <w:divBdr>
                            <w:top w:val="none" w:sz="0" w:space="0" w:color="auto"/>
                            <w:left w:val="none" w:sz="0" w:space="0" w:color="auto"/>
                            <w:bottom w:val="none" w:sz="0" w:space="0" w:color="auto"/>
                            <w:right w:val="none" w:sz="0" w:space="0" w:color="auto"/>
                          </w:divBdr>
                        </w:div>
                        <w:div w:id="831946312">
                          <w:marLeft w:val="640"/>
                          <w:marRight w:val="0"/>
                          <w:marTop w:val="0"/>
                          <w:marBottom w:val="0"/>
                          <w:divBdr>
                            <w:top w:val="none" w:sz="0" w:space="0" w:color="auto"/>
                            <w:left w:val="none" w:sz="0" w:space="0" w:color="auto"/>
                            <w:bottom w:val="none" w:sz="0" w:space="0" w:color="auto"/>
                            <w:right w:val="none" w:sz="0" w:space="0" w:color="auto"/>
                          </w:divBdr>
                        </w:div>
                        <w:div w:id="864975536">
                          <w:marLeft w:val="640"/>
                          <w:marRight w:val="0"/>
                          <w:marTop w:val="0"/>
                          <w:marBottom w:val="0"/>
                          <w:divBdr>
                            <w:top w:val="none" w:sz="0" w:space="0" w:color="auto"/>
                            <w:left w:val="none" w:sz="0" w:space="0" w:color="auto"/>
                            <w:bottom w:val="none" w:sz="0" w:space="0" w:color="auto"/>
                            <w:right w:val="none" w:sz="0" w:space="0" w:color="auto"/>
                          </w:divBdr>
                        </w:div>
                        <w:div w:id="1625775102">
                          <w:marLeft w:val="640"/>
                          <w:marRight w:val="0"/>
                          <w:marTop w:val="0"/>
                          <w:marBottom w:val="0"/>
                          <w:divBdr>
                            <w:top w:val="none" w:sz="0" w:space="0" w:color="auto"/>
                            <w:left w:val="none" w:sz="0" w:space="0" w:color="auto"/>
                            <w:bottom w:val="none" w:sz="0" w:space="0" w:color="auto"/>
                            <w:right w:val="none" w:sz="0" w:space="0" w:color="auto"/>
                          </w:divBdr>
                        </w:div>
                        <w:div w:id="1042099204">
                          <w:marLeft w:val="640"/>
                          <w:marRight w:val="0"/>
                          <w:marTop w:val="0"/>
                          <w:marBottom w:val="0"/>
                          <w:divBdr>
                            <w:top w:val="none" w:sz="0" w:space="0" w:color="auto"/>
                            <w:left w:val="none" w:sz="0" w:space="0" w:color="auto"/>
                            <w:bottom w:val="none" w:sz="0" w:space="0" w:color="auto"/>
                            <w:right w:val="none" w:sz="0" w:space="0" w:color="auto"/>
                          </w:divBdr>
                        </w:div>
                        <w:div w:id="976911821">
                          <w:marLeft w:val="640"/>
                          <w:marRight w:val="0"/>
                          <w:marTop w:val="0"/>
                          <w:marBottom w:val="0"/>
                          <w:divBdr>
                            <w:top w:val="none" w:sz="0" w:space="0" w:color="auto"/>
                            <w:left w:val="none" w:sz="0" w:space="0" w:color="auto"/>
                            <w:bottom w:val="none" w:sz="0" w:space="0" w:color="auto"/>
                            <w:right w:val="none" w:sz="0" w:space="0" w:color="auto"/>
                          </w:divBdr>
                        </w:div>
                        <w:div w:id="1054156488">
                          <w:marLeft w:val="640"/>
                          <w:marRight w:val="0"/>
                          <w:marTop w:val="0"/>
                          <w:marBottom w:val="0"/>
                          <w:divBdr>
                            <w:top w:val="none" w:sz="0" w:space="0" w:color="auto"/>
                            <w:left w:val="none" w:sz="0" w:space="0" w:color="auto"/>
                            <w:bottom w:val="none" w:sz="0" w:space="0" w:color="auto"/>
                            <w:right w:val="none" w:sz="0" w:space="0" w:color="auto"/>
                          </w:divBdr>
                        </w:div>
                        <w:div w:id="1632519290">
                          <w:marLeft w:val="640"/>
                          <w:marRight w:val="0"/>
                          <w:marTop w:val="0"/>
                          <w:marBottom w:val="0"/>
                          <w:divBdr>
                            <w:top w:val="none" w:sz="0" w:space="0" w:color="auto"/>
                            <w:left w:val="none" w:sz="0" w:space="0" w:color="auto"/>
                            <w:bottom w:val="none" w:sz="0" w:space="0" w:color="auto"/>
                            <w:right w:val="none" w:sz="0" w:space="0" w:color="auto"/>
                          </w:divBdr>
                        </w:div>
                        <w:div w:id="271085904">
                          <w:marLeft w:val="640"/>
                          <w:marRight w:val="0"/>
                          <w:marTop w:val="0"/>
                          <w:marBottom w:val="0"/>
                          <w:divBdr>
                            <w:top w:val="none" w:sz="0" w:space="0" w:color="auto"/>
                            <w:left w:val="none" w:sz="0" w:space="0" w:color="auto"/>
                            <w:bottom w:val="none" w:sz="0" w:space="0" w:color="auto"/>
                            <w:right w:val="none" w:sz="0" w:space="0" w:color="auto"/>
                          </w:divBdr>
                        </w:div>
                        <w:div w:id="657000631">
                          <w:marLeft w:val="640"/>
                          <w:marRight w:val="0"/>
                          <w:marTop w:val="0"/>
                          <w:marBottom w:val="0"/>
                          <w:divBdr>
                            <w:top w:val="none" w:sz="0" w:space="0" w:color="auto"/>
                            <w:left w:val="none" w:sz="0" w:space="0" w:color="auto"/>
                            <w:bottom w:val="none" w:sz="0" w:space="0" w:color="auto"/>
                            <w:right w:val="none" w:sz="0" w:space="0" w:color="auto"/>
                          </w:divBdr>
                        </w:div>
                        <w:div w:id="1534923688">
                          <w:marLeft w:val="640"/>
                          <w:marRight w:val="0"/>
                          <w:marTop w:val="0"/>
                          <w:marBottom w:val="0"/>
                          <w:divBdr>
                            <w:top w:val="none" w:sz="0" w:space="0" w:color="auto"/>
                            <w:left w:val="none" w:sz="0" w:space="0" w:color="auto"/>
                            <w:bottom w:val="none" w:sz="0" w:space="0" w:color="auto"/>
                            <w:right w:val="none" w:sz="0" w:space="0" w:color="auto"/>
                          </w:divBdr>
                        </w:div>
                        <w:div w:id="623538615">
                          <w:marLeft w:val="640"/>
                          <w:marRight w:val="0"/>
                          <w:marTop w:val="0"/>
                          <w:marBottom w:val="0"/>
                          <w:divBdr>
                            <w:top w:val="none" w:sz="0" w:space="0" w:color="auto"/>
                            <w:left w:val="none" w:sz="0" w:space="0" w:color="auto"/>
                            <w:bottom w:val="none" w:sz="0" w:space="0" w:color="auto"/>
                            <w:right w:val="none" w:sz="0" w:space="0" w:color="auto"/>
                          </w:divBdr>
                        </w:div>
                        <w:div w:id="731776998">
                          <w:marLeft w:val="640"/>
                          <w:marRight w:val="0"/>
                          <w:marTop w:val="0"/>
                          <w:marBottom w:val="0"/>
                          <w:divBdr>
                            <w:top w:val="none" w:sz="0" w:space="0" w:color="auto"/>
                            <w:left w:val="none" w:sz="0" w:space="0" w:color="auto"/>
                            <w:bottom w:val="none" w:sz="0" w:space="0" w:color="auto"/>
                            <w:right w:val="none" w:sz="0" w:space="0" w:color="auto"/>
                          </w:divBdr>
                        </w:div>
                        <w:div w:id="2094667039">
                          <w:marLeft w:val="640"/>
                          <w:marRight w:val="0"/>
                          <w:marTop w:val="0"/>
                          <w:marBottom w:val="0"/>
                          <w:divBdr>
                            <w:top w:val="none" w:sz="0" w:space="0" w:color="auto"/>
                            <w:left w:val="none" w:sz="0" w:space="0" w:color="auto"/>
                            <w:bottom w:val="none" w:sz="0" w:space="0" w:color="auto"/>
                            <w:right w:val="none" w:sz="0" w:space="0" w:color="auto"/>
                          </w:divBdr>
                        </w:div>
                        <w:div w:id="1117679781">
                          <w:marLeft w:val="640"/>
                          <w:marRight w:val="0"/>
                          <w:marTop w:val="0"/>
                          <w:marBottom w:val="0"/>
                          <w:divBdr>
                            <w:top w:val="none" w:sz="0" w:space="0" w:color="auto"/>
                            <w:left w:val="none" w:sz="0" w:space="0" w:color="auto"/>
                            <w:bottom w:val="none" w:sz="0" w:space="0" w:color="auto"/>
                            <w:right w:val="none" w:sz="0" w:space="0" w:color="auto"/>
                          </w:divBdr>
                        </w:div>
                        <w:div w:id="183977104">
                          <w:marLeft w:val="640"/>
                          <w:marRight w:val="0"/>
                          <w:marTop w:val="0"/>
                          <w:marBottom w:val="0"/>
                          <w:divBdr>
                            <w:top w:val="none" w:sz="0" w:space="0" w:color="auto"/>
                            <w:left w:val="none" w:sz="0" w:space="0" w:color="auto"/>
                            <w:bottom w:val="none" w:sz="0" w:space="0" w:color="auto"/>
                            <w:right w:val="none" w:sz="0" w:space="0" w:color="auto"/>
                          </w:divBdr>
                        </w:div>
                        <w:div w:id="1600212671">
                          <w:marLeft w:val="640"/>
                          <w:marRight w:val="0"/>
                          <w:marTop w:val="0"/>
                          <w:marBottom w:val="0"/>
                          <w:divBdr>
                            <w:top w:val="none" w:sz="0" w:space="0" w:color="auto"/>
                            <w:left w:val="none" w:sz="0" w:space="0" w:color="auto"/>
                            <w:bottom w:val="none" w:sz="0" w:space="0" w:color="auto"/>
                            <w:right w:val="none" w:sz="0" w:space="0" w:color="auto"/>
                          </w:divBdr>
                        </w:div>
                        <w:div w:id="261567385">
                          <w:marLeft w:val="640"/>
                          <w:marRight w:val="0"/>
                          <w:marTop w:val="0"/>
                          <w:marBottom w:val="0"/>
                          <w:divBdr>
                            <w:top w:val="none" w:sz="0" w:space="0" w:color="auto"/>
                            <w:left w:val="none" w:sz="0" w:space="0" w:color="auto"/>
                            <w:bottom w:val="none" w:sz="0" w:space="0" w:color="auto"/>
                            <w:right w:val="none" w:sz="0" w:space="0" w:color="auto"/>
                          </w:divBdr>
                        </w:div>
                        <w:div w:id="466778892">
                          <w:marLeft w:val="640"/>
                          <w:marRight w:val="0"/>
                          <w:marTop w:val="0"/>
                          <w:marBottom w:val="0"/>
                          <w:divBdr>
                            <w:top w:val="none" w:sz="0" w:space="0" w:color="auto"/>
                            <w:left w:val="none" w:sz="0" w:space="0" w:color="auto"/>
                            <w:bottom w:val="none" w:sz="0" w:space="0" w:color="auto"/>
                            <w:right w:val="none" w:sz="0" w:space="0" w:color="auto"/>
                          </w:divBdr>
                        </w:div>
                        <w:div w:id="711154445">
                          <w:marLeft w:val="640"/>
                          <w:marRight w:val="0"/>
                          <w:marTop w:val="0"/>
                          <w:marBottom w:val="0"/>
                          <w:divBdr>
                            <w:top w:val="none" w:sz="0" w:space="0" w:color="auto"/>
                            <w:left w:val="none" w:sz="0" w:space="0" w:color="auto"/>
                            <w:bottom w:val="none" w:sz="0" w:space="0" w:color="auto"/>
                            <w:right w:val="none" w:sz="0" w:space="0" w:color="auto"/>
                          </w:divBdr>
                        </w:div>
                        <w:div w:id="448359376">
                          <w:marLeft w:val="640"/>
                          <w:marRight w:val="0"/>
                          <w:marTop w:val="0"/>
                          <w:marBottom w:val="0"/>
                          <w:divBdr>
                            <w:top w:val="none" w:sz="0" w:space="0" w:color="auto"/>
                            <w:left w:val="none" w:sz="0" w:space="0" w:color="auto"/>
                            <w:bottom w:val="none" w:sz="0" w:space="0" w:color="auto"/>
                            <w:right w:val="none" w:sz="0" w:space="0" w:color="auto"/>
                          </w:divBdr>
                        </w:div>
                        <w:div w:id="1078752774">
                          <w:marLeft w:val="640"/>
                          <w:marRight w:val="0"/>
                          <w:marTop w:val="0"/>
                          <w:marBottom w:val="0"/>
                          <w:divBdr>
                            <w:top w:val="none" w:sz="0" w:space="0" w:color="auto"/>
                            <w:left w:val="none" w:sz="0" w:space="0" w:color="auto"/>
                            <w:bottom w:val="none" w:sz="0" w:space="0" w:color="auto"/>
                            <w:right w:val="none" w:sz="0" w:space="0" w:color="auto"/>
                          </w:divBdr>
                        </w:div>
                        <w:div w:id="1741171867">
                          <w:marLeft w:val="640"/>
                          <w:marRight w:val="0"/>
                          <w:marTop w:val="0"/>
                          <w:marBottom w:val="0"/>
                          <w:divBdr>
                            <w:top w:val="none" w:sz="0" w:space="0" w:color="auto"/>
                            <w:left w:val="none" w:sz="0" w:space="0" w:color="auto"/>
                            <w:bottom w:val="none" w:sz="0" w:space="0" w:color="auto"/>
                            <w:right w:val="none" w:sz="0" w:space="0" w:color="auto"/>
                          </w:divBdr>
                        </w:div>
                        <w:div w:id="1023674126">
                          <w:marLeft w:val="640"/>
                          <w:marRight w:val="0"/>
                          <w:marTop w:val="0"/>
                          <w:marBottom w:val="0"/>
                          <w:divBdr>
                            <w:top w:val="none" w:sz="0" w:space="0" w:color="auto"/>
                            <w:left w:val="none" w:sz="0" w:space="0" w:color="auto"/>
                            <w:bottom w:val="none" w:sz="0" w:space="0" w:color="auto"/>
                            <w:right w:val="none" w:sz="0" w:space="0" w:color="auto"/>
                          </w:divBdr>
                        </w:div>
                        <w:div w:id="642276405">
                          <w:marLeft w:val="640"/>
                          <w:marRight w:val="0"/>
                          <w:marTop w:val="0"/>
                          <w:marBottom w:val="0"/>
                          <w:divBdr>
                            <w:top w:val="none" w:sz="0" w:space="0" w:color="auto"/>
                            <w:left w:val="none" w:sz="0" w:space="0" w:color="auto"/>
                            <w:bottom w:val="none" w:sz="0" w:space="0" w:color="auto"/>
                            <w:right w:val="none" w:sz="0" w:space="0" w:color="auto"/>
                          </w:divBdr>
                        </w:div>
                        <w:div w:id="290063121">
                          <w:marLeft w:val="640"/>
                          <w:marRight w:val="0"/>
                          <w:marTop w:val="0"/>
                          <w:marBottom w:val="0"/>
                          <w:divBdr>
                            <w:top w:val="none" w:sz="0" w:space="0" w:color="auto"/>
                            <w:left w:val="none" w:sz="0" w:space="0" w:color="auto"/>
                            <w:bottom w:val="none" w:sz="0" w:space="0" w:color="auto"/>
                            <w:right w:val="none" w:sz="0" w:space="0" w:color="auto"/>
                          </w:divBdr>
                        </w:div>
                        <w:div w:id="816265402">
                          <w:marLeft w:val="640"/>
                          <w:marRight w:val="0"/>
                          <w:marTop w:val="0"/>
                          <w:marBottom w:val="0"/>
                          <w:divBdr>
                            <w:top w:val="none" w:sz="0" w:space="0" w:color="auto"/>
                            <w:left w:val="none" w:sz="0" w:space="0" w:color="auto"/>
                            <w:bottom w:val="none" w:sz="0" w:space="0" w:color="auto"/>
                            <w:right w:val="none" w:sz="0" w:space="0" w:color="auto"/>
                          </w:divBdr>
                        </w:div>
                        <w:div w:id="1107232784">
                          <w:marLeft w:val="640"/>
                          <w:marRight w:val="0"/>
                          <w:marTop w:val="0"/>
                          <w:marBottom w:val="0"/>
                          <w:divBdr>
                            <w:top w:val="none" w:sz="0" w:space="0" w:color="auto"/>
                            <w:left w:val="none" w:sz="0" w:space="0" w:color="auto"/>
                            <w:bottom w:val="none" w:sz="0" w:space="0" w:color="auto"/>
                            <w:right w:val="none" w:sz="0" w:space="0" w:color="auto"/>
                          </w:divBdr>
                        </w:div>
                        <w:div w:id="1474370380">
                          <w:marLeft w:val="640"/>
                          <w:marRight w:val="0"/>
                          <w:marTop w:val="0"/>
                          <w:marBottom w:val="0"/>
                          <w:divBdr>
                            <w:top w:val="none" w:sz="0" w:space="0" w:color="auto"/>
                            <w:left w:val="none" w:sz="0" w:space="0" w:color="auto"/>
                            <w:bottom w:val="none" w:sz="0" w:space="0" w:color="auto"/>
                            <w:right w:val="none" w:sz="0" w:space="0" w:color="auto"/>
                          </w:divBdr>
                        </w:div>
                        <w:div w:id="1427114624">
                          <w:marLeft w:val="640"/>
                          <w:marRight w:val="0"/>
                          <w:marTop w:val="0"/>
                          <w:marBottom w:val="0"/>
                          <w:divBdr>
                            <w:top w:val="none" w:sz="0" w:space="0" w:color="auto"/>
                            <w:left w:val="none" w:sz="0" w:space="0" w:color="auto"/>
                            <w:bottom w:val="none" w:sz="0" w:space="0" w:color="auto"/>
                            <w:right w:val="none" w:sz="0" w:space="0" w:color="auto"/>
                          </w:divBdr>
                        </w:div>
                      </w:divsChild>
                    </w:div>
                    <w:div w:id="1320504819">
                      <w:marLeft w:val="0"/>
                      <w:marRight w:val="0"/>
                      <w:marTop w:val="0"/>
                      <w:marBottom w:val="0"/>
                      <w:divBdr>
                        <w:top w:val="none" w:sz="0" w:space="0" w:color="auto"/>
                        <w:left w:val="none" w:sz="0" w:space="0" w:color="auto"/>
                        <w:bottom w:val="none" w:sz="0" w:space="0" w:color="auto"/>
                        <w:right w:val="none" w:sz="0" w:space="0" w:color="auto"/>
                      </w:divBdr>
                      <w:divsChild>
                        <w:div w:id="2145659172">
                          <w:marLeft w:val="640"/>
                          <w:marRight w:val="0"/>
                          <w:marTop w:val="0"/>
                          <w:marBottom w:val="0"/>
                          <w:divBdr>
                            <w:top w:val="none" w:sz="0" w:space="0" w:color="auto"/>
                            <w:left w:val="none" w:sz="0" w:space="0" w:color="auto"/>
                            <w:bottom w:val="none" w:sz="0" w:space="0" w:color="auto"/>
                            <w:right w:val="none" w:sz="0" w:space="0" w:color="auto"/>
                          </w:divBdr>
                          <w:divsChild>
                            <w:div w:id="1100219098">
                              <w:marLeft w:val="0"/>
                              <w:marRight w:val="0"/>
                              <w:marTop w:val="0"/>
                              <w:marBottom w:val="0"/>
                              <w:divBdr>
                                <w:top w:val="none" w:sz="0" w:space="0" w:color="auto"/>
                                <w:left w:val="none" w:sz="0" w:space="0" w:color="auto"/>
                                <w:bottom w:val="none" w:sz="0" w:space="0" w:color="auto"/>
                                <w:right w:val="none" w:sz="0" w:space="0" w:color="auto"/>
                              </w:divBdr>
                              <w:divsChild>
                                <w:div w:id="1138497271">
                                  <w:marLeft w:val="640"/>
                                  <w:marRight w:val="0"/>
                                  <w:marTop w:val="0"/>
                                  <w:marBottom w:val="0"/>
                                  <w:divBdr>
                                    <w:top w:val="none" w:sz="0" w:space="0" w:color="auto"/>
                                    <w:left w:val="none" w:sz="0" w:space="0" w:color="auto"/>
                                    <w:bottom w:val="none" w:sz="0" w:space="0" w:color="auto"/>
                                    <w:right w:val="none" w:sz="0" w:space="0" w:color="auto"/>
                                  </w:divBdr>
                                </w:div>
                                <w:div w:id="482624012">
                                  <w:marLeft w:val="640"/>
                                  <w:marRight w:val="0"/>
                                  <w:marTop w:val="0"/>
                                  <w:marBottom w:val="0"/>
                                  <w:divBdr>
                                    <w:top w:val="none" w:sz="0" w:space="0" w:color="auto"/>
                                    <w:left w:val="none" w:sz="0" w:space="0" w:color="auto"/>
                                    <w:bottom w:val="none" w:sz="0" w:space="0" w:color="auto"/>
                                    <w:right w:val="none" w:sz="0" w:space="0" w:color="auto"/>
                                  </w:divBdr>
                                </w:div>
                                <w:div w:id="1323043375">
                                  <w:marLeft w:val="640"/>
                                  <w:marRight w:val="0"/>
                                  <w:marTop w:val="0"/>
                                  <w:marBottom w:val="0"/>
                                  <w:divBdr>
                                    <w:top w:val="none" w:sz="0" w:space="0" w:color="auto"/>
                                    <w:left w:val="none" w:sz="0" w:space="0" w:color="auto"/>
                                    <w:bottom w:val="none" w:sz="0" w:space="0" w:color="auto"/>
                                    <w:right w:val="none" w:sz="0" w:space="0" w:color="auto"/>
                                  </w:divBdr>
                                </w:div>
                                <w:div w:id="1126658680">
                                  <w:marLeft w:val="640"/>
                                  <w:marRight w:val="0"/>
                                  <w:marTop w:val="0"/>
                                  <w:marBottom w:val="0"/>
                                  <w:divBdr>
                                    <w:top w:val="none" w:sz="0" w:space="0" w:color="auto"/>
                                    <w:left w:val="none" w:sz="0" w:space="0" w:color="auto"/>
                                    <w:bottom w:val="none" w:sz="0" w:space="0" w:color="auto"/>
                                    <w:right w:val="none" w:sz="0" w:space="0" w:color="auto"/>
                                  </w:divBdr>
                                </w:div>
                                <w:div w:id="489566457">
                                  <w:marLeft w:val="640"/>
                                  <w:marRight w:val="0"/>
                                  <w:marTop w:val="0"/>
                                  <w:marBottom w:val="0"/>
                                  <w:divBdr>
                                    <w:top w:val="none" w:sz="0" w:space="0" w:color="auto"/>
                                    <w:left w:val="none" w:sz="0" w:space="0" w:color="auto"/>
                                    <w:bottom w:val="none" w:sz="0" w:space="0" w:color="auto"/>
                                    <w:right w:val="none" w:sz="0" w:space="0" w:color="auto"/>
                                  </w:divBdr>
                                </w:div>
                                <w:div w:id="1476144733">
                                  <w:marLeft w:val="640"/>
                                  <w:marRight w:val="0"/>
                                  <w:marTop w:val="0"/>
                                  <w:marBottom w:val="0"/>
                                  <w:divBdr>
                                    <w:top w:val="none" w:sz="0" w:space="0" w:color="auto"/>
                                    <w:left w:val="none" w:sz="0" w:space="0" w:color="auto"/>
                                    <w:bottom w:val="none" w:sz="0" w:space="0" w:color="auto"/>
                                    <w:right w:val="none" w:sz="0" w:space="0" w:color="auto"/>
                                  </w:divBdr>
                                </w:div>
                                <w:div w:id="902181576">
                                  <w:marLeft w:val="640"/>
                                  <w:marRight w:val="0"/>
                                  <w:marTop w:val="0"/>
                                  <w:marBottom w:val="0"/>
                                  <w:divBdr>
                                    <w:top w:val="none" w:sz="0" w:space="0" w:color="auto"/>
                                    <w:left w:val="none" w:sz="0" w:space="0" w:color="auto"/>
                                    <w:bottom w:val="none" w:sz="0" w:space="0" w:color="auto"/>
                                    <w:right w:val="none" w:sz="0" w:space="0" w:color="auto"/>
                                  </w:divBdr>
                                </w:div>
                                <w:div w:id="1087311851">
                                  <w:marLeft w:val="640"/>
                                  <w:marRight w:val="0"/>
                                  <w:marTop w:val="0"/>
                                  <w:marBottom w:val="0"/>
                                  <w:divBdr>
                                    <w:top w:val="none" w:sz="0" w:space="0" w:color="auto"/>
                                    <w:left w:val="none" w:sz="0" w:space="0" w:color="auto"/>
                                    <w:bottom w:val="none" w:sz="0" w:space="0" w:color="auto"/>
                                    <w:right w:val="none" w:sz="0" w:space="0" w:color="auto"/>
                                  </w:divBdr>
                                </w:div>
                                <w:div w:id="619577349">
                                  <w:marLeft w:val="640"/>
                                  <w:marRight w:val="0"/>
                                  <w:marTop w:val="0"/>
                                  <w:marBottom w:val="0"/>
                                  <w:divBdr>
                                    <w:top w:val="none" w:sz="0" w:space="0" w:color="auto"/>
                                    <w:left w:val="none" w:sz="0" w:space="0" w:color="auto"/>
                                    <w:bottom w:val="none" w:sz="0" w:space="0" w:color="auto"/>
                                    <w:right w:val="none" w:sz="0" w:space="0" w:color="auto"/>
                                  </w:divBdr>
                                </w:div>
                                <w:div w:id="1256985373">
                                  <w:marLeft w:val="640"/>
                                  <w:marRight w:val="0"/>
                                  <w:marTop w:val="0"/>
                                  <w:marBottom w:val="0"/>
                                  <w:divBdr>
                                    <w:top w:val="none" w:sz="0" w:space="0" w:color="auto"/>
                                    <w:left w:val="none" w:sz="0" w:space="0" w:color="auto"/>
                                    <w:bottom w:val="none" w:sz="0" w:space="0" w:color="auto"/>
                                    <w:right w:val="none" w:sz="0" w:space="0" w:color="auto"/>
                                  </w:divBdr>
                                </w:div>
                                <w:div w:id="1015573407">
                                  <w:marLeft w:val="640"/>
                                  <w:marRight w:val="0"/>
                                  <w:marTop w:val="0"/>
                                  <w:marBottom w:val="0"/>
                                  <w:divBdr>
                                    <w:top w:val="none" w:sz="0" w:space="0" w:color="auto"/>
                                    <w:left w:val="none" w:sz="0" w:space="0" w:color="auto"/>
                                    <w:bottom w:val="none" w:sz="0" w:space="0" w:color="auto"/>
                                    <w:right w:val="none" w:sz="0" w:space="0" w:color="auto"/>
                                  </w:divBdr>
                                </w:div>
                                <w:div w:id="1362585986">
                                  <w:marLeft w:val="640"/>
                                  <w:marRight w:val="0"/>
                                  <w:marTop w:val="0"/>
                                  <w:marBottom w:val="0"/>
                                  <w:divBdr>
                                    <w:top w:val="none" w:sz="0" w:space="0" w:color="auto"/>
                                    <w:left w:val="none" w:sz="0" w:space="0" w:color="auto"/>
                                    <w:bottom w:val="none" w:sz="0" w:space="0" w:color="auto"/>
                                    <w:right w:val="none" w:sz="0" w:space="0" w:color="auto"/>
                                  </w:divBdr>
                                </w:div>
                                <w:div w:id="1428891039">
                                  <w:marLeft w:val="640"/>
                                  <w:marRight w:val="0"/>
                                  <w:marTop w:val="0"/>
                                  <w:marBottom w:val="0"/>
                                  <w:divBdr>
                                    <w:top w:val="none" w:sz="0" w:space="0" w:color="auto"/>
                                    <w:left w:val="none" w:sz="0" w:space="0" w:color="auto"/>
                                    <w:bottom w:val="none" w:sz="0" w:space="0" w:color="auto"/>
                                    <w:right w:val="none" w:sz="0" w:space="0" w:color="auto"/>
                                  </w:divBdr>
                                </w:div>
                                <w:div w:id="1172254219">
                                  <w:marLeft w:val="640"/>
                                  <w:marRight w:val="0"/>
                                  <w:marTop w:val="0"/>
                                  <w:marBottom w:val="0"/>
                                  <w:divBdr>
                                    <w:top w:val="none" w:sz="0" w:space="0" w:color="auto"/>
                                    <w:left w:val="none" w:sz="0" w:space="0" w:color="auto"/>
                                    <w:bottom w:val="none" w:sz="0" w:space="0" w:color="auto"/>
                                    <w:right w:val="none" w:sz="0" w:space="0" w:color="auto"/>
                                  </w:divBdr>
                                </w:div>
                                <w:div w:id="1861384521">
                                  <w:marLeft w:val="640"/>
                                  <w:marRight w:val="0"/>
                                  <w:marTop w:val="0"/>
                                  <w:marBottom w:val="0"/>
                                  <w:divBdr>
                                    <w:top w:val="none" w:sz="0" w:space="0" w:color="auto"/>
                                    <w:left w:val="none" w:sz="0" w:space="0" w:color="auto"/>
                                    <w:bottom w:val="none" w:sz="0" w:space="0" w:color="auto"/>
                                    <w:right w:val="none" w:sz="0" w:space="0" w:color="auto"/>
                                  </w:divBdr>
                                </w:div>
                                <w:div w:id="214241325">
                                  <w:marLeft w:val="640"/>
                                  <w:marRight w:val="0"/>
                                  <w:marTop w:val="0"/>
                                  <w:marBottom w:val="0"/>
                                  <w:divBdr>
                                    <w:top w:val="none" w:sz="0" w:space="0" w:color="auto"/>
                                    <w:left w:val="none" w:sz="0" w:space="0" w:color="auto"/>
                                    <w:bottom w:val="none" w:sz="0" w:space="0" w:color="auto"/>
                                    <w:right w:val="none" w:sz="0" w:space="0" w:color="auto"/>
                                  </w:divBdr>
                                </w:div>
                                <w:div w:id="501359027">
                                  <w:marLeft w:val="640"/>
                                  <w:marRight w:val="0"/>
                                  <w:marTop w:val="0"/>
                                  <w:marBottom w:val="0"/>
                                  <w:divBdr>
                                    <w:top w:val="none" w:sz="0" w:space="0" w:color="auto"/>
                                    <w:left w:val="none" w:sz="0" w:space="0" w:color="auto"/>
                                    <w:bottom w:val="none" w:sz="0" w:space="0" w:color="auto"/>
                                    <w:right w:val="none" w:sz="0" w:space="0" w:color="auto"/>
                                  </w:divBdr>
                                </w:div>
                                <w:div w:id="1669480378">
                                  <w:marLeft w:val="640"/>
                                  <w:marRight w:val="0"/>
                                  <w:marTop w:val="0"/>
                                  <w:marBottom w:val="0"/>
                                  <w:divBdr>
                                    <w:top w:val="none" w:sz="0" w:space="0" w:color="auto"/>
                                    <w:left w:val="none" w:sz="0" w:space="0" w:color="auto"/>
                                    <w:bottom w:val="none" w:sz="0" w:space="0" w:color="auto"/>
                                    <w:right w:val="none" w:sz="0" w:space="0" w:color="auto"/>
                                  </w:divBdr>
                                </w:div>
                                <w:div w:id="1858277714">
                                  <w:marLeft w:val="640"/>
                                  <w:marRight w:val="0"/>
                                  <w:marTop w:val="0"/>
                                  <w:marBottom w:val="0"/>
                                  <w:divBdr>
                                    <w:top w:val="none" w:sz="0" w:space="0" w:color="auto"/>
                                    <w:left w:val="none" w:sz="0" w:space="0" w:color="auto"/>
                                    <w:bottom w:val="none" w:sz="0" w:space="0" w:color="auto"/>
                                    <w:right w:val="none" w:sz="0" w:space="0" w:color="auto"/>
                                  </w:divBdr>
                                </w:div>
                                <w:div w:id="46226843">
                                  <w:marLeft w:val="640"/>
                                  <w:marRight w:val="0"/>
                                  <w:marTop w:val="0"/>
                                  <w:marBottom w:val="0"/>
                                  <w:divBdr>
                                    <w:top w:val="none" w:sz="0" w:space="0" w:color="auto"/>
                                    <w:left w:val="none" w:sz="0" w:space="0" w:color="auto"/>
                                    <w:bottom w:val="none" w:sz="0" w:space="0" w:color="auto"/>
                                    <w:right w:val="none" w:sz="0" w:space="0" w:color="auto"/>
                                  </w:divBdr>
                                </w:div>
                                <w:div w:id="912930249">
                                  <w:marLeft w:val="640"/>
                                  <w:marRight w:val="0"/>
                                  <w:marTop w:val="0"/>
                                  <w:marBottom w:val="0"/>
                                  <w:divBdr>
                                    <w:top w:val="none" w:sz="0" w:space="0" w:color="auto"/>
                                    <w:left w:val="none" w:sz="0" w:space="0" w:color="auto"/>
                                    <w:bottom w:val="none" w:sz="0" w:space="0" w:color="auto"/>
                                    <w:right w:val="none" w:sz="0" w:space="0" w:color="auto"/>
                                  </w:divBdr>
                                </w:div>
                                <w:div w:id="2124958766">
                                  <w:marLeft w:val="640"/>
                                  <w:marRight w:val="0"/>
                                  <w:marTop w:val="0"/>
                                  <w:marBottom w:val="0"/>
                                  <w:divBdr>
                                    <w:top w:val="none" w:sz="0" w:space="0" w:color="auto"/>
                                    <w:left w:val="none" w:sz="0" w:space="0" w:color="auto"/>
                                    <w:bottom w:val="none" w:sz="0" w:space="0" w:color="auto"/>
                                    <w:right w:val="none" w:sz="0" w:space="0" w:color="auto"/>
                                  </w:divBdr>
                                </w:div>
                                <w:div w:id="774864420">
                                  <w:marLeft w:val="640"/>
                                  <w:marRight w:val="0"/>
                                  <w:marTop w:val="0"/>
                                  <w:marBottom w:val="0"/>
                                  <w:divBdr>
                                    <w:top w:val="none" w:sz="0" w:space="0" w:color="auto"/>
                                    <w:left w:val="none" w:sz="0" w:space="0" w:color="auto"/>
                                    <w:bottom w:val="none" w:sz="0" w:space="0" w:color="auto"/>
                                    <w:right w:val="none" w:sz="0" w:space="0" w:color="auto"/>
                                  </w:divBdr>
                                </w:div>
                                <w:div w:id="1201358070">
                                  <w:marLeft w:val="640"/>
                                  <w:marRight w:val="0"/>
                                  <w:marTop w:val="0"/>
                                  <w:marBottom w:val="0"/>
                                  <w:divBdr>
                                    <w:top w:val="none" w:sz="0" w:space="0" w:color="auto"/>
                                    <w:left w:val="none" w:sz="0" w:space="0" w:color="auto"/>
                                    <w:bottom w:val="none" w:sz="0" w:space="0" w:color="auto"/>
                                    <w:right w:val="none" w:sz="0" w:space="0" w:color="auto"/>
                                  </w:divBdr>
                                </w:div>
                                <w:div w:id="771051562">
                                  <w:marLeft w:val="640"/>
                                  <w:marRight w:val="0"/>
                                  <w:marTop w:val="0"/>
                                  <w:marBottom w:val="0"/>
                                  <w:divBdr>
                                    <w:top w:val="none" w:sz="0" w:space="0" w:color="auto"/>
                                    <w:left w:val="none" w:sz="0" w:space="0" w:color="auto"/>
                                    <w:bottom w:val="none" w:sz="0" w:space="0" w:color="auto"/>
                                    <w:right w:val="none" w:sz="0" w:space="0" w:color="auto"/>
                                  </w:divBdr>
                                </w:div>
                                <w:div w:id="175967135">
                                  <w:marLeft w:val="640"/>
                                  <w:marRight w:val="0"/>
                                  <w:marTop w:val="0"/>
                                  <w:marBottom w:val="0"/>
                                  <w:divBdr>
                                    <w:top w:val="none" w:sz="0" w:space="0" w:color="auto"/>
                                    <w:left w:val="none" w:sz="0" w:space="0" w:color="auto"/>
                                    <w:bottom w:val="none" w:sz="0" w:space="0" w:color="auto"/>
                                    <w:right w:val="none" w:sz="0" w:space="0" w:color="auto"/>
                                  </w:divBdr>
                                </w:div>
                                <w:div w:id="1606772292">
                                  <w:marLeft w:val="640"/>
                                  <w:marRight w:val="0"/>
                                  <w:marTop w:val="0"/>
                                  <w:marBottom w:val="0"/>
                                  <w:divBdr>
                                    <w:top w:val="none" w:sz="0" w:space="0" w:color="auto"/>
                                    <w:left w:val="none" w:sz="0" w:space="0" w:color="auto"/>
                                    <w:bottom w:val="none" w:sz="0" w:space="0" w:color="auto"/>
                                    <w:right w:val="none" w:sz="0" w:space="0" w:color="auto"/>
                                  </w:divBdr>
                                </w:div>
                                <w:div w:id="1951357015">
                                  <w:marLeft w:val="640"/>
                                  <w:marRight w:val="0"/>
                                  <w:marTop w:val="0"/>
                                  <w:marBottom w:val="0"/>
                                  <w:divBdr>
                                    <w:top w:val="none" w:sz="0" w:space="0" w:color="auto"/>
                                    <w:left w:val="none" w:sz="0" w:space="0" w:color="auto"/>
                                    <w:bottom w:val="none" w:sz="0" w:space="0" w:color="auto"/>
                                    <w:right w:val="none" w:sz="0" w:space="0" w:color="auto"/>
                                  </w:divBdr>
                                </w:div>
                                <w:div w:id="593831264">
                                  <w:marLeft w:val="640"/>
                                  <w:marRight w:val="0"/>
                                  <w:marTop w:val="0"/>
                                  <w:marBottom w:val="0"/>
                                  <w:divBdr>
                                    <w:top w:val="none" w:sz="0" w:space="0" w:color="auto"/>
                                    <w:left w:val="none" w:sz="0" w:space="0" w:color="auto"/>
                                    <w:bottom w:val="none" w:sz="0" w:space="0" w:color="auto"/>
                                    <w:right w:val="none" w:sz="0" w:space="0" w:color="auto"/>
                                  </w:divBdr>
                                </w:div>
                                <w:div w:id="1592616051">
                                  <w:marLeft w:val="640"/>
                                  <w:marRight w:val="0"/>
                                  <w:marTop w:val="0"/>
                                  <w:marBottom w:val="0"/>
                                  <w:divBdr>
                                    <w:top w:val="none" w:sz="0" w:space="0" w:color="auto"/>
                                    <w:left w:val="none" w:sz="0" w:space="0" w:color="auto"/>
                                    <w:bottom w:val="none" w:sz="0" w:space="0" w:color="auto"/>
                                    <w:right w:val="none" w:sz="0" w:space="0" w:color="auto"/>
                                  </w:divBdr>
                                </w:div>
                                <w:div w:id="803083191">
                                  <w:marLeft w:val="640"/>
                                  <w:marRight w:val="0"/>
                                  <w:marTop w:val="0"/>
                                  <w:marBottom w:val="0"/>
                                  <w:divBdr>
                                    <w:top w:val="none" w:sz="0" w:space="0" w:color="auto"/>
                                    <w:left w:val="none" w:sz="0" w:space="0" w:color="auto"/>
                                    <w:bottom w:val="none" w:sz="0" w:space="0" w:color="auto"/>
                                    <w:right w:val="none" w:sz="0" w:space="0" w:color="auto"/>
                                  </w:divBdr>
                                </w:div>
                                <w:div w:id="1592809462">
                                  <w:marLeft w:val="640"/>
                                  <w:marRight w:val="0"/>
                                  <w:marTop w:val="0"/>
                                  <w:marBottom w:val="0"/>
                                  <w:divBdr>
                                    <w:top w:val="none" w:sz="0" w:space="0" w:color="auto"/>
                                    <w:left w:val="none" w:sz="0" w:space="0" w:color="auto"/>
                                    <w:bottom w:val="none" w:sz="0" w:space="0" w:color="auto"/>
                                    <w:right w:val="none" w:sz="0" w:space="0" w:color="auto"/>
                                  </w:divBdr>
                                </w:div>
                                <w:div w:id="395862866">
                                  <w:marLeft w:val="640"/>
                                  <w:marRight w:val="0"/>
                                  <w:marTop w:val="0"/>
                                  <w:marBottom w:val="0"/>
                                  <w:divBdr>
                                    <w:top w:val="none" w:sz="0" w:space="0" w:color="auto"/>
                                    <w:left w:val="none" w:sz="0" w:space="0" w:color="auto"/>
                                    <w:bottom w:val="none" w:sz="0" w:space="0" w:color="auto"/>
                                    <w:right w:val="none" w:sz="0" w:space="0" w:color="auto"/>
                                  </w:divBdr>
                                </w:div>
                                <w:div w:id="1741516696">
                                  <w:marLeft w:val="640"/>
                                  <w:marRight w:val="0"/>
                                  <w:marTop w:val="0"/>
                                  <w:marBottom w:val="0"/>
                                  <w:divBdr>
                                    <w:top w:val="none" w:sz="0" w:space="0" w:color="auto"/>
                                    <w:left w:val="none" w:sz="0" w:space="0" w:color="auto"/>
                                    <w:bottom w:val="none" w:sz="0" w:space="0" w:color="auto"/>
                                    <w:right w:val="none" w:sz="0" w:space="0" w:color="auto"/>
                                  </w:divBdr>
                                </w:div>
                                <w:div w:id="1316764623">
                                  <w:marLeft w:val="640"/>
                                  <w:marRight w:val="0"/>
                                  <w:marTop w:val="0"/>
                                  <w:marBottom w:val="0"/>
                                  <w:divBdr>
                                    <w:top w:val="none" w:sz="0" w:space="0" w:color="auto"/>
                                    <w:left w:val="none" w:sz="0" w:space="0" w:color="auto"/>
                                    <w:bottom w:val="none" w:sz="0" w:space="0" w:color="auto"/>
                                    <w:right w:val="none" w:sz="0" w:space="0" w:color="auto"/>
                                  </w:divBdr>
                                </w:div>
                                <w:div w:id="189495322">
                                  <w:marLeft w:val="640"/>
                                  <w:marRight w:val="0"/>
                                  <w:marTop w:val="0"/>
                                  <w:marBottom w:val="0"/>
                                  <w:divBdr>
                                    <w:top w:val="none" w:sz="0" w:space="0" w:color="auto"/>
                                    <w:left w:val="none" w:sz="0" w:space="0" w:color="auto"/>
                                    <w:bottom w:val="none" w:sz="0" w:space="0" w:color="auto"/>
                                    <w:right w:val="none" w:sz="0" w:space="0" w:color="auto"/>
                                  </w:divBdr>
                                </w:div>
                                <w:div w:id="858350563">
                                  <w:marLeft w:val="640"/>
                                  <w:marRight w:val="0"/>
                                  <w:marTop w:val="0"/>
                                  <w:marBottom w:val="0"/>
                                  <w:divBdr>
                                    <w:top w:val="none" w:sz="0" w:space="0" w:color="auto"/>
                                    <w:left w:val="none" w:sz="0" w:space="0" w:color="auto"/>
                                    <w:bottom w:val="none" w:sz="0" w:space="0" w:color="auto"/>
                                    <w:right w:val="none" w:sz="0" w:space="0" w:color="auto"/>
                                  </w:divBdr>
                                </w:div>
                                <w:div w:id="726340908">
                                  <w:marLeft w:val="640"/>
                                  <w:marRight w:val="0"/>
                                  <w:marTop w:val="0"/>
                                  <w:marBottom w:val="0"/>
                                  <w:divBdr>
                                    <w:top w:val="none" w:sz="0" w:space="0" w:color="auto"/>
                                    <w:left w:val="none" w:sz="0" w:space="0" w:color="auto"/>
                                    <w:bottom w:val="none" w:sz="0" w:space="0" w:color="auto"/>
                                    <w:right w:val="none" w:sz="0" w:space="0" w:color="auto"/>
                                  </w:divBdr>
                                </w:div>
                                <w:div w:id="975260123">
                                  <w:marLeft w:val="640"/>
                                  <w:marRight w:val="0"/>
                                  <w:marTop w:val="0"/>
                                  <w:marBottom w:val="0"/>
                                  <w:divBdr>
                                    <w:top w:val="none" w:sz="0" w:space="0" w:color="auto"/>
                                    <w:left w:val="none" w:sz="0" w:space="0" w:color="auto"/>
                                    <w:bottom w:val="none" w:sz="0" w:space="0" w:color="auto"/>
                                    <w:right w:val="none" w:sz="0" w:space="0" w:color="auto"/>
                                  </w:divBdr>
                                </w:div>
                                <w:div w:id="1817456481">
                                  <w:marLeft w:val="640"/>
                                  <w:marRight w:val="0"/>
                                  <w:marTop w:val="0"/>
                                  <w:marBottom w:val="0"/>
                                  <w:divBdr>
                                    <w:top w:val="none" w:sz="0" w:space="0" w:color="auto"/>
                                    <w:left w:val="none" w:sz="0" w:space="0" w:color="auto"/>
                                    <w:bottom w:val="none" w:sz="0" w:space="0" w:color="auto"/>
                                    <w:right w:val="none" w:sz="0" w:space="0" w:color="auto"/>
                                  </w:divBdr>
                                </w:div>
                                <w:div w:id="1135174076">
                                  <w:marLeft w:val="640"/>
                                  <w:marRight w:val="0"/>
                                  <w:marTop w:val="0"/>
                                  <w:marBottom w:val="0"/>
                                  <w:divBdr>
                                    <w:top w:val="none" w:sz="0" w:space="0" w:color="auto"/>
                                    <w:left w:val="none" w:sz="0" w:space="0" w:color="auto"/>
                                    <w:bottom w:val="none" w:sz="0" w:space="0" w:color="auto"/>
                                    <w:right w:val="none" w:sz="0" w:space="0" w:color="auto"/>
                                  </w:divBdr>
                                </w:div>
                                <w:div w:id="2132166177">
                                  <w:marLeft w:val="640"/>
                                  <w:marRight w:val="0"/>
                                  <w:marTop w:val="0"/>
                                  <w:marBottom w:val="0"/>
                                  <w:divBdr>
                                    <w:top w:val="none" w:sz="0" w:space="0" w:color="auto"/>
                                    <w:left w:val="none" w:sz="0" w:space="0" w:color="auto"/>
                                    <w:bottom w:val="none" w:sz="0" w:space="0" w:color="auto"/>
                                    <w:right w:val="none" w:sz="0" w:space="0" w:color="auto"/>
                                  </w:divBdr>
                                </w:div>
                                <w:div w:id="126053076">
                                  <w:marLeft w:val="640"/>
                                  <w:marRight w:val="0"/>
                                  <w:marTop w:val="0"/>
                                  <w:marBottom w:val="0"/>
                                  <w:divBdr>
                                    <w:top w:val="none" w:sz="0" w:space="0" w:color="auto"/>
                                    <w:left w:val="none" w:sz="0" w:space="0" w:color="auto"/>
                                    <w:bottom w:val="none" w:sz="0" w:space="0" w:color="auto"/>
                                    <w:right w:val="none" w:sz="0" w:space="0" w:color="auto"/>
                                  </w:divBdr>
                                </w:div>
                                <w:div w:id="1598059168">
                                  <w:marLeft w:val="640"/>
                                  <w:marRight w:val="0"/>
                                  <w:marTop w:val="0"/>
                                  <w:marBottom w:val="0"/>
                                  <w:divBdr>
                                    <w:top w:val="none" w:sz="0" w:space="0" w:color="auto"/>
                                    <w:left w:val="none" w:sz="0" w:space="0" w:color="auto"/>
                                    <w:bottom w:val="none" w:sz="0" w:space="0" w:color="auto"/>
                                    <w:right w:val="none" w:sz="0" w:space="0" w:color="auto"/>
                                  </w:divBdr>
                                </w:div>
                                <w:div w:id="16274377">
                                  <w:marLeft w:val="640"/>
                                  <w:marRight w:val="0"/>
                                  <w:marTop w:val="0"/>
                                  <w:marBottom w:val="0"/>
                                  <w:divBdr>
                                    <w:top w:val="none" w:sz="0" w:space="0" w:color="auto"/>
                                    <w:left w:val="none" w:sz="0" w:space="0" w:color="auto"/>
                                    <w:bottom w:val="none" w:sz="0" w:space="0" w:color="auto"/>
                                    <w:right w:val="none" w:sz="0" w:space="0" w:color="auto"/>
                                  </w:divBdr>
                                </w:div>
                                <w:div w:id="2012874854">
                                  <w:marLeft w:val="640"/>
                                  <w:marRight w:val="0"/>
                                  <w:marTop w:val="0"/>
                                  <w:marBottom w:val="0"/>
                                  <w:divBdr>
                                    <w:top w:val="none" w:sz="0" w:space="0" w:color="auto"/>
                                    <w:left w:val="none" w:sz="0" w:space="0" w:color="auto"/>
                                    <w:bottom w:val="none" w:sz="0" w:space="0" w:color="auto"/>
                                    <w:right w:val="none" w:sz="0" w:space="0" w:color="auto"/>
                                  </w:divBdr>
                                </w:div>
                                <w:div w:id="870071292">
                                  <w:marLeft w:val="640"/>
                                  <w:marRight w:val="0"/>
                                  <w:marTop w:val="0"/>
                                  <w:marBottom w:val="0"/>
                                  <w:divBdr>
                                    <w:top w:val="none" w:sz="0" w:space="0" w:color="auto"/>
                                    <w:left w:val="none" w:sz="0" w:space="0" w:color="auto"/>
                                    <w:bottom w:val="none" w:sz="0" w:space="0" w:color="auto"/>
                                    <w:right w:val="none" w:sz="0" w:space="0" w:color="auto"/>
                                  </w:divBdr>
                                </w:div>
                                <w:div w:id="1196038879">
                                  <w:marLeft w:val="640"/>
                                  <w:marRight w:val="0"/>
                                  <w:marTop w:val="0"/>
                                  <w:marBottom w:val="0"/>
                                  <w:divBdr>
                                    <w:top w:val="none" w:sz="0" w:space="0" w:color="auto"/>
                                    <w:left w:val="none" w:sz="0" w:space="0" w:color="auto"/>
                                    <w:bottom w:val="none" w:sz="0" w:space="0" w:color="auto"/>
                                    <w:right w:val="none" w:sz="0" w:space="0" w:color="auto"/>
                                  </w:divBdr>
                                </w:div>
                                <w:div w:id="2013217995">
                                  <w:marLeft w:val="640"/>
                                  <w:marRight w:val="0"/>
                                  <w:marTop w:val="0"/>
                                  <w:marBottom w:val="0"/>
                                  <w:divBdr>
                                    <w:top w:val="none" w:sz="0" w:space="0" w:color="auto"/>
                                    <w:left w:val="none" w:sz="0" w:space="0" w:color="auto"/>
                                    <w:bottom w:val="none" w:sz="0" w:space="0" w:color="auto"/>
                                    <w:right w:val="none" w:sz="0" w:space="0" w:color="auto"/>
                                  </w:divBdr>
                                </w:div>
                                <w:div w:id="1263491087">
                                  <w:marLeft w:val="640"/>
                                  <w:marRight w:val="0"/>
                                  <w:marTop w:val="0"/>
                                  <w:marBottom w:val="0"/>
                                  <w:divBdr>
                                    <w:top w:val="none" w:sz="0" w:space="0" w:color="auto"/>
                                    <w:left w:val="none" w:sz="0" w:space="0" w:color="auto"/>
                                    <w:bottom w:val="none" w:sz="0" w:space="0" w:color="auto"/>
                                    <w:right w:val="none" w:sz="0" w:space="0" w:color="auto"/>
                                  </w:divBdr>
                                </w:div>
                                <w:div w:id="1745832912">
                                  <w:marLeft w:val="640"/>
                                  <w:marRight w:val="0"/>
                                  <w:marTop w:val="0"/>
                                  <w:marBottom w:val="0"/>
                                  <w:divBdr>
                                    <w:top w:val="none" w:sz="0" w:space="0" w:color="auto"/>
                                    <w:left w:val="none" w:sz="0" w:space="0" w:color="auto"/>
                                    <w:bottom w:val="none" w:sz="0" w:space="0" w:color="auto"/>
                                    <w:right w:val="none" w:sz="0" w:space="0" w:color="auto"/>
                                  </w:divBdr>
                                </w:div>
                                <w:div w:id="246042473">
                                  <w:marLeft w:val="640"/>
                                  <w:marRight w:val="0"/>
                                  <w:marTop w:val="0"/>
                                  <w:marBottom w:val="0"/>
                                  <w:divBdr>
                                    <w:top w:val="none" w:sz="0" w:space="0" w:color="auto"/>
                                    <w:left w:val="none" w:sz="0" w:space="0" w:color="auto"/>
                                    <w:bottom w:val="none" w:sz="0" w:space="0" w:color="auto"/>
                                    <w:right w:val="none" w:sz="0" w:space="0" w:color="auto"/>
                                  </w:divBdr>
                                </w:div>
                                <w:div w:id="64844965">
                                  <w:marLeft w:val="640"/>
                                  <w:marRight w:val="0"/>
                                  <w:marTop w:val="0"/>
                                  <w:marBottom w:val="0"/>
                                  <w:divBdr>
                                    <w:top w:val="none" w:sz="0" w:space="0" w:color="auto"/>
                                    <w:left w:val="none" w:sz="0" w:space="0" w:color="auto"/>
                                    <w:bottom w:val="none" w:sz="0" w:space="0" w:color="auto"/>
                                    <w:right w:val="none" w:sz="0" w:space="0" w:color="auto"/>
                                  </w:divBdr>
                                </w:div>
                                <w:div w:id="247738900">
                                  <w:marLeft w:val="640"/>
                                  <w:marRight w:val="0"/>
                                  <w:marTop w:val="0"/>
                                  <w:marBottom w:val="0"/>
                                  <w:divBdr>
                                    <w:top w:val="none" w:sz="0" w:space="0" w:color="auto"/>
                                    <w:left w:val="none" w:sz="0" w:space="0" w:color="auto"/>
                                    <w:bottom w:val="none" w:sz="0" w:space="0" w:color="auto"/>
                                    <w:right w:val="none" w:sz="0" w:space="0" w:color="auto"/>
                                  </w:divBdr>
                                </w:div>
                                <w:div w:id="1077559796">
                                  <w:marLeft w:val="640"/>
                                  <w:marRight w:val="0"/>
                                  <w:marTop w:val="0"/>
                                  <w:marBottom w:val="0"/>
                                  <w:divBdr>
                                    <w:top w:val="none" w:sz="0" w:space="0" w:color="auto"/>
                                    <w:left w:val="none" w:sz="0" w:space="0" w:color="auto"/>
                                    <w:bottom w:val="none" w:sz="0" w:space="0" w:color="auto"/>
                                    <w:right w:val="none" w:sz="0" w:space="0" w:color="auto"/>
                                  </w:divBdr>
                                </w:div>
                                <w:div w:id="1176388330">
                                  <w:marLeft w:val="640"/>
                                  <w:marRight w:val="0"/>
                                  <w:marTop w:val="0"/>
                                  <w:marBottom w:val="0"/>
                                  <w:divBdr>
                                    <w:top w:val="none" w:sz="0" w:space="0" w:color="auto"/>
                                    <w:left w:val="none" w:sz="0" w:space="0" w:color="auto"/>
                                    <w:bottom w:val="none" w:sz="0" w:space="0" w:color="auto"/>
                                    <w:right w:val="none" w:sz="0" w:space="0" w:color="auto"/>
                                  </w:divBdr>
                                </w:div>
                                <w:div w:id="487865090">
                                  <w:marLeft w:val="640"/>
                                  <w:marRight w:val="0"/>
                                  <w:marTop w:val="0"/>
                                  <w:marBottom w:val="0"/>
                                  <w:divBdr>
                                    <w:top w:val="none" w:sz="0" w:space="0" w:color="auto"/>
                                    <w:left w:val="none" w:sz="0" w:space="0" w:color="auto"/>
                                    <w:bottom w:val="none" w:sz="0" w:space="0" w:color="auto"/>
                                    <w:right w:val="none" w:sz="0" w:space="0" w:color="auto"/>
                                  </w:divBdr>
                                </w:div>
                                <w:div w:id="1285427426">
                                  <w:marLeft w:val="640"/>
                                  <w:marRight w:val="0"/>
                                  <w:marTop w:val="0"/>
                                  <w:marBottom w:val="0"/>
                                  <w:divBdr>
                                    <w:top w:val="none" w:sz="0" w:space="0" w:color="auto"/>
                                    <w:left w:val="none" w:sz="0" w:space="0" w:color="auto"/>
                                    <w:bottom w:val="none" w:sz="0" w:space="0" w:color="auto"/>
                                    <w:right w:val="none" w:sz="0" w:space="0" w:color="auto"/>
                                  </w:divBdr>
                                </w:div>
                              </w:divsChild>
                            </w:div>
                            <w:div w:id="773943560">
                              <w:marLeft w:val="0"/>
                              <w:marRight w:val="0"/>
                              <w:marTop w:val="0"/>
                              <w:marBottom w:val="0"/>
                              <w:divBdr>
                                <w:top w:val="none" w:sz="0" w:space="0" w:color="auto"/>
                                <w:left w:val="none" w:sz="0" w:space="0" w:color="auto"/>
                                <w:bottom w:val="none" w:sz="0" w:space="0" w:color="auto"/>
                                <w:right w:val="none" w:sz="0" w:space="0" w:color="auto"/>
                              </w:divBdr>
                              <w:divsChild>
                                <w:div w:id="1764451443">
                                  <w:marLeft w:val="640"/>
                                  <w:marRight w:val="0"/>
                                  <w:marTop w:val="0"/>
                                  <w:marBottom w:val="0"/>
                                  <w:divBdr>
                                    <w:top w:val="none" w:sz="0" w:space="0" w:color="auto"/>
                                    <w:left w:val="none" w:sz="0" w:space="0" w:color="auto"/>
                                    <w:bottom w:val="none" w:sz="0" w:space="0" w:color="auto"/>
                                    <w:right w:val="none" w:sz="0" w:space="0" w:color="auto"/>
                                  </w:divBdr>
                                </w:div>
                                <w:div w:id="584724214">
                                  <w:marLeft w:val="640"/>
                                  <w:marRight w:val="0"/>
                                  <w:marTop w:val="0"/>
                                  <w:marBottom w:val="0"/>
                                  <w:divBdr>
                                    <w:top w:val="none" w:sz="0" w:space="0" w:color="auto"/>
                                    <w:left w:val="none" w:sz="0" w:space="0" w:color="auto"/>
                                    <w:bottom w:val="none" w:sz="0" w:space="0" w:color="auto"/>
                                    <w:right w:val="none" w:sz="0" w:space="0" w:color="auto"/>
                                  </w:divBdr>
                                </w:div>
                                <w:div w:id="896668152">
                                  <w:marLeft w:val="640"/>
                                  <w:marRight w:val="0"/>
                                  <w:marTop w:val="0"/>
                                  <w:marBottom w:val="0"/>
                                  <w:divBdr>
                                    <w:top w:val="none" w:sz="0" w:space="0" w:color="auto"/>
                                    <w:left w:val="none" w:sz="0" w:space="0" w:color="auto"/>
                                    <w:bottom w:val="none" w:sz="0" w:space="0" w:color="auto"/>
                                    <w:right w:val="none" w:sz="0" w:space="0" w:color="auto"/>
                                  </w:divBdr>
                                </w:div>
                                <w:div w:id="1647857897">
                                  <w:marLeft w:val="640"/>
                                  <w:marRight w:val="0"/>
                                  <w:marTop w:val="0"/>
                                  <w:marBottom w:val="0"/>
                                  <w:divBdr>
                                    <w:top w:val="none" w:sz="0" w:space="0" w:color="auto"/>
                                    <w:left w:val="none" w:sz="0" w:space="0" w:color="auto"/>
                                    <w:bottom w:val="none" w:sz="0" w:space="0" w:color="auto"/>
                                    <w:right w:val="none" w:sz="0" w:space="0" w:color="auto"/>
                                  </w:divBdr>
                                </w:div>
                                <w:div w:id="523599331">
                                  <w:marLeft w:val="640"/>
                                  <w:marRight w:val="0"/>
                                  <w:marTop w:val="0"/>
                                  <w:marBottom w:val="0"/>
                                  <w:divBdr>
                                    <w:top w:val="none" w:sz="0" w:space="0" w:color="auto"/>
                                    <w:left w:val="none" w:sz="0" w:space="0" w:color="auto"/>
                                    <w:bottom w:val="none" w:sz="0" w:space="0" w:color="auto"/>
                                    <w:right w:val="none" w:sz="0" w:space="0" w:color="auto"/>
                                  </w:divBdr>
                                </w:div>
                                <w:div w:id="605231944">
                                  <w:marLeft w:val="640"/>
                                  <w:marRight w:val="0"/>
                                  <w:marTop w:val="0"/>
                                  <w:marBottom w:val="0"/>
                                  <w:divBdr>
                                    <w:top w:val="none" w:sz="0" w:space="0" w:color="auto"/>
                                    <w:left w:val="none" w:sz="0" w:space="0" w:color="auto"/>
                                    <w:bottom w:val="none" w:sz="0" w:space="0" w:color="auto"/>
                                    <w:right w:val="none" w:sz="0" w:space="0" w:color="auto"/>
                                  </w:divBdr>
                                </w:div>
                                <w:div w:id="616327210">
                                  <w:marLeft w:val="640"/>
                                  <w:marRight w:val="0"/>
                                  <w:marTop w:val="0"/>
                                  <w:marBottom w:val="0"/>
                                  <w:divBdr>
                                    <w:top w:val="none" w:sz="0" w:space="0" w:color="auto"/>
                                    <w:left w:val="none" w:sz="0" w:space="0" w:color="auto"/>
                                    <w:bottom w:val="none" w:sz="0" w:space="0" w:color="auto"/>
                                    <w:right w:val="none" w:sz="0" w:space="0" w:color="auto"/>
                                  </w:divBdr>
                                </w:div>
                                <w:div w:id="1149320150">
                                  <w:marLeft w:val="640"/>
                                  <w:marRight w:val="0"/>
                                  <w:marTop w:val="0"/>
                                  <w:marBottom w:val="0"/>
                                  <w:divBdr>
                                    <w:top w:val="none" w:sz="0" w:space="0" w:color="auto"/>
                                    <w:left w:val="none" w:sz="0" w:space="0" w:color="auto"/>
                                    <w:bottom w:val="none" w:sz="0" w:space="0" w:color="auto"/>
                                    <w:right w:val="none" w:sz="0" w:space="0" w:color="auto"/>
                                  </w:divBdr>
                                </w:div>
                                <w:div w:id="502470837">
                                  <w:marLeft w:val="640"/>
                                  <w:marRight w:val="0"/>
                                  <w:marTop w:val="0"/>
                                  <w:marBottom w:val="0"/>
                                  <w:divBdr>
                                    <w:top w:val="none" w:sz="0" w:space="0" w:color="auto"/>
                                    <w:left w:val="none" w:sz="0" w:space="0" w:color="auto"/>
                                    <w:bottom w:val="none" w:sz="0" w:space="0" w:color="auto"/>
                                    <w:right w:val="none" w:sz="0" w:space="0" w:color="auto"/>
                                  </w:divBdr>
                                </w:div>
                                <w:div w:id="1778987343">
                                  <w:marLeft w:val="640"/>
                                  <w:marRight w:val="0"/>
                                  <w:marTop w:val="0"/>
                                  <w:marBottom w:val="0"/>
                                  <w:divBdr>
                                    <w:top w:val="none" w:sz="0" w:space="0" w:color="auto"/>
                                    <w:left w:val="none" w:sz="0" w:space="0" w:color="auto"/>
                                    <w:bottom w:val="none" w:sz="0" w:space="0" w:color="auto"/>
                                    <w:right w:val="none" w:sz="0" w:space="0" w:color="auto"/>
                                  </w:divBdr>
                                </w:div>
                                <w:div w:id="1016344543">
                                  <w:marLeft w:val="640"/>
                                  <w:marRight w:val="0"/>
                                  <w:marTop w:val="0"/>
                                  <w:marBottom w:val="0"/>
                                  <w:divBdr>
                                    <w:top w:val="none" w:sz="0" w:space="0" w:color="auto"/>
                                    <w:left w:val="none" w:sz="0" w:space="0" w:color="auto"/>
                                    <w:bottom w:val="none" w:sz="0" w:space="0" w:color="auto"/>
                                    <w:right w:val="none" w:sz="0" w:space="0" w:color="auto"/>
                                  </w:divBdr>
                                </w:div>
                                <w:div w:id="371613197">
                                  <w:marLeft w:val="640"/>
                                  <w:marRight w:val="0"/>
                                  <w:marTop w:val="0"/>
                                  <w:marBottom w:val="0"/>
                                  <w:divBdr>
                                    <w:top w:val="none" w:sz="0" w:space="0" w:color="auto"/>
                                    <w:left w:val="none" w:sz="0" w:space="0" w:color="auto"/>
                                    <w:bottom w:val="none" w:sz="0" w:space="0" w:color="auto"/>
                                    <w:right w:val="none" w:sz="0" w:space="0" w:color="auto"/>
                                  </w:divBdr>
                                </w:div>
                                <w:div w:id="847212267">
                                  <w:marLeft w:val="640"/>
                                  <w:marRight w:val="0"/>
                                  <w:marTop w:val="0"/>
                                  <w:marBottom w:val="0"/>
                                  <w:divBdr>
                                    <w:top w:val="none" w:sz="0" w:space="0" w:color="auto"/>
                                    <w:left w:val="none" w:sz="0" w:space="0" w:color="auto"/>
                                    <w:bottom w:val="none" w:sz="0" w:space="0" w:color="auto"/>
                                    <w:right w:val="none" w:sz="0" w:space="0" w:color="auto"/>
                                  </w:divBdr>
                                </w:div>
                                <w:div w:id="1131828565">
                                  <w:marLeft w:val="640"/>
                                  <w:marRight w:val="0"/>
                                  <w:marTop w:val="0"/>
                                  <w:marBottom w:val="0"/>
                                  <w:divBdr>
                                    <w:top w:val="none" w:sz="0" w:space="0" w:color="auto"/>
                                    <w:left w:val="none" w:sz="0" w:space="0" w:color="auto"/>
                                    <w:bottom w:val="none" w:sz="0" w:space="0" w:color="auto"/>
                                    <w:right w:val="none" w:sz="0" w:space="0" w:color="auto"/>
                                  </w:divBdr>
                                </w:div>
                                <w:div w:id="1208840284">
                                  <w:marLeft w:val="640"/>
                                  <w:marRight w:val="0"/>
                                  <w:marTop w:val="0"/>
                                  <w:marBottom w:val="0"/>
                                  <w:divBdr>
                                    <w:top w:val="none" w:sz="0" w:space="0" w:color="auto"/>
                                    <w:left w:val="none" w:sz="0" w:space="0" w:color="auto"/>
                                    <w:bottom w:val="none" w:sz="0" w:space="0" w:color="auto"/>
                                    <w:right w:val="none" w:sz="0" w:space="0" w:color="auto"/>
                                  </w:divBdr>
                                </w:div>
                                <w:div w:id="519928515">
                                  <w:marLeft w:val="640"/>
                                  <w:marRight w:val="0"/>
                                  <w:marTop w:val="0"/>
                                  <w:marBottom w:val="0"/>
                                  <w:divBdr>
                                    <w:top w:val="none" w:sz="0" w:space="0" w:color="auto"/>
                                    <w:left w:val="none" w:sz="0" w:space="0" w:color="auto"/>
                                    <w:bottom w:val="none" w:sz="0" w:space="0" w:color="auto"/>
                                    <w:right w:val="none" w:sz="0" w:space="0" w:color="auto"/>
                                  </w:divBdr>
                                </w:div>
                                <w:div w:id="1213270399">
                                  <w:marLeft w:val="640"/>
                                  <w:marRight w:val="0"/>
                                  <w:marTop w:val="0"/>
                                  <w:marBottom w:val="0"/>
                                  <w:divBdr>
                                    <w:top w:val="none" w:sz="0" w:space="0" w:color="auto"/>
                                    <w:left w:val="none" w:sz="0" w:space="0" w:color="auto"/>
                                    <w:bottom w:val="none" w:sz="0" w:space="0" w:color="auto"/>
                                    <w:right w:val="none" w:sz="0" w:space="0" w:color="auto"/>
                                  </w:divBdr>
                                </w:div>
                                <w:div w:id="1726175387">
                                  <w:marLeft w:val="640"/>
                                  <w:marRight w:val="0"/>
                                  <w:marTop w:val="0"/>
                                  <w:marBottom w:val="0"/>
                                  <w:divBdr>
                                    <w:top w:val="none" w:sz="0" w:space="0" w:color="auto"/>
                                    <w:left w:val="none" w:sz="0" w:space="0" w:color="auto"/>
                                    <w:bottom w:val="none" w:sz="0" w:space="0" w:color="auto"/>
                                    <w:right w:val="none" w:sz="0" w:space="0" w:color="auto"/>
                                  </w:divBdr>
                                </w:div>
                                <w:div w:id="1333677822">
                                  <w:marLeft w:val="640"/>
                                  <w:marRight w:val="0"/>
                                  <w:marTop w:val="0"/>
                                  <w:marBottom w:val="0"/>
                                  <w:divBdr>
                                    <w:top w:val="none" w:sz="0" w:space="0" w:color="auto"/>
                                    <w:left w:val="none" w:sz="0" w:space="0" w:color="auto"/>
                                    <w:bottom w:val="none" w:sz="0" w:space="0" w:color="auto"/>
                                    <w:right w:val="none" w:sz="0" w:space="0" w:color="auto"/>
                                  </w:divBdr>
                                </w:div>
                                <w:div w:id="145830450">
                                  <w:marLeft w:val="640"/>
                                  <w:marRight w:val="0"/>
                                  <w:marTop w:val="0"/>
                                  <w:marBottom w:val="0"/>
                                  <w:divBdr>
                                    <w:top w:val="none" w:sz="0" w:space="0" w:color="auto"/>
                                    <w:left w:val="none" w:sz="0" w:space="0" w:color="auto"/>
                                    <w:bottom w:val="none" w:sz="0" w:space="0" w:color="auto"/>
                                    <w:right w:val="none" w:sz="0" w:space="0" w:color="auto"/>
                                  </w:divBdr>
                                </w:div>
                                <w:div w:id="917255682">
                                  <w:marLeft w:val="640"/>
                                  <w:marRight w:val="0"/>
                                  <w:marTop w:val="0"/>
                                  <w:marBottom w:val="0"/>
                                  <w:divBdr>
                                    <w:top w:val="none" w:sz="0" w:space="0" w:color="auto"/>
                                    <w:left w:val="none" w:sz="0" w:space="0" w:color="auto"/>
                                    <w:bottom w:val="none" w:sz="0" w:space="0" w:color="auto"/>
                                    <w:right w:val="none" w:sz="0" w:space="0" w:color="auto"/>
                                  </w:divBdr>
                                </w:div>
                                <w:div w:id="230846485">
                                  <w:marLeft w:val="640"/>
                                  <w:marRight w:val="0"/>
                                  <w:marTop w:val="0"/>
                                  <w:marBottom w:val="0"/>
                                  <w:divBdr>
                                    <w:top w:val="none" w:sz="0" w:space="0" w:color="auto"/>
                                    <w:left w:val="none" w:sz="0" w:space="0" w:color="auto"/>
                                    <w:bottom w:val="none" w:sz="0" w:space="0" w:color="auto"/>
                                    <w:right w:val="none" w:sz="0" w:space="0" w:color="auto"/>
                                  </w:divBdr>
                                </w:div>
                                <w:div w:id="128788417">
                                  <w:marLeft w:val="640"/>
                                  <w:marRight w:val="0"/>
                                  <w:marTop w:val="0"/>
                                  <w:marBottom w:val="0"/>
                                  <w:divBdr>
                                    <w:top w:val="none" w:sz="0" w:space="0" w:color="auto"/>
                                    <w:left w:val="none" w:sz="0" w:space="0" w:color="auto"/>
                                    <w:bottom w:val="none" w:sz="0" w:space="0" w:color="auto"/>
                                    <w:right w:val="none" w:sz="0" w:space="0" w:color="auto"/>
                                  </w:divBdr>
                                </w:div>
                                <w:div w:id="915670649">
                                  <w:marLeft w:val="640"/>
                                  <w:marRight w:val="0"/>
                                  <w:marTop w:val="0"/>
                                  <w:marBottom w:val="0"/>
                                  <w:divBdr>
                                    <w:top w:val="none" w:sz="0" w:space="0" w:color="auto"/>
                                    <w:left w:val="none" w:sz="0" w:space="0" w:color="auto"/>
                                    <w:bottom w:val="none" w:sz="0" w:space="0" w:color="auto"/>
                                    <w:right w:val="none" w:sz="0" w:space="0" w:color="auto"/>
                                  </w:divBdr>
                                </w:div>
                                <w:div w:id="1755934739">
                                  <w:marLeft w:val="640"/>
                                  <w:marRight w:val="0"/>
                                  <w:marTop w:val="0"/>
                                  <w:marBottom w:val="0"/>
                                  <w:divBdr>
                                    <w:top w:val="none" w:sz="0" w:space="0" w:color="auto"/>
                                    <w:left w:val="none" w:sz="0" w:space="0" w:color="auto"/>
                                    <w:bottom w:val="none" w:sz="0" w:space="0" w:color="auto"/>
                                    <w:right w:val="none" w:sz="0" w:space="0" w:color="auto"/>
                                  </w:divBdr>
                                </w:div>
                                <w:div w:id="743644997">
                                  <w:marLeft w:val="640"/>
                                  <w:marRight w:val="0"/>
                                  <w:marTop w:val="0"/>
                                  <w:marBottom w:val="0"/>
                                  <w:divBdr>
                                    <w:top w:val="none" w:sz="0" w:space="0" w:color="auto"/>
                                    <w:left w:val="none" w:sz="0" w:space="0" w:color="auto"/>
                                    <w:bottom w:val="none" w:sz="0" w:space="0" w:color="auto"/>
                                    <w:right w:val="none" w:sz="0" w:space="0" w:color="auto"/>
                                  </w:divBdr>
                                </w:div>
                                <w:div w:id="471405763">
                                  <w:marLeft w:val="640"/>
                                  <w:marRight w:val="0"/>
                                  <w:marTop w:val="0"/>
                                  <w:marBottom w:val="0"/>
                                  <w:divBdr>
                                    <w:top w:val="none" w:sz="0" w:space="0" w:color="auto"/>
                                    <w:left w:val="none" w:sz="0" w:space="0" w:color="auto"/>
                                    <w:bottom w:val="none" w:sz="0" w:space="0" w:color="auto"/>
                                    <w:right w:val="none" w:sz="0" w:space="0" w:color="auto"/>
                                  </w:divBdr>
                                </w:div>
                                <w:div w:id="452096627">
                                  <w:marLeft w:val="640"/>
                                  <w:marRight w:val="0"/>
                                  <w:marTop w:val="0"/>
                                  <w:marBottom w:val="0"/>
                                  <w:divBdr>
                                    <w:top w:val="none" w:sz="0" w:space="0" w:color="auto"/>
                                    <w:left w:val="none" w:sz="0" w:space="0" w:color="auto"/>
                                    <w:bottom w:val="none" w:sz="0" w:space="0" w:color="auto"/>
                                    <w:right w:val="none" w:sz="0" w:space="0" w:color="auto"/>
                                  </w:divBdr>
                                </w:div>
                                <w:div w:id="1250427568">
                                  <w:marLeft w:val="640"/>
                                  <w:marRight w:val="0"/>
                                  <w:marTop w:val="0"/>
                                  <w:marBottom w:val="0"/>
                                  <w:divBdr>
                                    <w:top w:val="none" w:sz="0" w:space="0" w:color="auto"/>
                                    <w:left w:val="none" w:sz="0" w:space="0" w:color="auto"/>
                                    <w:bottom w:val="none" w:sz="0" w:space="0" w:color="auto"/>
                                    <w:right w:val="none" w:sz="0" w:space="0" w:color="auto"/>
                                  </w:divBdr>
                                </w:div>
                                <w:div w:id="397365059">
                                  <w:marLeft w:val="640"/>
                                  <w:marRight w:val="0"/>
                                  <w:marTop w:val="0"/>
                                  <w:marBottom w:val="0"/>
                                  <w:divBdr>
                                    <w:top w:val="none" w:sz="0" w:space="0" w:color="auto"/>
                                    <w:left w:val="none" w:sz="0" w:space="0" w:color="auto"/>
                                    <w:bottom w:val="none" w:sz="0" w:space="0" w:color="auto"/>
                                    <w:right w:val="none" w:sz="0" w:space="0" w:color="auto"/>
                                  </w:divBdr>
                                </w:div>
                                <w:div w:id="1310020429">
                                  <w:marLeft w:val="640"/>
                                  <w:marRight w:val="0"/>
                                  <w:marTop w:val="0"/>
                                  <w:marBottom w:val="0"/>
                                  <w:divBdr>
                                    <w:top w:val="none" w:sz="0" w:space="0" w:color="auto"/>
                                    <w:left w:val="none" w:sz="0" w:space="0" w:color="auto"/>
                                    <w:bottom w:val="none" w:sz="0" w:space="0" w:color="auto"/>
                                    <w:right w:val="none" w:sz="0" w:space="0" w:color="auto"/>
                                  </w:divBdr>
                                </w:div>
                                <w:div w:id="1460151120">
                                  <w:marLeft w:val="640"/>
                                  <w:marRight w:val="0"/>
                                  <w:marTop w:val="0"/>
                                  <w:marBottom w:val="0"/>
                                  <w:divBdr>
                                    <w:top w:val="none" w:sz="0" w:space="0" w:color="auto"/>
                                    <w:left w:val="none" w:sz="0" w:space="0" w:color="auto"/>
                                    <w:bottom w:val="none" w:sz="0" w:space="0" w:color="auto"/>
                                    <w:right w:val="none" w:sz="0" w:space="0" w:color="auto"/>
                                  </w:divBdr>
                                </w:div>
                                <w:div w:id="929969381">
                                  <w:marLeft w:val="640"/>
                                  <w:marRight w:val="0"/>
                                  <w:marTop w:val="0"/>
                                  <w:marBottom w:val="0"/>
                                  <w:divBdr>
                                    <w:top w:val="none" w:sz="0" w:space="0" w:color="auto"/>
                                    <w:left w:val="none" w:sz="0" w:space="0" w:color="auto"/>
                                    <w:bottom w:val="none" w:sz="0" w:space="0" w:color="auto"/>
                                    <w:right w:val="none" w:sz="0" w:space="0" w:color="auto"/>
                                  </w:divBdr>
                                </w:div>
                                <w:div w:id="1187259082">
                                  <w:marLeft w:val="640"/>
                                  <w:marRight w:val="0"/>
                                  <w:marTop w:val="0"/>
                                  <w:marBottom w:val="0"/>
                                  <w:divBdr>
                                    <w:top w:val="none" w:sz="0" w:space="0" w:color="auto"/>
                                    <w:left w:val="none" w:sz="0" w:space="0" w:color="auto"/>
                                    <w:bottom w:val="none" w:sz="0" w:space="0" w:color="auto"/>
                                    <w:right w:val="none" w:sz="0" w:space="0" w:color="auto"/>
                                  </w:divBdr>
                                </w:div>
                                <w:div w:id="976451161">
                                  <w:marLeft w:val="640"/>
                                  <w:marRight w:val="0"/>
                                  <w:marTop w:val="0"/>
                                  <w:marBottom w:val="0"/>
                                  <w:divBdr>
                                    <w:top w:val="none" w:sz="0" w:space="0" w:color="auto"/>
                                    <w:left w:val="none" w:sz="0" w:space="0" w:color="auto"/>
                                    <w:bottom w:val="none" w:sz="0" w:space="0" w:color="auto"/>
                                    <w:right w:val="none" w:sz="0" w:space="0" w:color="auto"/>
                                  </w:divBdr>
                                </w:div>
                                <w:div w:id="1343583150">
                                  <w:marLeft w:val="640"/>
                                  <w:marRight w:val="0"/>
                                  <w:marTop w:val="0"/>
                                  <w:marBottom w:val="0"/>
                                  <w:divBdr>
                                    <w:top w:val="none" w:sz="0" w:space="0" w:color="auto"/>
                                    <w:left w:val="none" w:sz="0" w:space="0" w:color="auto"/>
                                    <w:bottom w:val="none" w:sz="0" w:space="0" w:color="auto"/>
                                    <w:right w:val="none" w:sz="0" w:space="0" w:color="auto"/>
                                  </w:divBdr>
                                </w:div>
                                <w:div w:id="35593099">
                                  <w:marLeft w:val="640"/>
                                  <w:marRight w:val="0"/>
                                  <w:marTop w:val="0"/>
                                  <w:marBottom w:val="0"/>
                                  <w:divBdr>
                                    <w:top w:val="none" w:sz="0" w:space="0" w:color="auto"/>
                                    <w:left w:val="none" w:sz="0" w:space="0" w:color="auto"/>
                                    <w:bottom w:val="none" w:sz="0" w:space="0" w:color="auto"/>
                                    <w:right w:val="none" w:sz="0" w:space="0" w:color="auto"/>
                                  </w:divBdr>
                                </w:div>
                                <w:div w:id="738018995">
                                  <w:marLeft w:val="640"/>
                                  <w:marRight w:val="0"/>
                                  <w:marTop w:val="0"/>
                                  <w:marBottom w:val="0"/>
                                  <w:divBdr>
                                    <w:top w:val="none" w:sz="0" w:space="0" w:color="auto"/>
                                    <w:left w:val="none" w:sz="0" w:space="0" w:color="auto"/>
                                    <w:bottom w:val="none" w:sz="0" w:space="0" w:color="auto"/>
                                    <w:right w:val="none" w:sz="0" w:space="0" w:color="auto"/>
                                  </w:divBdr>
                                </w:div>
                                <w:div w:id="1846285115">
                                  <w:marLeft w:val="640"/>
                                  <w:marRight w:val="0"/>
                                  <w:marTop w:val="0"/>
                                  <w:marBottom w:val="0"/>
                                  <w:divBdr>
                                    <w:top w:val="none" w:sz="0" w:space="0" w:color="auto"/>
                                    <w:left w:val="none" w:sz="0" w:space="0" w:color="auto"/>
                                    <w:bottom w:val="none" w:sz="0" w:space="0" w:color="auto"/>
                                    <w:right w:val="none" w:sz="0" w:space="0" w:color="auto"/>
                                  </w:divBdr>
                                </w:div>
                                <w:div w:id="1252202012">
                                  <w:marLeft w:val="640"/>
                                  <w:marRight w:val="0"/>
                                  <w:marTop w:val="0"/>
                                  <w:marBottom w:val="0"/>
                                  <w:divBdr>
                                    <w:top w:val="none" w:sz="0" w:space="0" w:color="auto"/>
                                    <w:left w:val="none" w:sz="0" w:space="0" w:color="auto"/>
                                    <w:bottom w:val="none" w:sz="0" w:space="0" w:color="auto"/>
                                    <w:right w:val="none" w:sz="0" w:space="0" w:color="auto"/>
                                  </w:divBdr>
                                </w:div>
                                <w:div w:id="1035809886">
                                  <w:marLeft w:val="640"/>
                                  <w:marRight w:val="0"/>
                                  <w:marTop w:val="0"/>
                                  <w:marBottom w:val="0"/>
                                  <w:divBdr>
                                    <w:top w:val="none" w:sz="0" w:space="0" w:color="auto"/>
                                    <w:left w:val="none" w:sz="0" w:space="0" w:color="auto"/>
                                    <w:bottom w:val="none" w:sz="0" w:space="0" w:color="auto"/>
                                    <w:right w:val="none" w:sz="0" w:space="0" w:color="auto"/>
                                  </w:divBdr>
                                </w:div>
                                <w:div w:id="139732346">
                                  <w:marLeft w:val="640"/>
                                  <w:marRight w:val="0"/>
                                  <w:marTop w:val="0"/>
                                  <w:marBottom w:val="0"/>
                                  <w:divBdr>
                                    <w:top w:val="none" w:sz="0" w:space="0" w:color="auto"/>
                                    <w:left w:val="none" w:sz="0" w:space="0" w:color="auto"/>
                                    <w:bottom w:val="none" w:sz="0" w:space="0" w:color="auto"/>
                                    <w:right w:val="none" w:sz="0" w:space="0" w:color="auto"/>
                                  </w:divBdr>
                                </w:div>
                                <w:div w:id="1564486745">
                                  <w:marLeft w:val="640"/>
                                  <w:marRight w:val="0"/>
                                  <w:marTop w:val="0"/>
                                  <w:marBottom w:val="0"/>
                                  <w:divBdr>
                                    <w:top w:val="none" w:sz="0" w:space="0" w:color="auto"/>
                                    <w:left w:val="none" w:sz="0" w:space="0" w:color="auto"/>
                                    <w:bottom w:val="none" w:sz="0" w:space="0" w:color="auto"/>
                                    <w:right w:val="none" w:sz="0" w:space="0" w:color="auto"/>
                                  </w:divBdr>
                                </w:div>
                                <w:div w:id="1815026058">
                                  <w:marLeft w:val="640"/>
                                  <w:marRight w:val="0"/>
                                  <w:marTop w:val="0"/>
                                  <w:marBottom w:val="0"/>
                                  <w:divBdr>
                                    <w:top w:val="none" w:sz="0" w:space="0" w:color="auto"/>
                                    <w:left w:val="none" w:sz="0" w:space="0" w:color="auto"/>
                                    <w:bottom w:val="none" w:sz="0" w:space="0" w:color="auto"/>
                                    <w:right w:val="none" w:sz="0" w:space="0" w:color="auto"/>
                                  </w:divBdr>
                                </w:div>
                                <w:div w:id="1258556344">
                                  <w:marLeft w:val="640"/>
                                  <w:marRight w:val="0"/>
                                  <w:marTop w:val="0"/>
                                  <w:marBottom w:val="0"/>
                                  <w:divBdr>
                                    <w:top w:val="none" w:sz="0" w:space="0" w:color="auto"/>
                                    <w:left w:val="none" w:sz="0" w:space="0" w:color="auto"/>
                                    <w:bottom w:val="none" w:sz="0" w:space="0" w:color="auto"/>
                                    <w:right w:val="none" w:sz="0" w:space="0" w:color="auto"/>
                                  </w:divBdr>
                                </w:div>
                                <w:div w:id="741874426">
                                  <w:marLeft w:val="640"/>
                                  <w:marRight w:val="0"/>
                                  <w:marTop w:val="0"/>
                                  <w:marBottom w:val="0"/>
                                  <w:divBdr>
                                    <w:top w:val="none" w:sz="0" w:space="0" w:color="auto"/>
                                    <w:left w:val="none" w:sz="0" w:space="0" w:color="auto"/>
                                    <w:bottom w:val="none" w:sz="0" w:space="0" w:color="auto"/>
                                    <w:right w:val="none" w:sz="0" w:space="0" w:color="auto"/>
                                  </w:divBdr>
                                </w:div>
                                <w:div w:id="1915815801">
                                  <w:marLeft w:val="640"/>
                                  <w:marRight w:val="0"/>
                                  <w:marTop w:val="0"/>
                                  <w:marBottom w:val="0"/>
                                  <w:divBdr>
                                    <w:top w:val="none" w:sz="0" w:space="0" w:color="auto"/>
                                    <w:left w:val="none" w:sz="0" w:space="0" w:color="auto"/>
                                    <w:bottom w:val="none" w:sz="0" w:space="0" w:color="auto"/>
                                    <w:right w:val="none" w:sz="0" w:space="0" w:color="auto"/>
                                  </w:divBdr>
                                </w:div>
                                <w:div w:id="1240290989">
                                  <w:marLeft w:val="640"/>
                                  <w:marRight w:val="0"/>
                                  <w:marTop w:val="0"/>
                                  <w:marBottom w:val="0"/>
                                  <w:divBdr>
                                    <w:top w:val="none" w:sz="0" w:space="0" w:color="auto"/>
                                    <w:left w:val="none" w:sz="0" w:space="0" w:color="auto"/>
                                    <w:bottom w:val="none" w:sz="0" w:space="0" w:color="auto"/>
                                    <w:right w:val="none" w:sz="0" w:space="0" w:color="auto"/>
                                  </w:divBdr>
                                </w:div>
                                <w:div w:id="1092817337">
                                  <w:marLeft w:val="640"/>
                                  <w:marRight w:val="0"/>
                                  <w:marTop w:val="0"/>
                                  <w:marBottom w:val="0"/>
                                  <w:divBdr>
                                    <w:top w:val="none" w:sz="0" w:space="0" w:color="auto"/>
                                    <w:left w:val="none" w:sz="0" w:space="0" w:color="auto"/>
                                    <w:bottom w:val="none" w:sz="0" w:space="0" w:color="auto"/>
                                    <w:right w:val="none" w:sz="0" w:space="0" w:color="auto"/>
                                  </w:divBdr>
                                </w:div>
                                <w:div w:id="1614052077">
                                  <w:marLeft w:val="640"/>
                                  <w:marRight w:val="0"/>
                                  <w:marTop w:val="0"/>
                                  <w:marBottom w:val="0"/>
                                  <w:divBdr>
                                    <w:top w:val="none" w:sz="0" w:space="0" w:color="auto"/>
                                    <w:left w:val="none" w:sz="0" w:space="0" w:color="auto"/>
                                    <w:bottom w:val="none" w:sz="0" w:space="0" w:color="auto"/>
                                    <w:right w:val="none" w:sz="0" w:space="0" w:color="auto"/>
                                  </w:divBdr>
                                </w:div>
                                <w:div w:id="1963532778">
                                  <w:marLeft w:val="640"/>
                                  <w:marRight w:val="0"/>
                                  <w:marTop w:val="0"/>
                                  <w:marBottom w:val="0"/>
                                  <w:divBdr>
                                    <w:top w:val="none" w:sz="0" w:space="0" w:color="auto"/>
                                    <w:left w:val="none" w:sz="0" w:space="0" w:color="auto"/>
                                    <w:bottom w:val="none" w:sz="0" w:space="0" w:color="auto"/>
                                    <w:right w:val="none" w:sz="0" w:space="0" w:color="auto"/>
                                  </w:divBdr>
                                </w:div>
                                <w:div w:id="361631311">
                                  <w:marLeft w:val="640"/>
                                  <w:marRight w:val="0"/>
                                  <w:marTop w:val="0"/>
                                  <w:marBottom w:val="0"/>
                                  <w:divBdr>
                                    <w:top w:val="none" w:sz="0" w:space="0" w:color="auto"/>
                                    <w:left w:val="none" w:sz="0" w:space="0" w:color="auto"/>
                                    <w:bottom w:val="none" w:sz="0" w:space="0" w:color="auto"/>
                                    <w:right w:val="none" w:sz="0" w:space="0" w:color="auto"/>
                                  </w:divBdr>
                                </w:div>
                                <w:div w:id="1812403730">
                                  <w:marLeft w:val="640"/>
                                  <w:marRight w:val="0"/>
                                  <w:marTop w:val="0"/>
                                  <w:marBottom w:val="0"/>
                                  <w:divBdr>
                                    <w:top w:val="none" w:sz="0" w:space="0" w:color="auto"/>
                                    <w:left w:val="none" w:sz="0" w:space="0" w:color="auto"/>
                                    <w:bottom w:val="none" w:sz="0" w:space="0" w:color="auto"/>
                                    <w:right w:val="none" w:sz="0" w:space="0" w:color="auto"/>
                                  </w:divBdr>
                                </w:div>
                                <w:div w:id="1094789903">
                                  <w:marLeft w:val="640"/>
                                  <w:marRight w:val="0"/>
                                  <w:marTop w:val="0"/>
                                  <w:marBottom w:val="0"/>
                                  <w:divBdr>
                                    <w:top w:val="none" w:sz="0" w:space="0" w:color="auto"/>
                                    <w:left w:val="none" w:sz="0" w:space="0" w:color="auto"/>
                                    <w:bottom w:val="none" w:sz="0" w:space="0" w:color="auto"/>
                                    <w:right w:val="none" w:sz="0" w:space="0" w:color="auto"/>
                                  </w:divBdr>
                                </w:div>
                                <w:div w:id="1841582592">
                                  <w:marLeft w:val="640"/>
                                  <w:marRight w:val="0"/>
                                  <w:marTop w:val="0"/>
                                  <w:marBottom w:val="0"/>
                                  <w:divBdr>
                                    <w:top w:val="none" w:sz="0" w:space="0" w:color="auto"/>
                                    <w:left w:val="none" w:sz="0" w:space="0" w:color="auto"/>
                                    <w:bottom w:val="none" w:sz="0" w:space="0" w:color="auto"/>
                                    <w:right w:val="none" w:sz="0" w:space="0" w:color="auto"/>
                                  </w:divBdr>
                                </w:div>
                                <w:div w:id="1650162792">
                                  <w:marLeft w:val="640"/>
                                  <w:marRight w:val="0"/>
                                  <w:marTop w:val="0"/>
                                  <w:marBottom w:val="0"/>
                                  <w:divBdr>
                                    <w:top w:val="none" w:sz="0" w:space="0" w:color="auto"/>
                                    <w:left w:val="none" w:sz="0" w:space="0" w:color="auto"/>
                                    <w:bottom w:val="none" w:sz="0" w:space="0" w:color="auto"/>
                                    <w:right w:val="none" w:sz="0" w:space="0" w:color="auto"/>
                                  </w:divBdr>
                                </w:div>
                                <w:div w:id="1610359579">
                                  <w:marLeft w:val="640"/>
                                  <w:marRight w:val="0"/>
                                  <w:marTop w:val="0"/>
                                  <w:marBottom w:val="0"/>
                                  <w:divBdr>
                                    <w:top w:val="none" w:sz="0" w:space="0" w:color="auto"/>
                                    <w:left w:val="none" w:sz="0" w:space="0" w:color="auto"/>
                                    <w:bottom w:val="none" w:sz="0" w:space="0" w:color="auto"/>
                                    <w:right w:val="none" w:sz="0" w:space="0" w:color="auto"/>
                                  </w:divBdr>
                                </w:div>
                                <w:div w:id="1693072790">
                                  <w:marLeft w:val="640"/>
                                  <w:marRight w:val="0"/>
                                  <w:marTop w:val="0"/>
                                  <w:marBottom w:val="0"/>
                                  <w:divBdr>
                                    <w:top w:val="none" w:sz="0" w:space="0" w:color="auto"/>
                                    <w:left w:val="none" w:sz="0" w:space="0" w:color="auto"/>
                                    <w:bottom w:val="none" w:sz="0" w:space="0" w:color="auto"/>
                                    <w:right w:val="none" w:sz="0" w:space="0" w:color="auto"/>
                                  </w:divBdr>
                                </w:div>
                              </w:divsChild>
                            </w:div>
                            <w:div w:id="1802264015">
                              <w:marLeft w:val="0"/>
                              <w:marRight w:val="0"/>
                              <w:marTop w:val="0"/>
                              <w:marBottom w:val="0"/>
                              <w:divBdr>
                                <w:top w:val="none" w:sz="0" w:space="0" w:color="auto"/>
                                <w:left w:val="none" w:sz="0" w:space="0" w:color="auto"/>
                                <w:bottom w:val="none" w:sz="0" w:space="0" w:color="auto"/>
                                <w:right w:val="none" w:sz="0" w:space="0" w:color="auto"/>
                              </w:divBdr>
                              <w:divsChild>
                                <w:div w:id="867715809">
                                  <w:marLeft w:val="640"/>
                                  <w:marRight w:val="0"/>
                                  <w:marTop w:val="0"/>
                                  <w:marBottom w:val="0"/>
                                  <w:divBdr>
                                    <w:top w:val="none" w:sz="0" w:space="0" w:color="auto"/>
                                    <w:left w:val="none" w:sz="0" w:space="0" w:color="auto"/>
                                    <w:bottom w:val="none" w:sz="0" w:space="0" w:color="auto"/>
                                    <w:right w:val="none" w:sz="0" w:space="0" w:color="auto"/>
                                  </w:divBdr>
                                </w:div>
                                <w:div w:id="1036277094">
                                  <w:marLeft w:val="640"/>
                                  <w:marRight w:val="0"/>
                                  <w:marTop w:val="0"/>
                                  <w:marBottom w:val="0"/>
                                  <w:divBdr>
                                    <w:top w:val="none" w:sz="0" w:space="0" w:color="auto"/>
                                    <w:left w:val="none" w:sz="0" w:space="0" w:color="auto"/>
                                    <w:bottom w:val="none" w:sz="0" w:space="0" w:color="auto"/>
                                    <w:right w:val="none" w:sz="0" w:space="0" w:color="auto"/>
                                  </w:divBdr>
                                </w:div>
                                <w:div w:id="1574126067">
                                  <w:marLeft w:val="640"/>
                                  <w:marRight w:val="0"/>
                                  <w:marTop w:val="0"/>
                                  <w:marBottom w:val="0"/>
                                  <w:divBdr>
                                    <w:top w:val="none" w:sz="0" w:space="0" w:color="auto"/>
                                    <w:left w:val="none" w:sz="0" w:space="0" w:color="auto"/>
                                    <w:bottom w:val="none" w:sz="0" w:space="0" w:color="auto"/>
                                    <w:right w:val="none" w:sz="0" w:space="0" w:color="auto"/>
                                  </w:divBdr>
                                </w:div>
                                <w:div w:id="604264868">
                                  <w:marLeft w:val="640"/>
                                  <w:marRight w:val="0"/>
                                  <w:marTop w:val="0"/>
                                  <w:marBottom w:val="0"/>
                                  <w:divBdr>
                                    <w:top w:val="none" w:sz="0" w:space="0" w:color="auto"/>
                                    <w:left w:val="none" w:sz="0" w:space="0" w:color="auto"/>
                                    <w:bottom w:val="none" w:sz="0" w:space="0" w:color="auto"/>
                                    <w:right w:val="none" w:sz="0" w:space="0" w:color="auto"/>
                                  </w:divBdr>
                                </w:div>
                                <w:div w:id="277682514">
                                  <w:marLeft w:val="640"/>
                                  <w:marRight w:val="0"/>
                                  <w:marTop w:val="0"/>
                                  <w:marBottom w:val="0"/>
                                  <w:divBdr>
                                    <w:top w:val="none" w:sz="0" w:space="0" w:color="auto"/>
                                    <w:left w:val="none" w:sz="0" w:space="0" w:color="auto"/>
                                    <w:bottom w:val="none" w:sz="0" w:space="0" w:color="auto"/>
                                    <w:right w:val="none" w:sz="0" w:space="0" w:color="auto"/>
                                  </w:divBdr>
                                </w:div>
                                <w:div w:id="1599019629">
                                  <w:marLeft w:val="640"/>
                                  <w:marRight w:val="0"/>
                                  <w:marTop w:val="0"/>
                                  <w:marBottom w:val="0"/>
                                  <w:divBdr>
                                    <w:top w:val="none" w:sz="0" w:space="0" w:color="auto"/>
                                    <w:left w:val="none" w:sz="0" w:space="0" w:color="auto"/>
                                    <w:bottom w:val="none" w:sz="0" w:space="0" w:color="auto"/>
                                    <w:right w:val="none" w:sz="0" w:space="0" w:color="auto"/>
                                  </w:divBdr>
                                </w:div>
                                <w:div w:id="1335183457">
                                  <w:marLeft w:val="640"/>
                                  <w:marRight w:val="0"/>
                                  <w:marTop w:val="0"/>
                                  <w:marBottom w:val="0"/>
                                  <w:divBdr>
                                    <w:top w:val="none" w:sz="0" w:space="0" w:color="auto"/>
                                    <w:left w:val="none" w:sz="0" w:space="0" w:color="auto"/>
                                    <w:bottom w:val="none" w:sz="0" w:space="0" w:color="auto"/>
                                    <w:right w:val="none" w:sz="0" w:space="0" w:color="auto"/>
                                  </w:divBdr>
                                </w:div>
                                <w:div w:id="1184900133">
                                  <w:marLeft w:val="640"/>
                                  <w:marRight w:val="0"/>
                                  <w:marTop w:val="0"/>
                                  <w:marBottom w:val="0"/>
                                  <w:divBdr>
                                    <w:top w:val="none" w:sz="0" w:space="0" w:color="auto"/>
                                    <w:left w:val="none" w:sz="0" w:space="0" w:color="auto"/>
                                    <w:bottom w:val="none" w:sz="0" w:space="0" w:color="auto"/>
                                    <w:right w:val="none" w:sz="0" w:space="0" w:color="auto"/>
                                  </w:divBdr>
                                </w:div>
                                <w:div w:id="947733416">
                                  <w:marLeft w:val="640"/>
                                  <w:marRight w:val="0"/>
                                  <w:marTop w:val="0"/>
                                  <w:marBottom w:val="0"/>
                                  <w:divBdr>
                                    <w:top w:val="none" w:sz="0" w:space="0" w:color="auto"/>
                                    <w:left w:val="none" w:sz="0" w:space="0" w:color="auto"/>
                                    <w:bottom w:val="none" w:sz="0" w:space="0" w:color="auto"/>
                                    <w:right w:val="none" w:sz="0" w:space="0" w:color="auto"/>
                                  </w:divBdr>
                                </w:div>
                                <w:div w:id="502085642">
                                  <w:marLeft w:val="640"/>
                                  <w:marRight w:val="0"/>
                                  <w:marTop w:val="0"/>
                                  <w:marBottom w:val="0"/>
                                  <w:divBdr>
                                    <w:top w:val="none" w:sz="0" w:space="0" w:color="auto"/>
                                    <w:left w:val="none" w:sz="0" w:space="0" w:color="auto"/>
                                    <w:bottom w:val="none" w:sz="0" w:space="0" w:color="auto"/>
                                    <w:right w:val="none" w:sz="0" w:space="0" w:color="auto"/>
                                  </w:divBdr>
                                </w:div>
                                <w:div w:id="45298517">
                                  <w:marLeft w:val="640"/>
                                  <w:marRight w:val="0"/>
                                  <w:marTop w:val="0"/>
                                  <w:marBottom w:val="0"/>
                                  <w:divBdr>
                                    <w:top w:val="none" w:sz="0" w:space="0" w:color="auto"/>
                                    <w:left w:val="none" w:sz="0" w:space="0" w:color="auto"/>
                                    <w:bottom w:val="none" w:sz="0" w:space="0" w:color="auto"/>
                                    <w:right w:val="none" w:sz="0" w:space="0" w:color="auto"/>
                                  </w:divBdr>
                                </w:div>
                                <w:div w:id="1528719832">
                                  <w:marLeft w:val="640"/>
                                  <w:marRight w:val="0"/>
                                  <w:marTop w:val="0"/>
                                  <w:marBottom w:val="0"/>
                                  <w:divBdr>
                                    <w:top w:val="none" w:sz="0" w:space="0" w:color="auto"/>
                                    <w:left w:val="none" w:sz="0" w:space="0" w:color="auto"/>
                                    <w:bottom w:val="none" w:sz="0" w:space="0" w:color="auto"/>
                                    <w:right w:val="none" w:sz="0" w:space="0" w:color="auto"/>
                                  </w:divBdr>
                                </w:div>
                                <w:div w:id="820580495">
                                  <w:marLeft w:val="640"/>
                                  <w:marRight w:val="0"/>
                                  <w:marTop w:val="0"/>
                                  <w:marBottom w:val="0"/>
                                  <w:divBdr>
                                    <w:top w:val="none" w:sz="0" w:space="0" w:color="auto"/>
                                    <w:left w:val="none" w:sz="0" w:space="0" w:color="auto"/>
                                    <w:bottom w:val="none" w:sz="0" w:space="0" w:color="auto"/>
                                    <w:right w:val="none" w:sz="0" w:space="0" w:color="auto"/>
                                  </w:divBdr>
                                </w:div>
                                <w:div w:id="1118833390">
                                  <w:marLeft w:val="640"/>
                                  <w:marRight w:val="0"/>
                                  <w:marTop w:val="0"/>
                                  <w:marBottom w:val="0"/>
                                  <w:divBdr>
                                    <w:top w:val="none" w:sz="0" w:space="0" w:color="auto"/>
                                    <w:left w:val="none" w:sz="0" w:space="0" w:color="auto"/>
                                    <w:bottom w:val="none" w:sz="0" w:space="0" w:color="auto"/>
                                    <w:right w:val="none" w:sz="0" w:space="0" w:color="auto"/>
                                  </w:divBdr>
                                </w:div>
                                <w:div w:id="1260991140">
                                  <w:marLeft w:val="640"/>
                                  <w:marRight w:val="0"/>
                                  <w:marTop w:val="0"/>
                                  <w:marBottom w:val="0"/>
                                  <w:divBdr>
                                    <w:top w:val="none" w:sz="0" w:space="0" w:color="auto"/>
                                    <w:left w:val="none" w:sz="0" w:space="0" w:color="auto"/>
                                    <w:bottom w:val="none" w:sz="0" w:space="0" w:color="auto"/>
                                    <w:right w:val="none" w:sz="0" w:space="0" w:color="auto"/>
                                  </w:divBdr>
                                </w:div>
                                <w:div w:id="1526208061">
                                  <w:marLeft w:val="640"/>
                                  <w:marRight w:val="0"/>
                                  <w:marTop w:val="0"/>
                                  <w:marBottom w:val="0"/>
                                  <w:divBdr>
                                    <w:top w:val="none" w:sz="0" w:space="0" w:color="auto"/>
                                    <w:left w:val="none" w:sz="0" w:space="0" w:color="auto"/>
                                    <w:bottom w:val="none" w:sz="0" w:space="0" w:color="auto"/>
                                    <w:right w:val="none" w:sz="0" w:space="0" w:color="auto"/>
                                  </w:divBdr>
                                </w:div>
                                <w:div w:id="764813104">
                                  <w:marLeft w:val="640"/>
                                  <w:marRight w:val="0"/>
                                  <w:marTop w:val="0"/>
                                  <w:marBottom w:val="0"/>
                                  <w:divBdr>
                                    <w:top w:val="none" w:sz="0" w:space="0" w:color="auto"/>
                                    <w:left w:val="none" w:sz="0" w:space="0" w:color="auto"/>
                                    <w:bottom w:val="none" w:sz="0" w:space="0" w:color="auto"/>
                                    <w:right w:val="none" w:sz="0" w:space="0" w:color="auto"/>
                                  </w:divBdr>
                                </w:div>
                                <w:div w:id="2024743941">
                                  <w:marLeft w:val="640"/>
                                  <w:marRight w:val="0"/>
                                  <w:marTop w:val="0"/>
                                  <w:marBottom w:val="0"/>
                                  <w:divBdr>
                                    <w:top w:val="none" w:sz="0" w:space="0" w:color="auto"/>
                                    <w:left w:val="none" w:sz="0" w:space="0" w:color="auto"/>
                                    <w:bottom w:val="none" w:sz="0" w:space="0" w:color="auto"/>
                                    <w:right w:val="none" w:sz="0" w:space="0" w:color="auto"/>
                                  </w:divBdr>
                                </w:div>
                                <w:div w:id="2008822341">
                                  <w:marLeft w:val="640"/>
                                  <w:marRight w:val="0"/>
                                  <w:marTop w:val="0"/>
                                  <w:marBottom w:val="0"/>
                                  <w:divBdr>
                                    <w:top w:val="none" w:sz="0" w:space="0" w:color="auto"/>
                                    <w:left w:val="none" w:sz="0" w:space="0" w:color="auto"/>
                                    <w:bottom w:val="none" w:sz="0" w:space="0" w:color="auto"/>
                                    <w:right w:val="none" w:sz="0" w:space="0" w:color="auto"/>
                                  </w:divBdr>
                                </w:div>
                                <w:div w:id="437943991">
                                  <w:marLeft w:val="640"/>
                                  <w:marRight w:val="0"/>
                                  <w:marTop w:val="0"/>
                                  <w:marBottom w:val="0"/>
                                  <w:divBdr>
                                    <w:top w:val="none" w:sz="0" w:space="0" w:color="auto"/>
                                    <w:left w:val="none" w:sz="0" w:space="0" w:color="auto"/>
                                    <w:bottom w:val="none" w:sz="0" w:space="0" w:color="auto"/>
                                    <w:right w:val="none" w:sz="0" w:space="0" w:color="auto"/>
                                  </w:divBdr>
                                </w:div>
                                <w:div w:id="1736198009">
                                  <w:marLeft w:val="640"/>
                                  <w:marRight w:val="0"/>
                                  <w:marTop w:val="0"/>
                                  <w:marBottom w:val="0"/>
                                  <w:divBdr>
                                    <w:top w:val="none" w:sz="0" w:space="0" w:color="auto"/>
                                    <w:left w:val="none" w:sz="0" w:space="0" w:color="auto"/>
                                    <w:bottom w:val="none" w:sz="0" w:space="0" w:color="auto"/>
                                    <w:right w:val="none" w:sz="0" w:space="0" w:color="auto"/>
                                  </w:divBdr>
                                </w:div>
                                <w:div w:id="40254750">
                                  <w:marLeft w:val="640"/>
                                  <w:marRight w:val="0"/>
                                  <w:marTop w:val="0"/>
                                  <w:marBottom w:val="0"/>
                                  <w:divBdr>
                                    <w:top w:val="none" w:sz="0" w:space="0" w:color="auto"/>
                                    <w:left w:val="none" w:sz="0" w:space="0" w:color="auto"/>
                                    <w:bottom w:val="none" w:sz="0" w:space="0" w:color="auto"/>
                                    <w:right w:val="none" w:sz="0" w:space="0" w:color="auto"/>
                                  </w:divBdr>
                                </w:div>
                                <w:div w:id="879897355">
                                  <w:marLeft w:val="640"/>
                                  <w:marRight w:val="0"/>
                                  <w:marTop w:val="0"/>
                                  <w:marBottom w:val="0"/>
                                  <w:divBdr>
                                    <w:top w:val="none" w:sz="0" w:space="0" w:color="auto"/>
                                    <w:left w:val="none" w:sz="0" w:space="0" w:color="auto"/>
                                    <w:bottom w:val="none" w:sz="0" w:space="0" w:color="auto"/>
                                    <w:right w:val="none" w:sz="0" w:space="0" w:color="auto"/>
                                  </w:divBdr>
                                </w:div>
                                <w:div w:id="1567952183">
                                  <w:marLeft w:val="640"/>
                                  <w:marRight w:val="0"/>
                                  <w:marTop w:val="0"/>
                                  <w:marBottom w:val="0"/>
                                  <w:divBdr>
                                    <w:top w:val="none" w:sz="0" w:space="0" w:color="auto"/>
                                    <w:left w:val="none" w:sz="0" w:space="0" w:color="auto"/>
                                    <w:bottom w:val="none" w:sz="0" w:space="0" w:color="auto"/>
                                    <w:right w:val="none" w:sz="0" w:space="0" w:color="auto"/>
                                  </w:divBdr>
                                </w:div>
                                <w:div w:id="288557190">
                                  <w:marLeft w:val="640"/>
                                  <w:marRight w:val="0"/>
                                  <w:marTop w:val="0"/>
                                  <w:marBottom w:val="0"/>
                                  <w:divBdr>
                                    <w:top w:val="none" w:sz="0" w:space="0" w:color="auto"/>
                                    <w:left w:val="none" w:sz="0" w:space="0" w:color="auto"/>
                                    <w:bottom w:val="none" w:sz="0" w:space="0" w:color="auto"/>
                                    <w:right w:val="none" w:sz="0" w:space="0" w:color="auto"/>
                                  </w:divBdr>
                                </w:div>
                                <w:div w:id="2058158387">
                                  <w:marLeft w:val="640"/>
                                  <w:marRight w:val="0"/>
                                  <w:marTop w:val="0"/>
                                  <w:marBottom w:val="0"/>
                                  <w:divBdr>
                                    <w:top w:val="none" w:sz="0" w:space="0" w:color="auto"/>
                                    <w:left w:val="none" w:sz="0" w:space="0" w:color="auto"/>
                                    <w:bottom w:val="none" w:sz="0" w:space="0" w:color="auto"/>
                                    <w:right w:val="none" w:sz="0" w:space="0" w:color="auto"/>
                                  </w:divBdr>
                                </w:div>
                                <w:div w:id="349375250">
                                  <w:marLeft w:val="640"/>
                                  <w:marRight w:val="0"/>
                                  <w:marTop w:val="0"/>
                                  <w:marBottom w:val="0"/>
                                  <w:divBdr>
                                    <w:top w:val="none" w:sz="0" w:space="0" w:color="auto"/>
                                    <w:left w:val="none" w:sz="0" w:space="0" w:color="auto"/>
                                    <w:bottom w:val="none" w:sz="0" w:space="0" w:color="auto"/>
                                    <w:right w:val="none" w:sz="0" w:space="0" w:color="auto"/>
                                  </w:divBdr>
                                </w:div>
                                <w:div w:id="1035351096">
                                  <w:marLeft w:val="640"/>
                                  <w:marRight w:val="0"/>
                                  <w:marTop w:val="0"/>
                                  <w:marBottom w:val="0"/>
                                  <w:divBdr>
                                    <w:top w:val="none" w:sz="0" w:space="0" w:color="auto"/>
                                    <w:left w:val="none" w:sz="0" w:space="0" w:color="auto"/>
                                    <w:bottom w:val="none" w:sz="0" w:space="0" w:color="auto"/>
                                    <w:right w:val="none" w:sz="0" w:space="0" w:color="auto"/>
                                  </w:divBdr>
                                </w:div>
                                <w:div w:id="1409882856">
                                  <w:marLeft w:val="640"/>
                                  <w:marRight w:val="0"/>
                                  <w:marTop w:val="0"/>
                                  <w:marBottom w:val="0"/>
                                  <w:divBdr>
                                    <w:top w:val="none" w:sz="0" w:space="0" w:color="auto"/>
                                    <w:left w:val="none" w:sz="0" w:space="0" w:color="auto"/>
                                    <w:bottom w:val="none" w:sz="0" w:space="0" w:color="auto"/>
                                    <w:right w:val="none" w:sz="0" w:space="0" w:color="auto"/>
                                  </w:divBdr>
                                </w:div>
                                <w:div w:id="1393696183">
                                  <w:marLeft w:val="640"/>
                                  <w:marRight w:val="0"/>
                                  <w:marTop w:val="0"/>
                                  <w:marBottom w:val="0"/>
                                  <w:divBdr>
                                    <w:top w:val="none" w:sz="0" w:space="0" w:color="auto"/>
                                    <w:left w:val="none" w:sz="0" w:space="0" w:color="auto"/>
                                    <w:bottom w:val="none" w:sz="0" w:space="0" w:color="auto"/>
                                    <w:right w:val="none" w:sz="0" w:space="0" w:color="auto"/>
                                  </w:divBdr>
                                </w:div>
                                <w:div w:id="161286511">
                                  <w:marLeft w:val="640"/>
                                  <w:marRight w:val="0"/>
                                  <w:marTop w:val="0"/>
                                  <w:marBottom w:val="0"/>
                                  <w:divBdr>
                                    <w:top w:val="none" w:sz="0" w:space="0" w:color="auto"/>
                                    <w:left w:val="none" w:sz="0" w:space="0" w:color="auto"/>
                                    <w:bottom w:val="none" w:sz="0" w:space="0" w:color="auto"/>
                                    <w:right w:val="none" w:sz="0" w:space="0" w:color="auto"/>
                                  </w:divBdr>
                                </w:div>
                                <w:div w:id="1981496816">
                                  <w:marLeft w:val="640"/>
                                  <w:marRight w:val="0"/>
                                  <w:marTop w:val="0"/>
                                  <w:marBottom w:val="0"/>
                                  <w:divBdr>
                                    <w:top w:val="none" w:sz="0" w:space="0" w:color="auto"/>
                                    <w:left w:val="none" w:sz="0" w:space="0" w:color="auto"/>
                                    <w:bottom w:val="none" w:sz="0" w:space="0" w:color="auto"/>
                                    <w:right w:val="none" w:sz="0" w:space="0" w:color="auto"/>
                                  </w:divBdr>
                                </w:div>
                                <w:div w:id="1007443189">
                                  <w:marLeft w:val="640"/>
                                  <w:marRight w:val="0"/>
                                  <w:marTop w:val="0"/>
                                  <w:marBottom w:val="0"/>
                                  <w:divBdr>
                                    <w:top w:val="none" w:sz="0" w:space="0" w:color="auto"/>
                                    <w:left w:val="none" w:sz="0" w:space="0" w:color="auto"/>
                                    <w:bottom w:val="none" w:sz="0" w:space="0" w:color="auto"/>
                                    <w:right w:val="none" w:sz="0" w:space="0" w:color="auto"/>
                                  </w:divBdr>
                                </w:div>
                                <w:div w:id="1499618293">
                                  <w:marLeft w:val="640"/>
                                  <w:marRight w:val="0"/>
                                  <w:marTop w:val="0"/>
                                  <w:marBottom w:val="0"/>
                                  <w:divBdr>
                                    <w:top w:val="none" w:sz="0" w:space="0" w:color="auto"/>
                                    <w:left w:val="none" w:sz="0" w:space="0" w:color="auto"/>
                                    <w:bottom w:val="none" w:sz="0" w:space="0" w:color="auto"/>
                                    <w:right w:val="none" w:sz="0" w:space="0" w:color="auto"/>
                                  </w:divBdr>
                                </w:div>
                                <w:div w:id="1523014884">
                                  <w:marLeft w:val="640"/>
                                  <w:marRight w:val="0"/>
                                  <w:marTop w:val="0"/>
                                  <w:marBottom w:val="0"/>
                                  <w:divBdr>
                                    <w:top w:val="none" w:sz="0" w:space="0" w:color="auto"/>
                                    <w:left w:val="none" w:sz="0" w:space="0" w:color="auto"/>
                                    <w:bottom w:val="none" w:sz="0" w:space="0" w:color="auto"/>
                                    <w:right w:val="none" w:sz="0" w:space="0" w:color="auto"/>
                                  </w:divBdr>
                                </w:div>
                                <w:div w:id="1009481001">
                                  <w:marLeft w:val="640"/>
                                  <w:marRight w:val="0"/>
                                  <w:marTop w:val="0"/>
                                  <w:marBottom w:val="0"/>
                                  <w:divBdr>
                                    <w:top w:val="none" w:sz="0" w:space="0" w:color="auto"/>
                                    <w:left w:val="none" w:sz="0" w:space="0" w:color="auto"/>
                                    <w:bottom w:val="none" w:sz="0" w:space="0" w:color="auto"/>
                                    <w:right w:val="none" w:sz="0" w:space="0" w:color="auto"/>
                                  </w:divBdr>
                                </w:div>
                                <w:div w:id="1449620026">
                                  <w:marLeft w:val="640"/>
                                  <w:marRight w:val="0"/>
                                  <w:marTop w:val="0"/>
                                  <w:marBottom w:val="0"/>
                                  <w:divBdr>
                                    <w:top w:val="none" w:sz="0" w:space="0" w:color="auto"/>
                                    <w:left w:val="none" w:sz="0" w:space="0" w:color="auto"/>
                                    <w:bottom w:val="none" w:sz="0" w:space="0" w:color="auto"/>
                                    <w:right w:val="none" w:sz="0" w:space="0" w:color="auto"/>
                                  </w:divBdr>
                                </w:div>
                                <w:div w:id="967248160">
                                  <w:marLeft w:val="640"/>
                                  <w:marRight w:val="0"/>
                                  <w:marTop w:val="0"/>
                                  <w:marBottom w:val="0"/>
                                  <w:divBdr>
                                    <w:top w:val="none" w:sz="0" w:space="0" w:color="auto"/>
                                    <w:left w:val="none" w:sz="0" w:space="0" w:color="auto"/>
                                    <w:bottom w:val="none" w:sz="0" w:space="0" w:color="auto"/>
                                    <w:right w:val="none" w:sz="0" w:space="0" w:color="auto"/>
                                  </w:divBdr>
                                </w:div>
                                <w:div w:id="359671323">
                                  <w:marLeft w:val="640"/>
                                  <w:marRight w:val="0"/>
                                  <w:marTop w:val="0"/>
                                  <w:marBottom w:val="0"/>
                                  <w:divBdr>
                                    <w:top w:val="none" w:sz="0" w:space="0" w:color="auto"/>
                                    <w:left w:val="none" w:sz="0" w:space="0" w:color="auto"/>
                                    <w:bottom w:val="none" w:sz="0" w:space="0" w:color="auto"/>
                                    <w:right w:val="none" w:sz="0" w:space="0" w:color="auto"/>
                                  </w:divBdr>
                                </w:div>
                                <w:div w:id="1528063377">
                                  <w:marLeft w:val="640"/>
                                  <w:marRight w:val="0"/>
                                  <w:marTop w:val="0"/>
                                  <w:marBottom w:val="0"/>
                                  <w:divBdr>
                                    <w:top w:val="none" w:sz="0" w:space="0" w:color="auto"/>
                                    <w:left w:val="none" w:sz="0" w:space="0" w:color="auto"/>
                                    <w:bottom w:val="none" w:sz="0" w:space="0" w:color="auto"/>
                                    <w:right w:val="none" w:sz="0" w:space="0" w:color="auto"/>
                                  </w:divBdr>
                                </w:div>
                                <w:div w:id="335689187">
                                  <w:marLeft w:val="640"/>
                                  <w:marRight w:val="0"/>
                                  <w:marTop w:val="0"/>
                                  <w:marBottom w:val="0"/>
                                  <w:divBdr>
                                    <w:top w:val="none" w:sz="0" w:space="0" w:color="auto"/>
                                    <w:left w:val="none" w:sz="0" w:space="0" w:color="auto"/>
                                    <w:bottom w:val="none" w:sz="0" w:space="0" w:color="auto"/>
                                    <w:right w:val="none" w:sz="0" w:space="0" w:color="auto"/>
                                  </w:divBdr>
                                </w:div>
                                <w:div w:id="1875926684">
                                  <w:marLeft w:val="640"/>
                                  <w:marRight w:val="0"/>
                                  <w:marTop w:val="0"/>
                                  <w:marBottom w:val="0"/>
                                  <w:divBdr>
                                    <w:top w:val="none" w:sz="0" w:space="0" w:color="auto"/>
                                    <w:left w:val="none" w:sz="0" w:space="0" w:color="auto"/>
                                    <w:bottom w:val="none" w:sz="0" w:space="0" w:color="auto"/>
                                    <w:right w:val="none" w:sz="0" w:space="0" w:color="auto"/>
                                  </w:divBdr>
                                </w:div>
                                <w:div w:id="492380887">
                                  <w:marLeft w:val="640"/>
                                  <w:marRight w:val="0"/>
                                  <w:marTop w:val="0"/>
                                  <w:marBottom w:val="0"/>
                                  <w:divBdr>
                                    <w:top w:val="none" w:sz="0" w:space="0" w:color="auto"/>
                                    <w:left w:val="none" w:sz="0" w:space="0" w:color="auto"/>
                                    <w:bottom w:val="none" w:sz="0" w:space="0" w:color="auto"/>
                                    <w:right w:val="none" w:sz="0" w:space="0" w:color="auto"/>
                                  </w:divBdr>
                                </w:div>
                                <w:div w:id="697975934">
                                  <w:marLeft w:val="640"/>
                                  <w:marRight w:val="0"/>
                                  <w:marTop w:val="0"/>
                                  <w:marBottom w:val="0"/>
                                  <w:divBdr>
                                    <w:top w:val="none" w:sz="0" w:space="0" w:color="auto"/>
                                    <w:left w:val="none" w:sz="0" w:space="0" w:color="auto"/>
                                    <w:bottom w:val="none" w:sz="0" w:space="0" w:color="auto"/>
                                    <w:right w:val="none" w:sz="0" w:space="0" w:color="auto"/>
                                  </w:divBdr>
                                </w:div>
                                <w:div w:id="714044111">
                                  <w:marLeft w:val="640"/>
                                  <w:marRight w:val="0"/>
                                  <w:marTop w:val="0"/>
                                  <w:marBottom w:val="0"/>
                                  <w:divBdr>
                                    <w:top w:val="none" w:sz="0" w:space="0" w:color="auto"/>
                                    <w:left w:val="none" w:sz="0" w:space="0" w:color="auto"/>
                                    <w:bottom w:val="none" w:sz="0" w:space="0" w:color="auto"/>
                                    <w:right w:val="none" w:sz="0" w:space="0" w:color="auto"/>
                                  </w:divBdr>
                                </w:div>
                                <w:div w:id="698550376">
                                  <w:marLeft w:val="640"/>
                                  <w:marRight w:val="0"/>
                                  <w:marTop w:val="0"/>
                                  <w:marBottom w:val="0"/>
                                  <w:divBdr>
                                    <w:top w:val="none" w:sz="0" w:space="0" w:color="auto"/>
                                    <w:left w:val="none" w:sz="0" w:space="0" w:color="auto"/>
                                    <w:bottom w:val="none" w:sz="0" w:space="0" w:color="auto"/>
                                    <w:right w:val="none" w:sz="0" w:space="0" w:color="auto"/>
                                  </w:divBdr>
                                </w:div>
                                <w:div w:id="2094083835">
                                  <w:marLeft w:val="640"/>
                                  <w:marRight w:val="0"/>
                                  <w:marTop w:val="0"/>
                                  <w:marBottom w:val="0"/>
                                  <w:divBdr>
                                    <w:top w:val="none" w:sz="0" w:space="0" w:color="auto"/>
                                    <w:left w:val="none" w:sz="0" w:space="0" w:color="auto"/>
                                    <w:bottom w:val="none" w:sz="0" w:space="0" w:color="auto"/>
                                    <w:right w:val="none" w:sz="0" w:space="0" w:color="auto"/>
                                  </w:divBdr>
                                </w:div>
                                <w:div w:id="1461072572">
                                  <w:marLeft w:val="640"/>
                                  <w:marRight w:val="0"/>
                                  <w:marTop w:val="0"/>
                                  <w:marBottom w:val="0"/>
                                  <w:divBdr>
                                    <w:top w:val="none" w:sz="0" w:space="0" w:color="auto"/>
                                    <w:left w:val="none" w:sz="0" w:space="0" w:color="auto"/>
                                    <w:bottom w:val="none" w:sz="0" w:space="0" w:color="auto"/>
                                    <w:right w:val="none" w:sz="0" w:space="0" w:color="auto"/>
                                  </w:divBdr>
                                </w:div>
                                <w:div w:id="1689524571">
                                  <w:marLeft w:val="640"/>
                                  <w:marRight w:val="0"/>
                                  <w:marTop w:val="0"/>
                                  <w:marBottom w:val="0"/>
                                  <w:divBdr>
                                    <w:top w:val="none" w:sz="0" w:space="0" w:color="auto"/>
                                    <w:left w:val="none" w:sz="0" w:space="0" w:color="auto"/>
                                    <w:bottom w:val="none" w:sz="0" w:space="0" w:color="auto"/>
                                    <w:right w:val="none" w:sz="0" w:space="0" w:color="auto"/>
                                  </w:divBdr>
                                </w:div>
                                <w:div w:id="885331322">
                                  <w:marLeft w:val="640"/>
                                  <w:marRight w:val="0"/>
                                  <w:marTop w:val="0"/>
                                  <w:marBottom w:val="0"/>
                                  <w:divBdr>
                                    <w:top w:val="none" w:sz="0" w:space="0" w:color="auto"/>
                                    <w:left w:val="none" w:sz="0" w:space="0" w:color="auto"/>
                                    <w:bottom w:val="none" w:sz="0" w:space="0" w:color="auto"/>
                                    <w:right w:val="none" w:sz="0" w:space="0" w:color="auto"/>
                                  </w:divBdr>
                                </w:div>
                                <w:div w:id="176241359">
                                  <w:marLeft w:val="640"/>
                                  <w:marRight w:val="0"/>
                                  <w:marTop w:val="0"/>
                                  <w:marBottom w:val="0"/>
                                  <w:divBdr>
                                    <w:top w:val="none" w:sz="0" w:space="0" w:color="auto"/>
                                    <w:left w:val="none" w:sz="0" w:space="0" w:color="auto"/>
                                    <w:bottom w:val="none" w:sz="0" w:space="0" w:color="auto"/>
                                    <w:right w:val="none" w:sz="0" w:space="0" w:color="auto"/>
                                  </w:divBdr>
                                </w:div>
                                <w:div w:id="978414223">
                                  <w:marLeft w:val="640"/>
                                  <w:marRight w:val="0"/>
                                  <w:marTop w:val="0"/>
                                  <w:marBottom w:val="0"/>
                                  <w:divBdr>
                                    <w:top w:val="none" w:sz="0" w:space="0" w:color="auto"/>
                                    <w:left w:val="none" w:sz="0" w:space="0" w:color="auto"/>
                                    <w:bottom w:val="none" w:sz="0" w:space="0" w:color="auto"/>
                                    <w:right w:val="none" w:sz="0" w:space="0" w:color="auto"/>
                                  </w:divBdr>
                                </w:div>
                                <w:div w:id="351298180">
                                  <w:marLeft w:val="640"/>
                                  <w:marRight w:val="0"/>
                                  <w:marTop w:val="0"/>
                                  <w:marBottom w:val="0"/>
                                  <w:divBdr>
                                    <w:top w:val="none" w:sz="0" w:space="0" w:color="auto"/>
                                    <w:left w:val="none" w:sz="0" w:space="0" w:color="auto"/>
                                    <w:bottom w:val="none" w:sz="0" w:space="0" w:color="auto"/>
                                    <w:right w:val="none" w:sz="0" w:space="0" w:color="auto"/>
                                  </w:divBdr>
                                </w:div>
                                <w:div w:id="2018921417">
                                  <w:marLeft w:val="640"/>
                                  <w:marRight w:val="0"/>
                                  <w:marTop w:val="0"/>
                                  <w:marBottom w:val="0"/>
                                  <w:divBdr>
                                    <w:top w:val="none" w:sz="0" w:space="0" w:color="auto"/>
                                    <w:left w:val="none" w:sz="0" w:space="0" w:color="auto"/>
                                    <w:bottom w:val="none" w:sz="0" w:space="0" w:color="auto"/>
                                    <w:right w:val="none" w:sz="0" w:space="0" w:color="auto"/>
                                  </w:divBdr>
                                </w:div>
                                <w:div w:id="57868464">
                                  <w:marLeft w:val="640"/>
                                  <w:marRight w:val="0"/>
                                  <w:marTop w:val="0"/>
                                  <w:marBottom w:val="0"/>
                                  <w:divBdr>
                                    <w:top w:val="none" w:sz="0" w:space="0" w:color="auto"/>
                                    <w:left w:val="none" w:sz="0" w:space="0" w:color="auto"/>
                                    <w:bottom w:val="none" w:sz="0" w:space="0" w:color="auto"/>
                                    <w:right w:val="none" w:sz="0" w:space="0" w:color="auto"/>
                                  </w:divBdr>
                                </w:div>
                                <w:div w:id="1931309981">
                                  <w:marLeft w:val="640"/>
                                  <w:marRight w:val="0"/>
                                  <w:marTop w:val="0"/>
                                  <w:marBottom w:val="0"/>
                                  <w:divBdr>
                                    <w:top w:val="none" w:sz="0" w:space="0" w:color="auto"/>
                                    <w:left w:val="none" w:sz="0" w:space="0" w:color="auto"/>
                                    <w:bottom w:val="none" w:sz="0" w:space="0" w:color="auto"/>
                                    <w:right w:val="none" w:sz="0" w:space="0" w:color="auto"/>
                                  </w:divBdr>
                                </w:div>
                                <w:div w:id="2022778994">
                                  <w:marLeft w:val="640"/>
                                  <w:marRight w:val="0"/>
                                  <w:marTop w:val="0"/>
                                  <w:marBottom w:val="0"/>
                                  <w:divBdr>
                                    <w:top w:val="none" w:sz="0" w:space="0" w:color="auto"/>
                                    <w:left w:val="none" w:sz="0" w:space="0" w:color="auto"/>
                                    <w:bottom w:val="none" w:sz="0" w:space="0" w:color="auto"/>
                                    <w:right w:val="none" w:sz="0" w:space="0" w:color="auto"/>
                                  </w:divBdr>
                                </w:div>
                                <w:div w:id="1012878057">
                                  <w:marLeft w:val="640"/>
                                  <w:marRight w:val="0"/>
                                  <w:marTop w:val="0"/>
                                  <w:marBottom w:val="0"/>
                                  <w:divBdr>
                                    <w:top w:val="none" w:sz="0" w:space="0" w:color="auto"/>
                                    <w:left w:val="none" w:sz="0" w:space="0" w:color="auto"/>
                                    <w:bottom w:val="none" w:sz="0" w:space="0" w:color="auto"/>
                                    <w:right w:val="none" w:sz="0" w:space="0" w:color="auto"/>
                                  </w:divBdr>
                                </w:div>
                              </w:divsChild>
                            </w:div>
                            <w:div w:id="1774740134">
                              <w:marLeft w:val="0"/>
                              <w:marRight w:val="0"/>
                              <w:marTop w:val="0"/>
                              <w:marBottom w:val="0"/>
                              <w:divBdr>
                                <w:top w:val="none" w:sz="0" w:space="0" w:color="auto"/>
                                <w:left w:val="none" w:sz="0" w:space="0" w:color="auto"/>
                                <w:bottom w:val="none" w:sz="0" w:space="0" w:color="auto"/>
                                <w:right w:val="none" w:sz="0" w:space="0" w:color="auto"/>
                              </w:divBdr>
                              <w:divsChild>
                                <w:div w:id="422459923">
                                  <w:marLeft w:val="640"/>
                                  <w:marRight w:val="0"/>
                                  <w:marTop w:val="0"/>
                                  <w:marBottom w:val="0"/>
                                  <w:divBdr>
                                    <w:top w:val="none" w:sz="0" w:space="0" w:color="auto"/>
                                    <w:left w:val="none" w:sz="0" w:space="0" w:color="auto"/>
                                    <w:bottom w:val="none" w:sz="0" w:space="0" w:color="auto"/>
                                    <w:right w:val="none" w:sz="0" w:space="0" w:color="auto"/>
                                  </w:divBdr>
                                </w:div>
                                <w:div w:id="388303708">
                                  <w:marLeft w:val="640"/>
                                  <w:marRight w:val="0"/>
                                  <w:marTop w:val="0"/>
                                  <w:marBottom w:val="0"/>
                                  <w:divBdr>
                                    <w:top w:val="none" w:sz="0" w:space="0" w:color="auto"/>
                                    <w:left w:val="none" w:sz="0" w:space="0" w:color="auto"/>
                                    <w:bottom w:val="none" w:sz="0" w:space="0" w:color="auto"/>
                                    <w:right w:val="none" w:sz="0" w:space="0" w:color="auto"/>
                                  </w:divBdr>
                                </w:div>
                                <w:div w:id="1227105315">
                                  <w:marLeft w:val="640"/>
                                  <w:marRight w:val="0"/>
                                  <w:marTop w:val="0"/>
                                  <w:marBottom w:val="0"/>
                                  <w:divBdr>
                                    <w:top w:val="none" w:sz="0" w:space="0" w:color="auto"/>
                                    <w:left w:val="none" w:sz="0" w:space="0" w:color="auto"/>
                                    <w:bottom w:val="none" w:sz="0" w:space="0" w:color="auto"/>
                                    <w:right w:val="none" w:sz="0" w:space="0" w:color="auto"/>
                                  </w:divBdr>
                                </w:div>
                                <w:div w:id="1939479883">
                                  <w:marLeft w:val="640"/>
                                  <w:marRight w:val="0"/>
                                  <w:marTop w:val="0"/>
                                  <w:marBottom w:val="0"/>
                                  <w:divBdr>
                                    <w:top w:val="none" w:sz="0" w:space="0" w:color="auto"/>
                                    <w:left w:val="none" w:sz="0" w:space="0" w:color="auto"/>
                                    <w:bottom w:val="none" w:sz="0" w:space="0" w:color="auto"/>
                                    <w:right w:val="none" w:sz="0" w:space="0" w:color="auto"/>
                                  </w:divBdr>
                                </w:div>
                                <w:div w:id="1605191238">
                                  <w:marLeft w:val="640"/>
                                  <w:marRight w:val="0"/>
                                  <w:marTop w:val="0"/>
                                  <w:marBottom w:val="0"/>
                                  <w:divBdr>
                                    <w:top w:val="none" w:sz="0" w:space="0" w:color="auto"/>
                                    <w:left w:val="none" w:sz="0" w:space="0" w:color="auto"/>
                                    <w:bottom w:val="none" w:sz="0" w:space="0" w:color="auto"/>
                                    <w:right w:val="none" w:sz="0" w:space="0" w:color="auto"/>
                                  </w:divBdr>
                                </w:div>
                                <w:div w:id="2082167840">
                                  <w:marLeft w:val="640"/>
                                  <w:marRight w:val="0"/>
                                  <w:marTop w:val="0"/>
                                  <w:marBottom w:val="0"/>
                                  <w:divBdr>
                                    <w:top w:val="none" w:sz="0" w:space="0" w:color="auto"/>
                                    <w:left w:val="none" w:sz="0" w:space="0" w:color="auto"/>
                                    <w:bottom w:val="none" w:sz="0" w:space="0" w:color="auto"/>
                                    <w:right w:val="none" w:sz="0" w:space="0" w:color="auto"/>
                                  </w:divBdr>
                                </w:div>
                                <w:div w:id="1547764650">
                                  <w:marLeft w:val="640"/>
                                  <w:marRight w:val="0"/>
                                  <w:marTop w:val="0"/>
                                  <w:marBottom w:val="0"/>
                                  <w:divBdr>
                                    <w:top w:val="none" w:sz="0" w:space="0" w:color="auto"/>
                                    <w:left w:val="none" w:sz="0" w:space="0" w:color="auto"/>
                                    <w:bottom w:val="none" w:sz="0" w:space="0" w:color="auto"/>
                                    <w:right w:val="none" w:sz="0" w:space="0" w:color="auto"/>
                                  </w:divBdr>
                                </w:div>
                                <w:div w:id="501940782">
                                  <w:marLeft w:val="640"/>
                                  <w:marRight w:val="0"/>
                                  <w:marTop w:val="0"/>
                                  <w:marBottom w:val="0"/>
                                  <w:divBdr>
                                    <w:top w:val="none" w:sz="0" w:space="0" w:color="auto"/>
                                    <w:left w:val="none" w:sz="0" w:space="0" w:color="auto"/>
                                    <w:bottom w:val="none" w:sz="0" w:space="0" w:color="auto"/>
                                    <w:right w:val="none" w:sz="0" w:space="0" w:color="auto"/>
                                  </w:divBdr>
                                </w:div>
                                <w:div w:id="491875229">
                                  <w:marLeft w:val="640"/>
                                  <w:marRight w:val="0"/>
                                  <w:marTop w:val="0"/>
                                  <w:marBottom w:val="0"/>
                                  <w:divBdr>
                                    <w:top w:val="none" w:sz="0" w:space="0" w:color="auto"/>
                                    <w:left w:val="none" w:sz="0" w:space="0" w:color="auto"/>
                                    <w:bottom w:val="none" w:sz="0" w:space="0" w:color="auto"/>
                                    <w:right w:val="none" w:sz="0" w:space="0" w:color="auto"/>
                                  </w:divBdr>
                                </w:div>
                                <w:div w:id="137262147">
                                  <w:marLeft w:val="640"/>
                                  <w:marRight w:val="0"/>
                                  <w:marTop w:val="0"/>
                                  <w:marBottom w:val="0"/>
                                  <w:divBdr>
                                    <w:top w:val="none" w:sz="0" w:space="0" w:color="auto"/>
                                    <w:left w:val="none" w:sz="0" w:space="0" w:color="auto"/>
                                    <w:bottom w:val="none" w:sz="0" w:space="0" w:color="auto"/>
                                    <w:right w:val="none" w:sz="0" w:space="0" w:color="auto"/>
                                  </w:divBdr>
                                </w:div>
                                <w:div w:id="1564564611">
                                  <w:marLeft w:val="640"/>
                                  <w:marRight w:val="0"/>
                                  <w:marTop w:val="0"/>
                                  <w:marBottom w:val="0"/>
                                  <w:divBdr>
                                    <w:top w:val="none" w:sz="0" w:space="0" w:color="auto"/>
                                    <w:left w:val="none" w:sz="0" w:space="0" w:color="auto"/>
                                    <w:bottom w:val="none" w:sz="0" w:space="0" w:color="auto"/>
                                    <w:right w:val="none" w:sz="0" w:space="0" w:color="auto"/>
                                  </w:divBdr>
                                </w:div>
                                <w:div w:id="620460200">
                                  <w:marLeft w:val="640"/>
                                  <w:marRight w:val="0"/>
                                  <w:marTop w:val="0"/>
                                  <w:marBottom w:val="0"/>
                                  <w:divBdr>
                                    <w:top w:val="none" w:sz="0" w:space="0" w:color="auto"/>
                                    <w:left w:val="none" w:sz="0" w:space="0" w:color="auto"/>
                                    <w:bottom w:val="none" w:sz="0" w:space="0" w:color="auto"/>
                                    <w:right w:val="none" w:sz="0" w:space="0" w:color="auto"/>
                                  </w:divBdr>
                                </w:div>
                                <w:div w:id="1609964546">
                                  <w:marLeft w:val="640"/>
                                  <w:marRight w:val="0"/>
                                  <w:marTop w:val="0"/>
                                  <w:marBottom w:val="0"/>
                                  <w:divBdr>
                                    <w:top w:val="none" w:sz="0" w:space="0" w:color="auto"/>
                                    <w:left w:val="none" w:sz="0" w:space="0" w:color="auto"/>
                                    <w:bottom w:val="none" w:sz="0" w:space="0" w:color="auto"/>
                                    <w:right w:val="none" w:sz="0" w:space="0" w:color="auto"/>
                                  </w:divBdr>
                                </w:div>
                                <w:div w:id="27725813">
                                  <w:marLeft w:val="640"/>
                                  <w:marRight w:val="0"/>
                                  <w:marTop w:val="0"/>
                                  <w:marBottom w:val="0"/>
                                  <w:divBdr>
                                    <w:top w:val="none" w:sz="0" w:space="0" w:color="auto"/>
                                    <w:left w:val="none" w:sz="0" w:space="0" w:color="auto"/>
                                    <w:bottom w:val="none" w:sz="0" w:space="0" w:color="auto"/>
                                    <w:right w:val="none" w:sz="0" w:space="0" w:color="auto"/>
                                  </w:divBdr>
                                </w:div>
                                <w:div w:id="1210342934">
                                  <w:marLeft w:val="640"/>
                                  <w:marRight w:val="0"/>
                                  <w:marTop w:val="0"/>
                                  <w:marBottom w:val="0"/>
                                  <w:divBdr>
                                    <w:top w:val="none" w:sz="0" w:space="0" w:color="auto"/>
                                    <w:left w:val="none" w:sz="0" w:space="0" w:color="auto"/>
                                    <w:bottom w:val="none" w:sz="0" w:space="0" w:color="auto"/>
                                    <w:right w:val="none" w:sz="0" w:space="0" w:color="auto"/>
                                  </w:divBdr>
                                </w:div>
                                <w:div w:id="263222041">
                                  <w:marLeft w:val="640"/>
                                  <w:marRight w:val="0"/>
                                  <w:marTop w:val="0"/>
                                  <w:marBottom w:val="0"/>
                                  <w:divBdr>
                                    <w:top w:val="none" w:sz="0" w:space="0" w:color="auto"/>
                                    <w:left w:val="none" w:sz="0" w:space="0" w:color="auto"/>
                                    <w:bottom w:val="none" w:sz="0" w:space="0" w:color="auto"/>
                                    <w:right w:val="none" w:sz="0" w:space="0" w:color="auto"/>
                                  </w:divBdr>
                                </w:div>
                                <w:div w:id="883520587">
                                  <w:marLeft w:val="640"/>
                                  <w:marRight w:val="0"/>
                                  <w:marTop w:val="0"/>
                                  <w:marBottom w:val="0"/>
                                  <w:divBdr>
                                    <w:top w:val="none" w:sz="0" w:space="0" w:color="auto"/>
                                    <w:left w:val="none" w:sz="0" w:space="0" w:color="auto"/>
                                    <w:bottom w:val="none" w:sz="0" w:space="0" w:color="auto"/>
                                    <w:right w:val="none" w:sz="0" w:space="0" w:color="auto"/>
                                  </w:divBdr>
                                </w:div>
                                <w:div w:id="75834234">
                                  <w:marLeft w:val="640"/>
                                  <w:marRight w:val="0"/>
                                  <w:marTop w:val="0"/>
                                  <w:marBottom w:val="0"/>
                                  <w:divBdr>
                                    <w:top w:val="none" w:sz="0" w:space="0" w:color="auto"/>
                                    <w:left w:val="none" w:sz="0" w:space="0" w:color="auto"/>
                                    <w:bottom w:val="none" w:sz="0" w:space="0" w:color="auto"/>
                                    <w:right w:val="none" w:sz="0" w:space="0" w:color="auto"/>
                                  </w:divBdr>
                                </w:div>
                                <w:div w:id="316082416">
                                  <w:marLeft w:val="640"/>
                                  <w:marRight w:val="0"/>
                                  <w:marTop w:val="0"/>
                                  <w:marBottom w:val="0"/>
                                  <w:divBdr>
                                    <w:top w:val="none" w:sz="0" w:space="0" w:color="auto"/>
                                    <w:left w:val="none" w:sz="0" w:space="0" w:color="auto"/>
                                    <w:bottom w:val="none" w:sz="0" w:space="0" w:color="auto"/>
                                    <w:right w:val="none" w:sz="0" w:space="0" w:color="auto"/>
                                  </w:divBdr>
                                </w:div>
                                <w:div w:id="2042435983">
                                  <w:marLeft w:val="640"/>
                                  <w:marRight w:val="0"/>
                                  <w:marTop w:val="0"/>
                                  <w:marBottom w:val="0"/>
                                  <w:divBdr>
                                    <w:top w:val="none" w:sz="0" w:space="0" w:color="auto"/>
                                    <w:left w:val="none" w:sz="0" w:space="0" w:color="auto"/>
                                    <w:bottom w:val="none" w:sz="0" w:space="0" w:color="auto"/>
                                    <w:right w:val="none" w:sz="0" w:space="0" w:color="auto"/>
                                  </w:divBdr>
                                </w:div>
                                <w:div w:id="147864745">
                                  <w:marLeft w:val="640"/>
                                  <w:marRight w:val="0"/>
                                  <w:marTop w:val="0"/>
                                  <w:marBottom w:val="0"/>
                                  <w:divBdr>
                                    <w:top w:val="none" w:sz="0" w:space="0" w:color="auto"/>
                                    <w:left w:val="none" w:sz="0" w:space="0" w:color="auto"/>
                                    <w:bottom w:val="none" w:sz="0" w:space="0" w:color="auto"/>
                                    <w:right w:val="none" w:sz="0" w:space="0" w:color="auto"/>
                                  </w:divBdr>
                                </w:div>
                                <w:div w:id="838619041">
                                  <w:marLeft w:val="640"/>
                                  <w:marRight w:val="0"/>
                                  <w:marTop w:val="0"/>
                                  <w:marBottom w:val="0"/>
                                  <w:divBdr>
                                    <w:top w:val="none" w:sz="0" w:space="0" w:color="auto"/>
                                    <w:left w:val="none" w:sz="0" w:space="0" w:color="auto"/>
                                    <w:bottom w:val="none" w:sz="0" w:space="0" w:color="auto"/>
                                    <w:right w:val="none" w:sz="0" w:space="0" w:color="auto"/>
                                  </w:divBdr>
                                </w:div>
                                <w:div w:id="2013868520">
                                  <w:marLeft w:val="640"/>
                                  <w:marRight w:val="0"/>
                                  <w:marTop w:val="0"/>
                                  <w:marBottom w:val="0"/>
                                  <w:divBdr>
                                    <w:top w:val="none" w:sz="0" w:space="0" w:color="auto"/>
                                    <w:left w:val="none" w:sz="0" w:space="0" w:color="auto"/>
                                    <w:bottom w:val="none" w:sz="0" w:space="0" w:color="auto"/>
                                    <w:right w:val="none" w:sz="0" w:space="0" w:color="auto"/>
                                  </w:divBdr>
                                </w:div>
                                <w:div w:id="439497377">
                                  <w:marLeft w:val="640"/>
                                  <w:marRight w:val="0"/>
                                  <w:marTop w:val="0"/>
                                  <w:marBottom w:val="0"/>
                                  <w:divBdr>
                                    <w:top w:val="none" w:sz="0" w:space="0" w:color="auto"/>
                                    <w:left w:val="none" w:sz="0" w:space="0" w:color="auto"/>
                                    <w:bottom w:val="none" w:sz="0" w:space="0" w:color="auto"/>
                                    <w:right w:val="none" w:sz="0" w:space="0" w:color="auto"/>
                                  </w:divBdr>
                                </w:div>
                                <w:div w:id="1469132056">
                                  <w:marLeft w:val="640"/>
                                  <w:marRight w:val="0"/>
                                  <w:marTop w:val="0"/>
                                  <w:marBottom w:val="0"/>
                                  <w:divBdr>
                                    <w:top w:val="none" w:sz="0" w:space="0" w:color="auto"/>
                                    <w:left w:val="none" w:sz="0" w:space="0" w:color="auto"/>
                                    <w:bottom w:val="none" w:sz="0" w:space="0" w:color="auto"/>
                                    <w:right w:val="none" w:sz="0" w:space="0" w:color="auto"/>
                                  </w:divBdr>
                                </w:div>
                                <w:div w:id="2060588497">
                                  <w:marLeft w:val="640"/>
                                  <w:marRight w:val="0"/>
                                  <w:marTop w:val="0"/>
                                  <w:marBottom w:val="0"/>
                                  <w:divBdr>
                                    <w:top w:val="none" w:sz="0" w:space="0" w:color="auto"/>
                                    <w:left w:val="none" w:sz="0" w:space="0" w:color="auto"/>
                                    <w:bottom w:val="none" w:sz="0" w:space="0" w:color="auto"/>
                                    <w:right w:val="none" w:sz="0" w:space="0" w:color="auto"/>
                                  </w:divBdr>
                                </w:div>
                                <w:div w:id="157500205">
                                  <w:marLeft w:val="640"/>
                                  <w:marRight w:val="0"/>
                                  <w:marTop w:val="0"/>
                                  <w:marBottom w:val="0"/>
                                  <w:divBdr>
                                    <w:top w:val="none" w:sz="0" w:space="0" w:color="auto"/>
                                    <w:left w:val="none" w:sz="0" w:space="0" w:color="auto"/>
                                    <w:bottom w:val="none" w:sz="0" w:space="0" w:color="auto"/>
                                    <w:right w:val="none" w:sz="0" w:space="0" w:color="auto"/>
                                  </w:divBdr>
                                </w:div>
                                <w:div w:id="853961841">
                                  <w:marLeft w:val="640"/>
                                  <w:marRight w:val="0"/>
                                  <w:marTop w:val="0"/>
                                  <w:marBottom w:val="0"/>
                                  <w:divBdr>
                                    <w:top w:val="none" w:sz="0" w:space="0" w:color="auto"/>
                                    <w:left w:val="none" w:sz="0" w:space="0" w:color="auto"/>
                                    <w:bottom w:val="none" w:sz="0" w:space="0" w:color="auto"/>
                                    <w:right w:val="none" w:sz="0" w:space="0" w:color="auto"/>
                                  </w:divBdr>
                                </w:div>
                                <w:div w:id="1545217146">
                                  <w:marLeft w:val="640"/>
                                  <w:marRight w:val="0"/>
                                  <w:marTop w:val="0"/>
                                  <w:marBottom w:val="0"/>
                                  <w:divBdr>
                                    <w:top w:val="none" w:sz="0" w:space="0" w:color="auto"/>
                                    <w:left w:val="none" w:sz="0" w:space="0" w:color="auto"/>
                                    <w:bottom w:val="none" w:sz="0" w:space="0" w:color="auto"/>
                                    <w:right w:val="none" w:sz="0" w:space="0" w:color="auto"/>
                                  </w:divBdr>
                                </w:div>
                                <w:div w:id="1866794957">
                                  <w:marLeft w:val="640"/>
                                  <w:marRight w:val="0"/>
                                  <w:marTop w:val="0"/>
                                  <w:marBottom w:val="0"/>
                                  <w:divBdr>
                                    <w:top w:val="none" w:sz="0" w:space="0" w:color="auto"/>
                                    <w:left w:val="none" w:sz="0" w:space="0" w:color="auto"/>
                                    <w:bottom w:val="none" w:sz="0" w:space="0" w:color="auto"/>
                                    <w:right w:val="none" w:sz="0" w:space="0" w:color="auto"/>
                                  </w:divBdr>
                                </w:div>
                                <w:div w:id="1554923483">
                                  <w:marLeft w:val="640"/>
                                  <w:marRight w:val="0"/>
                                  <w:marTop w:val="0"/>
                                  <w:marBottom w:val="0"/>
                                  <w:divBdr>
                                    <w:top w:val="none" w:sz="0" w:space="0" w:color="auto"/>
                                    <w:left w:val="none" w:sz="0" w:space="0" w:color="auto"/>
                                    <w:bottom w:val="none" w:sz="0" w:space="0" w:color="auto"/>
                                    <w:right w:val="none" w:sz="0" w:space="0" w:color="auto"/>
                                  </w:divBdr>
                                </w:div>
                                <w:div w:id="1233464422">
                                  <w:marLeft w:val="640"/>
                                  <w:marRight w:val="0"/>
                                  <w:marTop w:val="0"/>
                                  <w:marBottom w:val="0"/>
                                  <w:divBdr>
                                    <w:top w:val="none" w:sz="0" w:space="0" w:color="auto"/>
                                    <w:left w:val="none" w:sz="0" w:space="0" w:color="auto"/>
                                    <w:bottom w:val="none" w:sz="0" w:space="0" w:color="auto"/>
                                    <w:right w:val="none" w:sz="0" w:space="0" w:color="auto"/>
                                  </w:divBdr>
                                </w:div>
                                <w:div w:id="1669214843">
                                  <w:marLeft w:val="640"/>
                                  <w:marRight w:val="0"/>
                                  <w:marTop w:val="0"/>
                                  <w:marBottom w:val="0"/>
                                  <w:divBdr>
                                    <w:top w:val="none" w:sz="0" w:space="0" w:color="auto"/>
                                    <w:left w:val="none" w:sz="0" w:space="0" w:color="auto"/>
                                    <w:bottom w:val="none" w:sz="0" w:space="0" w:color="auto"/>
                                    <w:right w:val="none" w:sz="0" w:space="0" w:color="auto"/>
                                  </w:divBdr>
                                </w:div>
                                <w:div w:id="936134756">
                                  <w:marLeft w:val="640"/>
                                  <w:marRight w:val="0"/>
                                  <w:marTop w:val="0"/>
                                  <w:marBottom w:val="0"/>
                                  <w:divBdr>
                                    <w:top w:val="none" w:sz="0" w:space="0" w:color="auto"/>
                                    <w:left w:val="none" w:sz="0" w:space="0" w:color="auto"/>
                                    <w:bottom w:val="none" w:sz="0" w:space="0" w:color="auto"/>
                                    <w:right w:val="none" w:sz="0" w:space="0" w:color="auto"/>
                                  </w:divBdr>
                                </w:div>
                                <w:div w:id="823668362">
                                  <w:marLeft w:val="640"/>
                                  <w:marRight w:val="0"/>
                                  <w:marTop w:val="0"/>
                                  <w:marBottom w:val="0"/>
                                  <w:divBdr>
                                    <w:top w:val="none" w:sz="0" w:space="0" w:color="auto"/>
                                    <w:left w:val="none" w:sz="0" w:space="0" w:color="auto"/>
                                    <w:bottom w:val="none" w:sz="0" w:space="0" w:color="auto"/>
                                    <w:right w:val="none" w:sz="0" w:space="0" w:color="auto"/>
                                  </w:divBdr>
                                </w:div>
                                <w:div w:id="1984772285">
                                  <w:marLeft w:val="640"/>
                                  <w:marRight w:val="0"/>
                                  <w:marTop w:val="0"/>
                                  <w:marBottom w:val="0"/>
                                  <w:divBdr>
                                    <w:top w:val="none" w:sz="0" w:space="0" w:color="auto"/>
                                    <w:left w:val="none" w:sz="0" w:space="0" w:color="auto"/>
                                    <w:bottom w:val="none" w:sz="0" w:space="0" w:color="auto"/>
                                    <w:right w:val="none" w:sz="0" w:space="0" w:color="auto"/>
                                  </w:divBdr>
                                </w:div>
                                <w:div w:id="1240018113">
                                  <w:marLeft w:val="640"/>
                                  <w:marRight w:val="0"/>
                                  <w:marTop w:val="0"/>
                                  <w:marBottom w:val="0"/>
                                  <w:divBdr>
                                    <w:top w:val="none" w:sz="0" w:space="0" w:color="auto"/>
                                    <w:left w:val="none" w:sz="0" w:space="0" w:color="auto"/>
                                    <w:bottom w:val="none" w:sz="0" w:space="0" w:color="auto"/>
                                    <w:right w:val="none" w:sz="0" w:space="0" w:color="auto"/>
                                  </w:divBdr>
                                </w:div>
                                <w:div w:id="140314615">
                                  <w:marLeft w:val="640"/>
                                  <w:marRight w:val="0"/>
                                  <w:marTop w:val="0"/>
                                  <w:marBottom w:val="0"/>
                                  <w:divBdr>
                                    <w:top w:val="none" w:sz="0" w:space="0" w:color="auto"/>
                                    <w:left w:val="none" w:sz="0" w:space="0" w:color="auto"/>
                                    <w:bottom w:val="none" w:sz="0" w:space="0" w:color="auto"/>
                                    <w:right w:val="none" w:sz="0" w:space="0" w:color="auto"/>
                                  </w:divBdr>
                                </w:div>
                                <w:div w:id="451628526">
                                  <w:marLeft w:val="640"/>
                                  <w:marRight w:val="0"/>
                                  <w:marTop w:val="0"/>
                                  <w:marBottom w:val="0"/>
                                  <w:divBdr>
                                    <w:top w:val="none" w:sz="0" w:space="0" w:color="auto"/>
                                    <w:left w:val="none" w:sz="0" w:space="0" w:color="auto"/>
                                    <w:bottom w:val="none" w:sz="0" w:space="0" w:color="auto"/>
                                    <w:right w:val="none" w:sz="0" w:space="0" w:color="auto"/>
                                  </w:divBdr>
                                </w:div>
                                <w:div w:id="1433088114">
                                  <w:marLeft w:val="640"/>
                                  <w:marRight w:val="0"/>
                                  <w:marTop w:val="0"/>
                                  <w:marBottom w:val="0"/>
                                  <w:divBdr>
                                    <w:top w:val="none" w:sz="0" w:space="0" w:color="auto"/>
                                    <w:left w:val="none" w:sz="0" w:space="0" w:color="auto"/>
                                    <w:bottom w:val="none" w:sz="0" w:space="0" w:color="auto"/>
                                    <w:right w:val="none" w:sz="0" w:space="0" w:color="auto"/>
                                  </w:divBdr>
                                </w:div>
                                <w:div w:id="652874572">
                                  <w:marLeft w:val="640"/>
                                  <w:marRight w:val="0"/>
                                  <w:marTop w:val="0"/>
                                  <w:marBottom w:val="0"/>
                                  <w:divBdr>
                                    <w:top w:val="none" w:sz="0" w:space="0" w:color="auto"/>
                                    <w:left w:val="none" w:sz="0" w:space="0" w:color="auto"/>
                                    <w:bottom w:val="none" w:sz="0" w:space="0" w:color="auto"/>
                                    <w:right w:val="none" w:sz="0" w:space="0" w:color="auto"/>
                                  </w:divBdr>
                                </w:div>
                                <w:div w:id="1293097609">
                                  <w:marLeft w:val="640"/>
                                  <w:marRight w:val="0"/>
                                  <w:marTop w:val="0"/>
                                  <w:marBottom w:val="0"/>
                                  <w:divBdr>
                                    <w:top w:val="none" w:sz="0" w:space="0" w:color="auto"/>
                                    <w:left w:val="none" w:sz="0" w:space="0" w:color="auto"/>
                                    <w:bottom w:val="none" w:sz="0" w:space="0" w:color="auto"/>
                                    <w:right w:val="none" w:sz="0" w:space="0" w:color="auto"/>
                                  </w:divBdr>
                                </w:div>
                                <w:div w:id="1999068059">
                                  <w:marLeft w:val="640"/>
                                  <w:marRight w:val="0"/>
                                  <w:marTop w:val="0"/>
                                  <w:marBottom w:val="0"/>
                                  <w:divBdr>
                                    <w:top w:val="none" w:sz="0" w:space="0" w:color="auto"/>
                                    <w:left w:val="none" w:sz="0" w:space="0" w:color="auto"/>
                                    <w:bottom w:val="none" w:sz="0" w:space="0" w:color="auto"/>
                                    <w:right w:val="none" w:sz="0" w:space="0" w:color="auto"/>
                                  </w:divBdr>
                                </w:div>
                                <w:div w:id="2008895515">
                                  <w:marLeft w:val="640"/>
                                  <w:marRight w:val="0"/>
                                  <w:marTop w:val="0"/>
                                  <w:marBottom w:val="0"/>
                                  <w:divBdr>
                                    <w:top w:val="none" w:sz="0" w:space="0" w:color="auto"/>
                                    <w:left w:val="none" w:sz="0" w:space="0" w:color="auto"/>
                                    <w:bottom w:val="none" w:sz="0" w:space="0" w:color="auto"/>
                                    <w:right w:val="none" w:sz="0" w:space="0" w:color="auto"/>
                                  </w:divBdr>
                                </w:div>
                                <w:div w:id="712998253">
                                  <w:marLeft w:val="640"/>
                                  <w:marRight w:val="0"/>
                                  <w:marTop w:val="0"/>
                                  <w:marBottom w:val="0"/>
                                  <w:divBdr>
                                    <w:top w:val="none" w:sz="0" w:space="0" w:color="auto"/>
                                    <w:left w:val="none" w:sz="0" w:space="0" w:color="auto"/>
                                    <w:bottom w:val="none" w:sz="0" w:space="0" w:color="auto"/>
                                    <w:right w:val="none" w:sz="0" w:space="0" w:color="auto"/>
                                  </w:divBdr>
                                </w:div>
                                <w:div w:id="1695493869">
                                  <w:marLeft w:val="640"/>
                                  <w:marRight w:val="0"/>
                                  <w:marTop w:val="0"/>
                                  <w:marBottom w:val="0"/>
                                  <w:divBdr>
                                    <w:top w:val="none" w:sz="0" w:space="0" w:color="auto"/>
                                    <w:left w:val="none" w:sz="0" w:space="0" w:color="auto"/>
                                    <w:bottom w:val="none" w:sz="0" w:space="0" w:color="auto"/>
                                    <w:right w:val="none" w:sz="0" w:space="0" w:color="auto"/>
                                  </w:divBdr>
                                </w:div>
                                <w:div w:id="1516655238">
                                  <w:marLeft w:val="640"/>
                                  <w:marRight w:val="0"/>
                                  <w:marTop w:val="0"/>
                                  <w:marBottom w:val="0"/>
                                  <w:divBdr>
                                    <w:top w:val="none" w:sz="0" w:space="0" w:color="auto"/>
                                    <w:left w:val="none" w:sz="0" w:space="0" w:color="auto"/>
                                    <w:bottom w:val="none" w:sz="0" w:space="0" w:color="auto"/>
                                    <w:right w:val="none" w:sz="0" w:space="0" w:color="auto"/>
                                  </w:divBdr>
                                </w:div>
                                <w:div w:id="2062750786">
                                  <w:marLeft w:val="640"/>
                                  <w:marRight w:val="0"/>
                                  <w:marTop w:val="0"/>
                                  <w:marBottom w:val="0"/>
                                  <w:divBdr>
                                    <w:top w:val="none" w:sz="0" w:space="0" w:color="auto"/>
                                    <w:left w:val="none" w:sz="0" w:space="0" w:color="auto"/>
                                    <w:bottom w:val="none" w:sz="0" w:space="0" w:color="auto"/>
                                    <w:right w:val="none" w:sz="0" w:space="0" w:color="auto"/>
                                  </w:divBdr>
                                </w:div>
                                <w:div w:id="1115488974">
                                  <w:marLeft w:val="640"/>
                                  <w:marRight w:val="0"/>
                                  <w:marTop w:val="0"/>
                                  <w:marBottom w:val="0"/>
                                  <w:divBdr>
                                    <w:top w:val="none" w:sz="0" w:space="0" w:color="auto"/>
                                    <w:left w:val="none" w:sz="0" w:space="0" w:color="auto"/>
                                    <w:bottom w:val="none" w:sz="0" w:space="0" w:color="auto"/>
                                    <w:right w:val="none" w:sz="0" w:space="0" w:color="auto"/>
                                  </w:divBdr>
                                </w:div>
                                <w:div w:id="732242743">
                                  <w:marLeft w:val="640"/>
                                  <w:marRight w:val="0"/>
                                  <w:marTop w:val="0"/>
                                  <w:marBottom w:val="0"/>
                                  <w:divBdr>
                                    <w:top w:val="none" w:sz="0" w:space="0" w:color="auto"/>
                                    <w:left w:val="none" w:sz="0" w:space="0" w:color="auto"/>
                                    <w:bottom w:val="none" w:sz="0" w:space="0" w:color="auto"/>
                                    <w:right w:val="none" w:sz="0" w:space="0" w:color="auto"/>
                                  </w:divBdr>
                                </w:div>
                                <w:div w:id="1990599349">
                                  <w:marLeft w:val="640"/>
                                  <w:marRight w:val="0"/>
                                  <w:marTop w:val="0"/>
                                  <w:marBottom w:val="0"/>
                                  <w:divBdr>
                                    <w:top w:val="none" w:sz="0" w:space="0" w:color="auto"/>
                                    <w:left w:val="none" w:sz="0" w:space="0" w:color="auto"/>
                                    <w:bottom w:val="none" w:sz="0" w:space="0" w:color="auto"/>
                                    <w:right w:val="none" w:sz="0" w:space="0" w:color="auto"/>
                                  </w:divBdr>
                                </w:div>
                                <w:div w:id="481123068">
                                  <w:marLeft w:val="640"/>
                                  <w:marRight w:val="0"/>
                                  <w:marTop w:val="0"/>
                                  <w:marBottom w:val="0"/>
                                  <w:divBdr>
                                    <w:top w:val="none" w:sz="0" w:space="0" w:color="auto"/>
                                    <w:left w:val="none" w:sz="0" w:space="0" w:color="auto"/>
                                    <w:bottom w:val="none" w:sz="0" w:space="0" w:color="auto"/>
                                    <w:right w:val="none" w:sz="0" w:space="0" w:color="auto"/>
                                  </w:divBdr>
                                </w:div>
                                <w:div w:id="261575749">
                                  <w:marLeft w:val="640"/>
                                  <w:marRight w:val="0"/>
                                  <w:marTop w:val="0"/>
                                  <w:marBottom w:val="0"/>
                                  <w:divBdr>
                                    <w:top w:val="none" w:sz="0" w:space="0" w:color="auto"/>
                                    <w:left w:val="none" w:sz="0" w:space="0" w:color="auto"/>
                                    <w:bottom w:val="none" w:sz="0" w:space="0" w:color="auto"/>
                                    <w:right w:val="none" w:sz="0" w:space="0" w:color="auto"/>
                                  </w:divBdr>
                                </w:div>
                                <w:div w:id="1974292567">
                                  <w:marLeft w:val="640"/>
                                  <w:marRight w:val="0"/>
                                  <w:marTop w:val="0"/>
                                  <w:marBottom w:val="0"/>
                                  <w:divBdr>
                                    <w:top w:val="none" w:sz="0" w:space="0" w:color="auto"/>
                                    <w:left w:val="none" w:sz="0" w:space="0" w:color="auto"/>
                                    <w:bottom w:val="none" w:sz="0" w:space="0" w:color="auto"/>
                                    <w:right w:val="none" w:sz="0" w:space="0" w:color="auto"/>
                                  </w:divBdr>
                                </w:div>
                                <w:div w:id="842283756">
                                  <w:marLeft w:val="640"/>
                                  <w:marRight w:val="0"/>
                                  <w:marTop w:val="0"/>
                                  <w:marBottom w:val="0"/>
                                  <w:divBdr>
                                    <w:top w:val="none" w:sz="0" w:space="0" w:color="auto"/>
                                    <w:left w:val="none" w:sz="0" w:space="0" w:color="auto"/>
                                    <w:bottom w:val="none" w:sz="0" w:space="0" w:color="auto"/>
                                    <w:right w:val="none" w:sz="0" w:space="0" w:color="auto"/>
                                  </w:divBdr>
                                </w:div>
                                <w:div w:id="2073656440">
                                  <w:marLeft w:val="640"/>
                                  <w:marRight w:val="0"/>
                                  <w:marTop w:val="0"/>
                                  <w:marBottom w:val="0"/>
                                  <w:divBdr>
                                    <w:top w:val="none" w:sz="0" w:space="0" w:color="auto"/>
                                    <w:left w:val="none" w:sz="0" w:space="0" w:color="auto"/>
                                    <w:bottom w:val="none" w:sz="0" w:space="0" w:color="auto"/>
                                    <w:right w:val="none" w:sz="0" w:space="0" w:color="auto"/>
                                  </w:divBdr>
                                </w:div>
                                <w:div w:id="1183321180">
                                  <w:marLeft w:val="640"/>
                                  <w:marRight w:val="0"/>
                                  <w:marTop w:val="0"/>
                                  <w:marBottom w:val="0"/>
                                  <w:divBdr>
                                    <w:top w:val="none" w:sz="0" w:space="0" w:color="auto"/>
                                    <w:left w:val="none" w:sz="0" w:space="0" w:color="auto"/>
                                    <w:bottom w:val="none" w:sz="0" w:space="0" w:color="auto"/>
                                    <w:right w:val="none" w:sz="0" w:space="0" w:color="auto"/>
                                  </w:divBdr>
                                </w:div>
                                <w:div w:id="997268638">
                                  <w:marLeft w:val="640"/>
                                  <w:marRight w:val="0"/>
                                  <w:marTop w:val="0"/>
                                  <w:marBottom w:val="0"/>
                                  <w:divBdr>
                                    <w:top w:val="none" w:sz="0" w:space="0" w:color="auto"/>
                                    <w:left w:val="none" w:sz="0" w:space="0" w:color="auto"/>
                                    <w:bottom w:val="none" w:sz="0" w:space="0" w:color="auto"/>
                                    <w:right w:val="none" w:sz="0" w:space="0" w:color="auto"/>
                                  </w:divBdr>
                                </w:div>
                              </w:divsChild>
                            </w:div>
                            <w:div w:id="809977172">
                              <w:marLeft w:val="0"/>
                              <w:marRight w:val="0"/>
                              <w:marTop w:val="0"/>
                              <w:marBottom w:val="0"/>
                              <w:divBdr>
                                <w:top w:val="none" w:sz="0" w:space="0" w:color="auto"/>
                                <w:left w:val="none" w:sz="0" w:space="0" w:color="auto"/>
                                <w:bottom w:val="none" w:sz="0" w:space="0" w:color="auto"/>
                                <w:right w:val="none" w:sz="0" w:space="0" w:color="auto"/>
                              </w:divBdr>
                              <w:divsChild>
                                <w:div w:id="1145242646">
                                  <w:marLeft w:val="640"/>
                                  <w:marRight w:val="0"/>
                                  <w:marTop w:val="0"/>
                                  <w:marBottom w:val="0"/>
                                  <w:divBdr>
                                    <w:top w:val="none" w:sz="0" w:space="0" w:color="auto"/>
                                    <w:left w:val="none" w:sz="0" w:space="0" w:color="auto"/>
                                    <w:bottom w:val="none" w:sz="0" w:space="0" w:color="auto"/>
                                    <w:right w:val="none" w:sz="0" w:space="0" w:color="auto"/>
                                  </w:divBdr>
                                </w:div>
                                <w:div w:id="1187714850">
                                  <w:marLeft w:val="640"/>
                                  <w:marRight w:val="0"/>
                                  <w:marTop w:val="0"/>
                                  <w:marBottom w:val="0"/>
                                  <w:divBdr>
                                    <w:top w:val="none" w:sz="0" w:space="0" w:color="auto"/>
                                    <w:left w:val="none" w:sz="0" w:space="0" w:color="auto"/>
                                    <w:bottom w:val="none" w:sz="0" w:space="0" w:color="auto"/>
                                    <w:right w:val="none" w:sz="0" w:space="0" w:color="auto"/>
                                  </w:divBdr>
                                </w:div>
                                <w:div w:id="82535617">
                                  <w:marLeft w:val="640"/>
                                  <w:marRight w:val="0"/>
                                  <w:marTop w:val="0"/>
                                  <w:marBottom w:val="0"/>
                                  <w:divBdr>
                                    <w:top w:val="none" w:sz="0" w:space="0" w:color="auto"/>
                                    <w:left w:val="none" w:sz="0" w:space="0" w:color="auto"/>
                                    <w:bottom w:val="none" w:sz="0" w:space="0" w:color="auto"/>
                                    <w:right w:val="none" w:sz="0" w:space="0" w:color="auto"/>
                                  </w:divBdr>
                                </w:div>
                                <w:div w:id="1426346090">
                                  <w:marLeft w:val="640"/>
                                  <w:marRight w:val="0"/>
                                  <w:marTop w:val="0"/>
                                  <w:marBottom w:val="0"/>
                                  <w:divBdr>
                                    <w:top w:val="none" w:sz="0" w:space="0" w:color="auto"/>
                                    <w:left w:val="none" w:sz="0" w:space="0" w:color="auto"/>
                                    <w:bottom w:val="none" w:sz="0" w:space="0" w:color="auto"/>
                                    <w:right w:val="none" w:sz="0" w:space="0" w:color="auto"/>
                                  </w:divBdr>
                                </w:div>
                                <w:div w:id="423116467">
                                  <w:marLeft w:val="640"/>
                                  <w:marRight w:val="0"/>
                                  <w:marTop w:val="0"/>
                                  <w:marBottom w:val="0"/>
                                  <w:divBdr>
                                    <w:top w:val="none" w:sz="0" w:space="0" w:color="auto"/>
                                    <w:left w:val="none" w:sz="0" w:space="0" w:color="auto"/>
                                    <w:bottom w:val="none" w:sz="0" w:space="0" w:color="auto"/>
                                    <w:right w:val="none" w:sz="0" w:space="0" w:color="auto"/>
                                  </w:divBdr>
                                </w:div>
                                <w:div w:id="1940022889">
                                  <w:marLeft w:val="640"/>
                                  <w:marRight w:val="0"/>
                                  <w:marTop w:val="0"/>
                                  <w:marBottom w:val="0"/>
                                  <w:divBdr>
                                    <w:top w:val="none" w:sz="0" w:space="0" w:color="auto"/>
                                    <w:left w:val="none" w:sz="0" w:space="0" w:color="auto"/>
                                    <w:bottom w:val="none" w:sz="0" w:space="0" w:color="auto"/>
                                    <w:right w:val="none" w:sz="0" w:space="0" w:color="auto"/>
                                  </w:divBdr>
                                </w:div>
                                <w:div w:id="22706071">
                                  <w:marLeft w:val="640"/>
                                  <w:marRight w:val="0"/>
                                  <w:marTop w:val="0"/>
                                  <w:marBottom w:val="0"/>
                                  <w:divBdr>
                                    <w:top w:val="none" w:sz="0" w:space="0" w:color="auto"/>
                                    <w:left w:val="none" w:sz="0" w:space="0" w:color="auto"/>
                                    <w:bottom w:val="none" w:sz="0" w:space="0" w:color="auto"/>
                                    <w:right w:val="none" w:sz="0" w:space="0" w:color="auto"/>
                                  </w:divBdr>
                                </w:div>
                                <w:div w:id="15228888">
                                  <w:marLeft w:val="640"/>
                                  <w:marRight w:val="0"/>
                                  <w:marTop w:val="0"/>
                                  <w:marBottom w:val="0"/>
                                  <w:divBdr>
                                    <w:top w:val="none" w:sz="0" w:space="0" w:color="auto"/>
                                    <w:left w:val="none" w:sz="0" w:space="0" w:color="auto"/>
                                    <w:bottom w:val="none" w:sz="0" w:space="0" w:color="auto"/>
                                    <w:right w:val="none" w:sz="0" w:space="0" w:color="auto"/>
                                  </w:divBdr>
                                </w:div>
                                <w:div w:id="319500650">
                                  <w:marLeft w:val="640"/>
                                  <w:marRight w:val="0"/>
                                  <w:marTop w:val="0"/>
                                  <w:marBottom w:val="0"/>
                                  <w:divBdr>
                                    <w:top w:val="none" w:sz="0" w:space="0" w:color="auto"/>
                                    <w:left w:val="none" w:sz="0" w:space="0" w:color="auto"/>
                                    <w:bottom w:val="none" w:sz="0" w:space="0" w:color="auto"/>
                                    <w:right w:val="none" w:sz="0" w:space="0" w:color="auto"/>
                                  </w:divBdr>
                                </w:div>
                                <w:div w:id="943418387">
                                  <w:marLeft w:val="640"/>
                                  <w:marRight w:val="0"/>
                                  <w:marTop w:val="0"/>
                                  <w:marBottom w:val="0"/>
                                  <w:divBdr>
                                    <w:top w:val="none" w:sz="0" w:space="0" w:color="auto"/>
                                    <w:left w:val="none" w:sz="0" w:space="0" w:color="auto"/>
                                    <w:bottom w:val="none" w:sz="0" w:space="0" w:color="auto"/>
                                    <w:right w:val="none" w:sz="0" w:space="0" w:color="auto"/>
                                  </w:divBdr>
                                </w:div>
                                <w:div w:id="786240486">
                                  <w:marLeft w:val="640"/>
                                  <w:marRight w:val="0"/>
                                  <w:marTop w:val="0"/>
                                  <w:marBottom w:val="0"/>
                                  <w:divBdr>
                                    <w:top w:val="none" w:sz="0" w:space="0" w:color="auto"/>
                                    <w:left w:val="none" w:sz="0" w:space="0" w:color="auto"/>
                                    <w:bottom w:val="none" w:sz="0" w:space="0" w:color="auto"/>
                                    <w:right w:val="none" w:sz="0" w:space="0" w:color="auto"/>
                                  </w:divBdr>
                                </w:div>
                                <w:div w:id="1892691440">
                                  <w:marLeft w:val="640"/>
                                  <w:marRight w:val="0"/>
                                  <w:marTop w:val="0"/>
                                  <w:marBottom w:val="0"/>
                                  <w:divBdr>
                                    <w:top w:val="none" w:sz="0" w:space="0" w:color="auto"/>
                                    <w:left w:val="none" w:sz="0" w:space="0" w:color="auto"/>
                                    <w:bottom w:val="none" w:sz="0" w:space="0" w:color="auto"/>
                                    <w:right w:val="none" w:sz="0" w:space="0" w:color="auto"/>
                                  </w:divBdr>
                                </w:div>
                                <w:div w:id="1615211438">
                                  <w:marLeft w:val="640"/>
                                  <w:marRight w:val="0"/>
                                  <w:marTop w:val="0"/>
                                  <w:marBottom w:val="0"/>
                                  <w:divBdr>
                                    <w:top w:val="none" w:sz="0" w:space="0" w:color="auto"/>
                                    <w:left w:val="none" w:sz="0" w:space="0" w:color="auto"/>
                                    <w:bottom w:val="none" w:sz="0" w:space="0" w:color="auto"/>
                                    <w:right w:val="none" w:sz="0" w:space="0" w:color="auto"/>
                                  </w:divBdr>
                                </w:div>
                                <w:div w:id="1410886147">
                                  <w:marLeft w:val="640"/>
                                  <w:marRight w:val="0"/>
                                  <w:marTop w:val="0"/>
                                  <w:marBottom w:val="0"/>
                                  <w:divBdr>
                                    <w:top w:val="none" w:sz="0" w:space="0" w:color="auto"/>
                                    <w:left w:val="none" w:sz="0" w:space="0" w:color="auto"/>
                                    <w:bottom w:val="none" w:sz="0" w:space="0" w:color="auto"/>
                                    <w:right w:val="none" w:sz="0" w:space="0" w:color="auto"/>
                                  </w:divBdr>
                                </w:div>
                                <w:div w:id="487403497">
                                  <w:marLeft w:val="640"/>
                                  <w:marRight w:val="0"/>
                                  <w:marTop w:val="0"/>
                                  <w:marBottom w:val="0"/>
                                  <w:divBdr>
                                    <w:top w:val="none" w:sz="0" w:space="0" w:color="auto"/>
                                    <w:left w:val="none" w:sz="0" w:space="0" w:color="auto"/>
                                    <w:bottom w:val="none" w:sz="0" w:space="0" w:color="auto"/>
                                    <w:right w:val="none" w:sz="0" w:space="0" w:color="auto"/>
                                  </w:divBdr>
                                </w:div>
                                <w:div w:id="135922566">
                                  <w:marLeft w:val="640"/>
                                  <w:marRight w:val="0"/>
                                  <w:marTop w:val="0"/>
                                  <w:marBottom w:val="0"/>
                                  <w:divBdr>
                                    <w:top w:val="none" w:sz="0" w:space="0" w:color="auto"/>
                                    <w:left w:val="none" w:sz="0" w:space="0" w:color="auto"/>
                                    <w:bottom w:val="none" w:sz="0" w:space="0" w:color="auto"/>
                                    <w:right w:val="none" w:sz="0" w:space="0" w:color="auto"/>
                                  </w:divBdr>
                                </w:div>
                                <w:div w:id="977492332">
                                  <w:marLeft w:val="640"/>
                                  <w:marRight w:val="0"/>
                                  <w:marTop w:val="0"/>
                                  <w:marBottom w:val="0"/>
                                  <w:divBdr>
                                    <w:top w:val="none" w:sz="0" w:space="0" w:color="auto"/>
                                    <w:left w:val="none" w:sz="0" w:space="0" w:color="auto"/>
                                    <w:bottom w:val="none" w:sz="0" w:space="0" w:color="auto"/>
                                    <w:right w:val="none" w:sz="0" w:space="0" w:color="auto"/>
                                  </w:divBdr>
                                </w:div>
                                <w:div w:id="820150068">
                                  <w:marLeft w:val="640"/>
                                  <w:marRight w:val="0"/>
                                  <w:marTop w:val="0"/>
                                  <w:marBottom w:val="0"/>
                                  <w:divBdr>
                                    <w:top w:val="none" w:sz="0" w:space="0" w:color="auto"/>
                                    <w:left w:val="none" w:sz="0" w:space="0" w:color="auto"/>
                                    <w:bottom w:val="none" w:sz="0" w:space="0" w:color="auto"/>
                                    <w:right w:val="none" w:sz="0" w:space="0" w:color="auto"/>
                                  </w:divBdr>
                                </w:div>
                                <w:div w:id="640304329">
                                  <w:marLeft w:val="640"/>
                                  <w:marRight w:val="0"/>
                                  <w:marTop w:val="0"/>
                                  <w:marBottom w:val="0"/>
                                  <w:divBdr>
                                    <w:top w:val="none" w:sz="0" w:space="0" w:color="auto"/>
                                    <w:left w:val="none" w:sz="0" w:space="0" w:color="auto"/>
                                    <w:bottom w:val="none" w:sz="0" w:space="0" w:color="auto"/>
                                    <w:right w:val="none" w:sz="0" w:space="0" w:color="auto"/>
                                  </w:divBdr>
                                </w:div>
                                <w:div w:id="1975938823">
                                  <w:marLeft w:val="640"/>
                                  <w:marRight w:val="0"/>
                                  <w:marTop w:val="0"/>
                                  <w:marBottom w:val="0"/>
                                  <w:divBdr>
                                    <w:top w:val="none" w:sz="0" w:space="0" w:color="auto"/>
                                    <w:left w:val="none" w:sz="0" w:space="0" w:color="auto"/>
                                    <w:bottom w:val="none" w:sz="0" w:space="0" w:color="auto"/>
                                    <w:right w:val="none" w:sz="0" w:space="0" w:color="auto"/>
                                  </w:divBdr>
                                </w:div>
                                <w:div w:id="435908564">
                                  <w:marLeft w:val="640"/>
                                  <w:marRight w:val="0"/>
                                  <w:marTop w:val="0"/>
                                  <w:marBottom w:val="0"/>
                                  <w:divBdr>
                                    <w:top w:val="none" w:sz="0" w:space="0" w:color="auto"/>
                                    <w:left w:val="none" w:sz="0" w:space="0" w:color="auto"/>
                                    <w:bottom w:val="none" w:sz="0" w:space="0" w:color="auto"/>
                                    <w:right w:val="none" w:sz="0" w:space="0" w:color="auto"/>
                                  </w:divBdr>
                                </w:div>
                                <w:div w:id="814493347">
                                  <w:marLeft w:val="640"/>
                                  <w:marRight w:val="0"/>
                                  <w:marTop w:val="0"/>
                                  <w:marBottom w:val="0"/>
                                  <w:divBdr>
                                    <w:top w:val="none" w:sz="0" w:space="0" w:color="auto"/>
                                    <w:left w:val="none" w:sz="0" w:space="0" w:color="auto"/>
                                    <w:bottom w:val="none" w:sz="0" w:space="0" w:color="auto"/>
                                    <w:right w:val="none" w:sz="0" w:space="0" w:color="auto"/>
                                  </w:divBdr>
                                </w:div>
                                <w:div w:id="672996719">
                                  <w:marLeft w:val="640"/>
                                  <w:marRight w:val="0"/>
                                  <w:marTop w:val="0"/>
                                  <w:marBottom w:val="0"/>
                                  <w:divBdr>
                                    <w:top w:val="none" w:sz="0" w:space="0" w:color="auto"/>
                                    <w:left w:val="none" w:sz="0" w:space="0" w:color="auto"/>
                                    <w:bottom w:val="none" w:sz="0" w:space="0" w:color="auto"/>
                                    <w:right w:val="none" w:sz="0" w:space="0" w:color="auto"/>
                                  </w:divBdr>
                                </w:div>
                                <w:div w:id="752362991">
                                  <w:marLeft w:val="640"/>
                                  <w:marRight w:val="0"/>
                                  <w:marTop w:val="0"/>
                                  <w:marBottom w:val="0"/>
                                  <w:divBdr>
                                    <w:top w:val="none" w:sz="0" w:space="0" w:color="auto"/>
                                    <w:left w:val="none" w:sz="0" w:space="0" w:color="auto"/>
                                    <w:bottom w:val="none" w:sz="0" w:space="0" w:color="auto"/>
                                    <w:right w:val="none" w:sz="0" w:space="0" w:color="auto"/>
                                  </w:divBdr>
                                </w:div>
                                <w:div w:id="1181772326">
                                  <w:marLeft w:val="640"/>
                                  <w:marRight w:val="0"/>
                                  <w:marTop w:val="0"/>
                                  <w:marBottom w:val="0"/>
                                  <w:divBdr>
                                    <w:top w:val="none" w:sz="0" w:space="0" w:color="auto"/>
                                    <w:left w:val="none" w:sz="0" w:space="0" w:color="auto"/>
                                    <w:bottom w:val="none" w:sz="0" w:space="0" w:color="auto"/>
                                    <w:right w:val="none" w:sz="0" w:space="0" w:color="auto"/>
                                  </w:divBdr>
                                </w:div>
                                <w:div w:id="1488130857">
                                  <w:marLeft w:val="640"/>
                                  <w:marRight w:val="0"/>
                                  <w:marTop w:val="0"/>
                                  <w:marBottom w:val="0"/>
                                  <w:divBdr>
                                    <w:top w:val="none" w:sz="0" w:space="0" w:color="auto"/>
                                    <w:left w:val="none" w:sz="0" w:space="0" w:color="auto"/>
                                    <w:bottom w:val="none" w:sz="0" w:space="0" w:color="auto"/>
                                    <w:right w:val="none" w:sz="0" w:space="0" w:color="auto"/>
                                  </w:divBdr>
                                </w:div>
                                <w:div w:id="300381006">
                                  <w:marLeft w:val="640"/>
                                  <w:marRight w:val="0"/>
                                  <w:marTop w:val="0"/>
                                  <w:marBottom w:val="0"/>
                                  <w:divBdr>
                                    <w:top w:val="none" w:sz="0" w:space="0" w:color="auto"/>
                                    <w:left w:val="none" w:sz="0" w:space="0" w:color="auto"/>
                                    <w:bottom w:val="none" w:sz="0" w:space="0" w:color="auto"/>
                                    <w:right w:val="none" w:sz="0" w:space="0" w:color="auto"/>
                                  </w:divBdr>
                                </w:div>
                                <w:div w:id="356538992">
                                  <w:marLeft w:val="640"/>
                                  <w:marRight w:val="0"/>
                                  <w:marTop w:val="0"/>
                                  <w:marBottom w:val="0"/>
                                  <w:divBdr>
                                    <w:top w:val="none" w:sz="0" w:space="0" w:color="auto"/>
                                    <w:left w:val="none" w:sz="0" w:space="0" w:color="auto"/>
                                    <w:bottom w:val="none" w:sz="0" w:space="0" w:color="auto"/>
                                    <w:right w:val="none" w:sz="0" w:space="0" w:color="auto"/>
                                  </w:divBdr>
                                </w:div>
                                <w:div w:id="372576746">
                                  <w:marLeft w:val="640"/>
                                  <w:marRight w:val="0"/>
                                  <w:marTop w:val="0"/>
                                  <w:marBottom w:val="0"/>
                                  <w:divBdr>
                                    <w:top w:val="none" w:sz="0" w:space="0" w:color="auto"/>
                                    <w:left w:val="none" w:sz="0" w:space="0" w:color="auto"/>
                                    <w:bottom w:val="none" w:sz="0" w:space="0" w:color="auto"/>
                                    <w:right w:val="none" w:sz="0" w:space="0" w:color="auto"/>
                                  </w:divBdr>
                                </w:div>
                                <w:div w:id="1349990970">
                                  <w:marLeft w:val="640"/>
                                  <w:marRight w:val="0"/>
                                  <w:marTop w:val="0"/>
                                  <w:marBottom w:val="0"/>
                                  <w:divBdr>
                                    <w:top w:val="none" w:sz="0" w:space="0" w:color="auto"/>
                                    <w:left w:val="none" w:sz="0" w:space="0" w:color="auto"/>
                                    <w:bottom w:val="none" w:sz="0" w:space="0" w:color="auto"/>
                                    <w:right w:val="none" w:sz="0" w:space="0" w:color="auto"/>
                                  </w:divBdr>
                                </w:div>
                                <w:div w:id="1302660407">
                                  <w:marLeft w:val="640"/>
                                  <w:marRight w:val="0"/>
                                  <w:marTop w:val="0"/>
                                  <w:marBottom w:val="0"/>
                                  <w:divBdr>
                                    <w:top w:val="none" w:sz="0" w:space="0" w:color="auto"/>
                                    <w:left w:val="none" w:sz="0" w:space="0" w:color="auto"/>
                                    <w:bottom w:val="none" w:sz="0" w:space="0" w:color="auto"/>
                                    <w:right w:val="none" w:sz="0" w:space="0" w:color="auto"/>
                                  </w:divBdr>
                                </w:div>
                                <w:div w:id="384448156">
                                  <w:marLeft w:val="640"/>
                                  <w:marRight w:val="0"/>
                                  <w:marTop w:val="0"/>
                                  <w:marBottom w:val="0"/>
                                  <w:divBdr>
                                    <w:top w:val="none" w:sz="0" w:space="0" w:color="auto"/>
                                    <w:left w:val="none" w:sz="0" w:space="0" w:color="auto"/>
                                    <w:bottom w:val="none" w:sz="0" w:space="0" w:color="auto"/>
                                    <w:right w:val="none" w:sz="0" w:space="0" w:color="auto"/>
                                  </w:divBdr>
                                </w:div>
                                <w:div w:id="395670488">
                                  <w:marLeft w:val="640"/>
                                  <w:marRight w:val="0"/>
                                  <w:marTop w:val="0"/>
                                  <w:marBottom w:val="0"/>
                                  <w:divBdr>
                                    <w:top w:val="none" w:sz="0" w:space="0" w:color="auto"/>
                                    <w:left w:val="none" w:sz="0" w:space="0" w:color="auto"/>
                                    <w:bottom w:val="none" w:sz="0" w:space="0" w:color="auto"/>
                                    <w:right w:val="none" w:sz="0" w:space="0" w:color="auto"/>
                                  </w:divBdr>
                                </w:div>
                                <w:div w:id="1216746157">
                                  <w:marLeft w:val="640"/>
                                  <w:marRight w:val="0"/>
                                  <w:marTop w:val="0"/>
                                  <w:marBottom w:val="0"/>
                                  <w:divBdr>
                                    <w:top w:val="none" w:sz="0" w:space="0" w:color="auto"/>
                                    <w:left w:val="none" w:sz="0" w:space="0" w:color="auto"/>
                                    <w:bottom w:val="none" w:sz="0" w:space="0" w:color="auto"/>
                                    <w:right w:val="none" w:sz="0" w:space="0" w:color="auto"/>
                                  </w:divBdr>
                                </w:div>
                                <w:div w:id="153223560">
                                  <w:marLeft w:val="640"/>
                                  <w:marRight w:val="0"/>
                                  <w:marTop w:val="0"/>
                                  <w:marBottom w:val="0"/>
                                  <w:divBdr>
                                    <w:top w:val="none" w:sz="0" w:space="0" w:color="auto"/>
                                    <w:left w:val="none" w:sz="0" w:space="0" w:color="auto"/>
                                    <w:bottom w:val="none" w:sz="0" w:space="0" w:color="auto"/>
                                    <w:right w:val="none" w:sz="0" w:space="0" w:color="auto"/>
                                  </w:divBdr>
                                </w:div>
                                <w:div w:id="1153718806">
                                  <w:marLeft w:val="640"/>
                                  <w:marRight w:val="0"/>
                                  <w:marTop w:val="0"/>
                                  <w:marBottom w:val="0"/>
                                  <w:divBdr>
                                    <w:top w:val="none" w:sz="0" w:space="0" w:color="auto"/>
                                    <w:left w:val="none" w:sz="0" w:space="0" w:color="auto"/>
                                    <w:bottom w:val="none" w:sz="0" w:space="0" w:color="auto"/>
                                    <w:right w:val="none" w:sz="0" w:space="0" w:color="auto"/>
                                  </w:divBdr>
                                </w:div>
                                <w:div w:id="492842993">
                                  <w:marLeft w:val="640"/>
                                  <w:marRight w:val="0"/>
                                  <w:marTop w:val="0"/>
                                  <w:marBottom w:val="0"/>
                                  <w:divBdr>
                                    <w:top w:val="none" w:sz="0" w:space="0" w:color="auto"/>
                                    <w:left w:val="none" w:sz="0" w:space="0" w:color="auto"/>
                                    <w:bottom w:val="none" w:sz="0" w:space="0" w:color="auto"/>
                                    <w:right w:val="none" w:sz="0" w:space="0" w:color="auto"/>
                                  </w:divBdr>
                                </w:div>
                                <w:div w:id="1357585867">
                                  <w:marLeft w:val="640"/>
                                  <w:marRight w:val="0"/>
                                  <w:marTop w:val="0"/>
                                  <w:marBottom w:val="0"/>
                                  <w:divBdr>
                                    <w:top w:val="none" w:sz="0" w:space="0" w:color="auto"/>
                                    <w:left w:val="none" w:sz="0" w:space="0" w:color="auto"/>
                                    <w:bottom w:val="none" w:sz="0" w:space="0" w:color="auto"/>
                                    <w:right w:val="none" w:sz="0" w:space="0" w:color="auto"/>
                                  </w:divBdr>
                                </w:div>
                                <w:div w:id="337123834">
                                  <w:marLeft w:val="640"/>
                                  <w:marRight w:val="0"/>
                                  <w:marTop w:val="0"/>
                                  <w:marBottom w:val="0"/>
                                  <w:divBdr>
                                    <w:top w:val="none" w:sz="0" w:space="0" w:color="auto"/>
                                    <w:left w:val="none" w:sz="0" w:space="0" w:color="auto"/>
                                    <w:bottom w:val="none" w:sz="0" w:space="0" w:color="auto"/>
                                    <w:right w:val="none" w:sz="0" w:space="0" w:color="auto"/>
                                  </w:divBdr>
                                </w:div>
                                <w:div w:id="316883041">
                                  <w:marLeft w:val="640"/>
                                  <w:marRight w:val="0"/>
                                  <w:marTop w:val="0"/>
                                  <w:marBottom w:val="0"/>
                                  <w:divBdr>
                                    <w:top w:val="none" w:sz="0" w:space="0" w:color="auto"/>
                                    <w:left w:val="none" w:sz="0" w:space="0" w:color="auto"/>
                                    <w:bottom w:val="none" w:sz="0" w:space="0" w:color="auto"/>
                                    <w:right w:val="none" w:sz="0" w:space="0" w:color="auto"/>
                                  </w:divBdr>
                                </w:div>
                                <w:div w:id="1377663291">
                                  <w:marLeft w:val="640"/>
                                  <w:marRight w:val="0"/>
                                  <w:marTop w:val="0"/>
                                  <w:marBottom w:val="0"/>
                                  <w:divBdr>
                                    <w:top w:val="none" w:sz="0" w:space="0" w:color="auto"/>
                                    <w:left w:val="none" w:sz="0" w:space="0" w:color="auto"/>
                                    <w:bottom w:val="none" w:sz="0" w:space="0" w:color="auto"/>
                                    <w:right w:val="none" w:sz="0" w:space="0" w:color="auto"/>
                                  </w:divBdr>
                                </w:div>
                                <w:div w:id="2048604469">
                                  <w:marLeft w:val="640"/>
                                  <w:marRight w:val="0"/>
                                  <w:marTop w:val="0"/>
                                  <w:marBottom w:val="0"/>
                                  <w:divBdr>
                                    <w:top w:val="none" w:sz="0" w:space="0" w:color="auto"/>
                                    <w:left w:val="none" w:sz="0" w:space="0" w:color="auto"/>
                                    <w:bottom w:val="none" w:sz="0" w:space="0" w:color="auto"/>
                                    <w:right w:val="none" w:sz="0" w:space="0" w:color="auto"/>
                                  </w:divBdr>
                                </w:div>
                                <w:div w:id="1191140824">
                                  <w:marLeft w:val="640"/>
                                  <w:marRight w:val="0"/>
                                  <w:marTop w:val="0"/>
                                  <w:marBottom w:val="0"/>
                                  <w:divBdr>
                                    <w:top w:val="none" w:sz="0" w:space="0" w:color="auto"/>
                                    <w:left w:val="none" w:sz="0" w:space="0" w:color="auto"/>
                                    <w:bottom w:val="none" w:sz="0" w:space="0" w:color="auto"/>
                                    <w:right w:val="none" w:sz="0" w:space="0" w:color="auto"/>
                                  </w:divBdr>
                                </w:div>
                                <w:div w:id="1586306420">
                                  <w:marLeft w:val="640"/>
                                  <w:marRight w:val="0"/>
                                  <w:marTop w:val="0"/>
                                  <w:marBottom w:val="0"/>
                                  <w:divBdr>
                                    <w:top w:val="none" w:sz="0" w:space="0" w:color="auto"/>
                                    <w:left w:val="none" w:sz="0" w:space="0" w:color="auto"/>
                                    <w:bottom w:val="none" w:sz="0" w:space="0" w:color="auto"/>
                                    <w:right w:val="none" w:sz="0" w:space="0" w:color="auto"/>
                                  </w:divBdr>
                                </w:div>
                                <w:div w:id="237642903">
                                  <w:marLeft w:val="640"/>
                                  <w:marRight w:val="0"/>
                                  <w:marTop w:val="0"/>
                                  <w:marBottom w:val="0"/>
                                  <w:divBdr>
                                    <w:top w:val="none" w:sz="0" w:space="0" w:color="auto"/>
                                    <w:left w:val="none" w:sz="0" w:space="0" w:color="auto"/>
                                    <w:bottom w:val="none" w:sz="0" w:space="0" w:color="auto"/>
                                    <w:right w:val="none" w:sz="0" w:space="0" w:color="auto"/>
                                  </w:divBdr>
                                </w:div>
                                <w:div w:id="1208103300">
                                  <w:marLeft w:val="640"/>
                                  <w:marRight w:val="0"/>
                                  <w:marTop w:val="0"/>
                                  <w:marBottom w:val="0"/>
                                  <w:divBdr>
                                    <w:top w:val="none" w:sz="0" w:space="0" w:color="auto"/>
                                    <w:left w:val="none" w:sz="0" w:space="0" w:color="auto"/>
                                    <w:bottom w:val="none" w:sz="0" w:space="0" w:color="auto"/>
                                    <w:right w:val="none" w:sz="0" w:space="0" w:color="auto"/>
                                  </w:divBdr>
                                </w:div>
                                <w:div w:id="520557575">
                                  <w:marLeft w:val="640"/>
                                  <w:marRight w:val="0"/>
                                  <w:marTop w:val="0"/>
                                  <w:marBottom w:val="0"/>
                                  <w:divBdr>
                                    <w:top w:val="none" w:sz="0" w:space="0" w:color="auto"/>
                                    <w:left w:val="none" w:sz="0" w:space="0" w:color="auto"/>
                                    <w:bottom w:val="none" w:sz="0" w:space="0" w:color="auto"/>
                                    <w:right w:val="none" w:sz="0" w:space="0" w:color="auto"/>
                                  </w:divBdr>
                                </w:div>
                                <w:div w:id="1273784550">
                                  <w:marLeft w:val="640"/>
                                  <w:marRight w:val="0"/>
                                  <w:marTop w:val="0"/>
                                  <w:marBottom w:val="0"/>
                                  <w:divBdr>
                                    <w:top w:val="none" w:sz="0" w:space="0" w:color="auto"/>
                                    <w:left w:val="none" w:sz="0" w:space="0" w:color="auto"/>
                                    <w:bottom w:val="none" w:sz="0" w:space="0" w:color="auto"/>
                                    <w:right w:val="none" w:sz="0" w:space="0" w:color="auto"/>
                                  </w:divBdr>
                                </w:div>
                                <w:div w:id="2017682019">
                                  <w:marLeft w:val="640"/>
                                  <w:marRight w:val="0"/>
                                  <w:marTop w:val="0"/>
                                  <w:marBottom w:val="0"/>
                                  <w:divBdr>
                                    <w:top w:val="none" w:sz="0" w:space="0" w:color="auto"/>
                                    <w:left w:val="none" w:sz="0" w:space="0" w:color="auto"/>
                                    <w:bottom w:val="none" w:sz="0" w:space="0" w:color="auto"/>
                                    <w:right w:val="none" w:sz="0" w:space="0" w:color="auto"/>
                                  </w:divBdr>
                                </w:div>
                                <w:div w:id="147476373">
                                  <w:marLeft w:val="640"/>
                                  <w:marRight w:val="0"/>
                                  <w:marTop w:val="0"/>
                                  <w:marBottom w:val="0"/>
                                  <w:divBdr>
                                    <w:top w:val="none" w:sz="0" w:space="0" w:color="auto"/>
                                    <w:left w:val="none" w:sz="0" w:space="0" w:color="auto"/>
                                    <w:bottom w:val="none" w:sz="0" w:space="0" w:color="auto"/>
                                    <w:right w:val="none" w:sz="0" w:space="0" w:color="auto"/>
                                  </w:divBdr>
                                </w:div>
                                <w:div w:id="965044528">
                                  <w:marLeft w:val="640"/>
                                  <w:marRight w:val="0"/>
                                  <w:marTop w:val="0"/>
                                  <w:marBottom w:val="0"/>
                                  <w:divBdr>
                                    <w:top w:val="none" w:sz="0" w:space="0" w:color="auto"/>
                                    <w:left w:val="none" w:sz="0" w:space="0" w:color="auto"/>
                                    <w:bottom w:val="none" w:sz="0" w:space="0" w:color="auto"/>
                                    <w:right w:val="none" w:sz="0" w:space="0" w:color="auto"/>
                                  </w:divBdr>
                                </w:div>
                                <w:div w:id="1977559741">
                                  <w:marLeft w:val="640"/>
                                  <w:marRight w:val="0"/>
                                  <w:marTop w:val="0"/>
                                  <w:marBottom w:val="0"/>
                                  <w:divBdr>
                                    <w:top w:val="none" w:sz="0" w:space="0" w:color="auto"/>
                                    <w:left w:val="none" w:sz="0" w:space="0" w:color="auto"/>
                                    <w:bottom w:val="none" w:sz="0" w:space="0" w:color="auto"/>
                                    <w:right w:val="none" w:sz="0" w:space="0" w:color="auto"/>
                                  </w:divBdr>
                                </w:div>
                                <w:div w:id="440761984">
                                  <w:marLeft w:val="640"/>
                                  <w:marRight w:val="0"/>
                                  <w:marTop w:val="0"/>
                                  <w:marBottom w:val="0"/>
                                  <w:divBdr>
                                    <w:top w:val="none" w:sz="0" w:space="0" w:color="auto"/>
                                    <w:left w:val="none" w:sz="0" w:space="0" w:color="auto"/>
                                    <w:bottom w:val="none" w:sz="0" w:space="0" w:color="auto"/>
                                    <w:right w:val="none" w:sz="0" w:space="0" w:color="auto"/>
                                  </w:divBdr>
                                </w:div>
                                <w:div w:id="849177168">
                                  <w:marLeft w:val="640"/>
                                  <w:marRight w:val="0"/>
                                  <w:marTop w:val="0"/>
                                  <w:marBottom w:val="0"/>
                                  <w:divBdr>
                                    <w:top w:val="none" w:sz="0" w:space="0" w:color="auto"/>
                                    <w:left w:val="none" w:sz="0" w:space="0" w:color="auto"/>
                                    <w:bottom w:val="none" w:sz="0" w:space="0" w:color="auto"/>
                                    <w:right w:val="none" w:sz="0" w:space="0" w:color="auto"/>
                                  </w:divBdr>
                                </w:div>
                                <w:div w:id="418331994">
                                  <w:marLeft w:val="640"/>
                                  <w:marRight w:val="0"/>
                                  <w:marTop w:val="0"/>
                                  <w:marBottom w:val="0"/>
                                  <w:divBdr>
                                    <w:top w:val="none" w:sz="0" w:space="0" w:color="auto"/>
                                    <w:left w:val="none" w:sz="0" w:space="0" w:color="auto"/>
                                    <w:bottom w:val="none" w:sz="0" w:space="0" w:color="auto"/>
                                    <w:right w:val="none" w:sz="0" w:space="0" w:color="auto"/>
                                  </w:divBdr>
                                </w:div>
                                <w:div w:id="1145585674">
                                  <w:marLeft w:val="640"/>
                                  <w:marRight w:val="0"/>
                                  <w:marTop w:val="0"/>
                                  <w:marBottom w:val="0"/>
                                  <w:divBdr>
                                    <w:top w:val="none" w:sz="0" w:space="0" w:color="auto"/>
                                    <w:left w:val="none" w:sz="0" w:space="0" w:color="auto"/>
                                    <w:bottom w:val="none" w:sz="0" w:space="0" w:color="auto"/>
                                    <w:right w:val="none" w:sz="0" w:space="0" w:color="auto"/>
                                  </w:divBdr>
                                </w:div>
                                <w:div w:id="1498880126">
                                  <w:marLeft w:val="640"/>
                                  <w:marRight w:val="0"/>
                                  <w:marTop w:val="0"/>
                                  <w:marBottom w:val="0"/>
                                  <w:divBdr>
                                    <w:top w:val="none" w:sz="0" w:space="0" w:color="auto"/>
                                    <w:left w:val="none" w:sz="0" w:space="0" w:color="auto"/>
                                    <w:bottom w:val="none" w:sz="0" w:space="0" w:color="auto"/>
                                    <w:right w:val="none" w:sz="0" w:space="0" w:color="auto"/>
                                  </w:divBdr>
                                </w:div>
                                <w:div w:id="785122509">
                                  <w:marLeft w:val="640"/>
                                  <w:marRight w:val="0"/>
                                  <w:marTop w:val="0"/>
                                  <w:marBottom w:val="0"/>
                                  <w:divBdr>
                                    <w:top w:val="none" w:sz="0" w:space="0" w:color="auto"/>
                                    <w:left w:val="none" w:sz="0" w:space="0" w:color="auto"/>
                                    <w:bottom w:val="none" w:sz="0" w:space="0" w:color="auto"/>
                                    <w:right w:val="none" w:sz="0" w:space="0" w:color="auto"/>
                                  </w:divBdr>
                                </w:div>
                                <w:div w:id="1158155549">
                                  <w:marLeft w:val="640"/>
                                  <w:marRight w:val="0"/>
                                  <w:marTop w:val="0"/>
                                  <w:marBottom w:val="0"/>
                                  <w:divBdr>
                                    <w:top w:val="none" w:sz="0" w:space="0" w:color="auto"/>
                                    <w:left w:val="none" w:sz="0" w:space="0" w:color="auto"/>
                                    <w:bottom w:val="none" w:sz="0" w:space="0" w:color="auto"/>
                                    <w:right w:val="none" w:sz="0" w:space="0" w:color="auto"/>
                                  </w:divBdr>
                                </w:div>
                              </w:divsChild>
                            </w:div>
                            <w:div w:id="700788102">
                              <w:marLeft w:val="0"/>
                              <w:marRight w:val="0"/>
                              <w:marTop w:val="0"/>
                              <w:marBottom w:val="0"/>
                              <w:divBdr>
                                <w:top w:val="none" w:sz="0" w:space="0" w:color="auto"/>
                                <w:left w:val="none" w:sz="0" w:space="0" w:color="auto"/>
                                <w:bottom w:val="none" w:sz="0" w:space="0" w:color="auto"/>
                                <w:right w:val="none" w:sz="0" w:space="0" w:color="auto"/>
                              </w:divBdr>
                              <w:divsChild>
                                <w:div w:id="1762681015">
                                  <w:marLeft w:val="640"/>
                                  <w:marRight w:val="0"/>
                                  <w:marTop w:val="0"/>
                                  <w:marBottom w:val="0"/>
                                  <w:divBdr>
                                    <w:top w:val="none" w:sz="0" w:space="0" w:color="auto"/>
                                    <w:left w:val="none" w:sz="0" w:space="0" w:color="auto"/>
                                    <w:bottom w:val="none" w:sz="0" w:space="0" w:color="auto"/>
                                    <w:right w:val="none" w:sz="0" w:space="0" w:color="auto"/>
                                  </w:divBdr>
                                </w:div>
                                <w:div w:id="2143190959">
                                  <w:marLeft w:val="640"/>
                                  <w:marRight w:val="0"/>
                                  <w:marTop w:val="0"/>
                                  <w:marBottom w:val="0"/>
                                  <w:divBdr>
                                    <w:top w:val="none" w:sz="0" w:space="0" w:color="auto"/>
                                    <w:left w:val="none" w:sz="0" w:space="0" w:color="auto"/>
                                    <w:bottom w:val="none" w:sz="0" w:space="0" w:color="auto"/>
                                    <w:right w:val="none" w:sz="0" w:space="0" w:color="auto"/>
                                  </w:divBdr>
                                </w:div>
                                <w:div w:id="182599534">
                                  <w:marLeft w:val="640"/>
                                  <w:marRight w:val="0"/>
                                  <w:marTop w:val="0"/>
                                  <w:marBottom w:val="0"/>
                                  <w:divBdr>
                                    <w:top w:val="none" w:sz="0" w:space="0" w:color="auto"/>
                                    <w:left w:val="none" w:sz="0" w:space="0" w:color="auto"/>
                                    <w:bottom w:val="none" w:sz="0" w:space="0" w:color="auto"/>
                                    <w:right w:val="none" w:sz="0" w:space="0" w:color="auto"/>
                                  </w:divBdr>
                                </w:div>
                                <w:div w:id="108090445">
                                  <w:marLeft w:val="640"/>
                                  <w:marRight w:val="0"/>
                                  <w:marTop w:val="0"/>
                                  <w:marBottom w:val="0"/>
                                  <w:divBdr>
                                    <w:top w:val="none" w:sz="0" w:space="0" w:color="auto"/>
                                    <w:left w:val="none" w:sz="0" w:space="0" w:color="auto"/>
                                    <w:bottom w:val="none" w:sz="0" w:space="0" w:color="auto"/>
                                    <w:right w:val="none" w:sz="0" w:space="0" w:color="auto"/>
                                  </w:divBdr>
                                </w:div>
                                <w:div w:id="593052064">
                                  <w:marLeft w:val="640"/>
                                  <w:marRight w:val="0"/>
                                  <w:marTop w:val="0"/>
                                  <w:marBottom w:val="0"/>
                                  <w:divBdr>
                                    <w:top w:val="none" w:sz="0" w:space="0" w:color="auto"/>
                                    <w:left w:val="none" w:sz="0" w:space="0" w:color="auto"/>
                                    <w:bottom w:val="none" w:sz="0" w:space="0" w:color="auto"/>
                                    <w:right w:val="none" w:sz="0" w:space="0" w:color="auto"/>
                                  </w:divBdr>
                                </w:div>
                                <w:div w:id="663750842">
                                  <w:marLeft w:val="640"/>
                                  <w:marRight w:val="0"/>
                                  <w:marTop w:val="0"/>
                                  <w:marBottom w:val="0"/>
                                  <w:divBdr>
                                    <w:top w:val="none" w:sz="0" w:space="0" w:color="auto"/>
                                    <w:left w:val="none" w:sz="0" w:space="0" w:color="auto"/>
                                    <w:bottom w:val="none" w:sz="0" w:space="0" w:color="auto"/>
                                    <w:right w:val="none" w:sz="0" w:space="0" w:color="auto"/>
                                  </w:divBdr>
                                </w:div>
                                <w:div w:id="1127629008">
                                  <w:marLeft w:val="640"/>
                                  <w:marRight w:val="0"/>
                                  <w:marTop w:val="0"/>
                                  <w:marBottom w:val="0"/>
                                  <w:divBdr>
                                    <w:top w:val="none" w:sz="0" w:space="0" w:color="auto"/>
                                    <w:left w:val="none" w:sz="0" w:space="0" w:color="auto"/>
                                    <w:bottom w:val="none" w:sz="0" w:space="0" w:color="auto"/>
                                    <w:right w:val="none" w:sz="0" w:space="0" w:color="auto"/>
                                  </w:divBdr>
                                </w:div>
                                <w:div w:id="2087991039">
                                  <w:marLeft w:val="640"/>
                                  <w:marRight w:val="0"/>
                                  <w:marTop w:val="0"/>
                                  <w:marBottom w:val="0"/>
                                  <w:divBdr>
                                    <w:top w:val="none" w:sz="0" w:space="0" w:color="auto"/>
                                    <w:left w:val="none" w:sz="0" w:space="0" w:color="auto"/>
                                    <w:bottom w:val="none" w:sz="0" w:space="0" w:color="auto"/>
                                    <w:right w:val="none" w:sz="0" w:space="0" w:color="auto"/>
                                  </w:divBdr>
                                </w:div>
                                <w:div w:id="1546138729">
                                  <w:marLeft w:val="640"/>
                                  <w:marRight w:val="0"/>
                                  <w:marTop w:val="0"/>
                                  <w:marBottom w:val="0"/>
                                  <w:divBdr>
                                    <w:top w:val="none" w:sz="0" w:space="0" w:color="auto"/>
                                    <w:left w:val="none" w:sz="0" w:space="0" w:color="auto"/>
                                    <w:bottom w:val="none" w:sz="0" w:space="0" w:color="auto"/>
                                    <w:right w:val="none" w:sz="0" w:space="0" w:color="auto"/>
                                  </w:divBdr>
                                </w:div>
                                <w:div w:id="821042627">
                                  <w:marLeft w:val="640"/>
                                  <w:marRight w:val="0"/>
                                  <w:marTop w:val="0"/>
                                  <w:marBottom w:val="0"/>
                                  <w:divBdr>
                                    <w:top w:val="none" w:sz="0" w:space="0" w:color="auto"/>
                                    <w:left w:val="none" w:sz="0" w:space="0" w:color="auto"/>
                                    <w:bottom w:val="none" w:sz="0" w:space="0" w:color="auto"/>
                                    <w:right w:val="none" w:sz="0" w:space="0" w:color="auto"/>
                                  </w:divBdr>
                                </w:div>
                                <w:div w:id="1454325477">
                                  <w:marLeft w:val="640"/>
                                  <w:marRight w:val="0"/>
                                  <w:marTop w:val="0"/>
                                  <w:marBottom w:val="0"/>
                                  <w:divBdr>
                                    <w:top w:val="none" w:sz="0" w:space="0" w:color="auto"/>
                                    <w:left w:val="none" w:sz="0" w:space="0" w:color="auto"/>
                                    <w:bottom w:val="none" w:sz="0" w:space="0" w:color="auto"/>
                                    <w:right w:val="none" w:sz="0" w:space="0" w:color="auto"/>
                                  </w:divBdr>
                                </w:div>
                                <w:div w:id="1902250585">
                                  <w:marLeft w:val="640"/>
                                  <w:marRight w:val="0"/>
                                  <w:marTop w:val="0"/>
                                  <w:marBottom w:val="0"/>
                                  <w:divBdr>
                                    <w:top w:val="none" w:sz="0" w:space="0" w:color="auto"/>
                                    <w:left w:val="none" w:sz="0" w:space="0" w:color="auto"/>
                                    <w:bottom w:val="none" w:sz="0" w:space="0" w:color="auto"/>
                                    <w:right w:val="none" w:sz="0" w:space="0" w:color="auto"/>
                                  </w:divBdr>
                                </w:div>
                                <w:div w:id="36245221">
                                  <w:marLeft w:val="640"/>
                                  <w:marRight w:val="0"/>
                                  <w:marTop w:val="0"/>
                                  <w:marBottom w:val="0"/>
                                  <w:divBdr>
                                    <w:top w:val="none" w:sz="0" w:space="0" w:color="auto"/>
                                    <w:left w:val="none" w:sz="0" w:space="0" w:color="auto"/>
                                    <w:bottom w:val="none" w:sz="0" w:space="0" w:color="auto"/>
                                    <w:right w:val="none" w:sz="0" w:space="0" w:color="auto"/>
                                  </w:divBdr>
                                </w:div>
                                <w:div w:id="1917129598">
                                  <w:marLeft w:val="640"/>
                                  <w:marRight w:val="0"/>
                                  <w:marTop w:val="0"/>
                                  <w:marBottom w:val="0"/>
                                  <w:divBdr>
                                    <w:top w:val="none" w:sz="0" w:space="0" w:color="auto"/>
                                    <w:left w:val="none" w:sz="0" w:space="0" w:color="auto"/>
                                    <w:bottom w:val="none" w:sz="0" w:space="0" w:color="auto"/>
                                    <w:right w:val="none" w:sz="0" w:space="0" w:color="auto"/>
                                  </w:divBdr>
                                </w:div>
                                <w:div w:id="1389180724">
                                  <w:marLeft w:val="640"/>
                                  <w:marRight w:val="0"/>
                                  <w:marTop w:val="0"/>
                                  <w:marBottom w:val="0"/>
                                  <w:divBdr>
                                    <w:top w:val="none" w:sz="0" w:space="0" w:color="auto"/>
                                    <w:left w:val="none" w:sz="0" w:space="0" w:color="auto"/>
                                    <w:bottom w:val="none" w:sz="0" w:space="0" w:color="auto"/>
                                    <w:right w:val="none" w:sz="0" w:space="0" w:color="auto"/>
                                  </w:divBdr>
                                </w:div>
                                <w:div w:id="1526674949">
                                  <w:marLeft w:val="640"/>
                                  <w:marRight w:val="0"/>
                                  <w:marTop w:val="0"/>
                                  <w:marBottom w:val="0"/>
                                  <w:divBdr>
                                    <w:top w:val="none" w:sz="0" w:space="0" w:color="auto"/>
                                    <w:left w:val="none" w:sz="0" w:space="0" w:color="auto"/>
                                    <w:bottom w:val="none" w:sz="0" w:space="0" w:color="auto"/>
                                    <w:right w:val="none" w:sz="0" w:space="0" w:color="auto"/>
                                  </w:divBdr>
                                </w:div>
                                <w:div w:id="1746688503">
                                  <w:marLeft w:val="640"/>
                                  <w:marRight w:val="0"/>
                                  <w:marTop w:val="0"/>
                                  <w:marBottom w:val="0"/>
                                  <w:divBdr>
                                    <w:top w:val="none" w:sz="0" w:space="0" w:color="auto"/>
                                    <w:left w:val="none" w:sz="0" w:space="0" w:color="auto"/>
                                    <w:bottom w:val="none" w:sz="0" w:space="0" w:color="auto"/>
                                    <w:right w:val="none" w:sz="0" w:space="0" w:color="auto"/>
                                  </w:divBdr>
                                </w:div>
                                <w:div w:id="1968194416">
                                  <w:marLeft w:val="640"/>
                                  <w:marRight w:val="0"/>
                                  <w:marTop w:val="0"/>
                                  <w:marBottom w:val="0"/>
                                  <w:divBdr>
                                    <w:top w:val="none" w:sz="0" w:space="0" w:color="auto"/>
                                    <w:left w:val="none" w:sz="0" w:space="0" w:color="auto"/>
                                    <w:bottom w:val="none" w:sz="0" w:space="0" w:color="auto"/>
                                    <w:right w:val="none" w:sz="0" w:space="0" w:color="auto"/>
                                  </w:divBdr>
                                </w:div>
                                <w:div w:id="900795097">
                                  <w:marLeft w:val="640"/>
                                  <w:marRight w:val="0"/>
                                  <w:marTop w:val="0"/>
                                  <w:marBottom w:val="0"/>
                                  <w:divBdr>
                                    <w:top w:val="none" w:sz="0" w:space="0" w:color="auto"/>
                                    <w:left w:val="none" w:sz="0" w:space="0" w:color="auto"/>
                                    <w:bottom w:val="none" w:sz="0" w:space="0" w:color="auto"/>
                                    <w:right w:val="none" w:sz="0" w:space="0" w:color="auto"/>
                                  </w:divBdr>
                                </w:div>
                                <w:div w:id="639961912">
                                  <w:marLeft w:val="640"/>
                                  <w:marRight w:val="0"/>
                                  <w:marTop w:val="0"/>
                                  <w:marBottom w:val="0"/>
                                  <w:divBdr>
                                    <w:top w:val="none" w:sz="0" w:space="0" w:color="auto"/>
                                    <w:left w:val="none" w:sz="0" w:space="0" w:color="auto"/>
                                    <w:bottom w:val="none" w:sz="0" w:space="0" w:color="auto"/>
                                    <w:right w:val="none" w:sz="0" w:space="0" w:color="auto"/>
                                  </w:divBdr>
                                </w:div>
                                <w:div w:id="1562670331">
                                  <w:marLeft w:val="640"/>
                                  <w:marRight w:val="0"/>
                                  <w:marTop w:val="0"/>
                                  <w:marBottom w:val="0"/>
                                  <w:divBdr>
                                    <w:top w:val="none" w:sz="0" w:space="0" w:color="auto"/>
                                    <w:left w:val="none" w:sz="0" w:space="0" w:color="auto"/>
                                    <w:bottom w:val="none" w:sz="0" w:space="0" w:color="auto"/>
                                    <w:right w:val="none" w:sz="0" w:space="0" w:color="auto"/>
                                  </w:divBdr>
                                </w:div>
                                <w:div w:id="1571886700">
                                  <w:marLeft w:val="640"/>
                                  <w:marRight w:val="0"/>
                                  <w:marTop w:val="0"/>
                                  <w:marBottom w:val="0"/>
                                  <w:divBdr>
                                    <w:top w:val="none" w:sz="0" w:space="0" w:color="auto"/>
                                    <w:left w:val="none" w:sz="0" w:space="0" w:color="auto"/>
                                    <w:bottom w:val="none" w:sz="0" w:space="0" w:color="auto"/>
                                    <w:right w:val="none" w:sz="0" w:space="0" w:color="auto"/>
                                  </w:divBdr>
                                </w:div>
                                <w:div w:id="945115778">
                                  <w:marLeft w:val="640"/>
                                  <w:marRight w:val="0"/>
                                  <w:marTop w:val="0"/>
                                  <w:marBottom w:val="0"/>
                                  <w:divBdr>
                                    <w:top w:val="none" w:sz="0" w:space="0" w:color="auto"/>
                                    <w:left w:val="none" w:sz="0" w:space="0" w:color="auto"/>
                                    <w:bottom w:val="none" w:sz="0" w:space="0" w:color="auto"/>
                                    <w:right w:val="none" w:sz="0" w:space="0" w:color="auto"/>
                                  </w:divBdr>
                                </w:div>
                                <w:div w:id="1548953679">
                                  <w:marLeft w:val="640"/>
                                  <w:marRight w:val="0"/>
                                  <w:marTop w:val="0"/>
                                  <w:marBottom w:val="0"/>
                                  <w:divBdr>
                                    <w:top w:val="none" w:sz="0" w:space="0" w:color="auto"/>
                                    <w:left w:val="none" w:sz="0" w:space="0" w:color="auto"/>
                                    <w:bottom w:val="none" w:sz="0" w:space="0" w:color="auto"/>
                                    <w:right w:val="none" w:sz="0" w:space="0" w:color="auto"/>
                                  </w:divBdr>
                                </w:div>
                                <w:div w:id="1872570412">
                                  <w:marLeft w:val="640"/>
                                  <w:marRight w:val="0"/>
                                  <w:marTop w:val="0"/>
                                  <w:marBottom w:val="0"/>
                                  <w:divBdr>
                                    <w:top w:val="none" w:sz="0" w:space="0" w:color="auto"/>
                                    <w:left w:val="none" w:sz="0" w:space="0" w:color="auto"/>
                                    <w:bottom w:val="none" w:sz="0" w:space="0" w:color="auto"/>
                                    <w:right w:val="none" w:sz="0" w:space="0" w:color="auto"/>
                                  </w:divBdr>
                                </w:div>
                                <w:div w:id="763458873">
                                  <w:marLeft w:val="640"/>
                                  <w:marRight w:val="0"/>
                                  <w:marTop w:val="0"/>
                                  <w:marBottom w:val="0"/>
                                  <w:divBdr>
                                    <w:top w:val="none" w:sz="0" w:space="0" w:color="auto"/>
                                    <w:left w:val="none" w:sz="0" w:space="0" w:color="auto"/>
                                    <w:bottom w:val="none" w:sz="0" w:space="0" w:color="auto"/>
                                    <w:right w:val="none" w:sz="0" w:space="0" w:color="auto"/>
                                  </w:divBdr>
                                </w:div>
                                <w:div w:id="950890958">
                                  <w:marLeft w:val="640"/>
                                  <w:marRight w:val="0"/>
                                  <w:marTop w:val="0"/>
                                  <w:marBottom w:val="0"/>
                                  <w:divBdr>
                                    <w:top w:val="none" w:sz="0" w:space="0" w:color="auto"/>
                                    <w:left w:val="none" w:sz="0" w:space="0" w:color="auto"/>
                                    <w:bottom w:val="none" w:sz="0" w:space="0" w:color="auto"/>
                                    <w:right w:val="none" w:sz="0" w:space="0" w:color="auto"/>
                                  </w:divBdr>
                                </w:div>
                                <w:div w:id="383942165">
                                  <w:marLeft w:val="640"/>
                                  <w:marRight w:val="0"/>
                                  <w:marTop w:val="0"/>
                                  <w:marBottom w:val="0"/>
                                  <w:divBdr>
                                    <w:top w:val="none" w:sz="0" w:space="0" w:color="auto"/>
                                    <w:left w:val="none" w:sz="0" w:space="0" w:color="auto"/>
                                    <w:bottom w:val="none" w:sz="0" w:space="0" w:color="auto"/>
                                    <w:right w:val="none" w:sz="0" w:space="0" w:color="auto"/>
                                  </w:divBdr>
                                </w:div>
                                <w:div w:id="257057708">
                                  <w:marLeft w:val="640"/>
                                  <w:marRight w:val="0"/>
                                  <w:marTop w:val="0"/>
                                  <w:marBottom w:val="0"/>
                                  <w:divBdr>
                                    <w:top w:val="none" w:sz="0" w:space="0" w:color="auto"/>
                                    <w:left w:val="none" w:sz="0" w:space="0" w:color="auto"/>
                                    <w:bottom w:val="none" w:sz="0" w:space="0" w:color="auto"/>
                                    <w:right w:val="none" w:sz="0" w:space="0" w:color="auto"/>
                                  </w:divBdr>
                                </w:div>
                                <w:div w:id="1359507729">
                                  <w:marLeft w:val="640"/>
                                  <w:marRight w:val="0"/>
                                  <w:marTop w:val="0"/>
                                  <w:marBottom w:val="0"/>
                                  <w:divBdr>
                                    <w:top w:val="none" w:sz="0" w:space="0" w:color="auto"/>
                                    <w:left w:val="none" w:sz="0" w:space="0" w:color="auto"/>
                                    <w:bottom w:val="none" w:sz="0" w:space="0" w:color="auto"/>
                                    <w:right w:val="none" w:sz="0" w:space="0" w:color="auto"/>
                                  </w:divBdr>
                                </w:div>
                                <w:div w:id="837883894">
                                  <w:marLeft w:val="640"/>
                                  <w:marRight w:val="0"/>
                                  <w:marTop w:val="0"/>
                                  <w:marBottom w:val="0"/>
                                  <w:divBdr>
                                    <w:top w:val="none" w:sz="0" w:space="0" w:color="auto"/>
                                    <w:left w:val="none" w:sz="0" w:space="0" w:color="auto"/>
                                    <w:bottom w:val="none" w:sz="0" w:space="0" w:color="auto"/>
                                    <w:right w:val="none" w:sz="0" w:space="0" w:color="auto"/>
                                  </w:divBdr>
                                </w:div>
                                <w:div w:id="993526395">
                                  <w:marLeft w:val="640"/>
                                  <w:marRight w:val="0"/>
                                  <w:marTop w:val="0"/>
                                  <w:marBottom w:val="0"/>
                                  <w:divBdr>
                                    <w:top w:val="none" w:sz="0" w:space="0" w:color="auto"/>
                                    <w:left w:val="none" w:sz="0" w:space="0" w:color="auto"/>
                                    <w:bottom w:val="none" w:sz="0" w:space="0" w:color="auto"/>
                                    <w:right w:val="none" w:sz="0" w:space="0" w:color="auto"/>
                                  </w:divBdr>
                                </w:div>
                                <w:div w:id="1056077963">
                                  <w:marLeft w:val="640"/>
                                  <w:marRight w:val="0"/>
                                  <w:marTop w:val="0"/>
                                  <w:marBottom w:val="0"/>
                                  <w:divBdr>
                                    <w:top w:val="none" w:sz="0" w:space="0" w:color="auto"/>
                                    <w:left w:val="none" w:sz="0" w:space="0" w:color="auto"/>
                                    <w:bottom w:val="none" w:sz="0" w:space="0" w:color="auto"/>
                                    <w:right w:val="none" w:sz="0" w:space="0" w:color="auto"/>
                                  </w:divBdr>
                                </w:div>
                                <w:div w:id="240717663">
                                  <w:marLeft w:val="640"/>
                                  <w:marRight w:val="0"/>
                                  <w:marTop w:val="0"/>
                                  <w:marBottom w:val="0"/>
                                  <w:divBdr>
                                    <w:top w:val="none" w:sz="0" w:space="0" w:color="auto"/>
                                    <w:left w:val="none" w:sz="0" w:space="0" w:color="auto"/>
                                    <w:bottom w:val="none" w:sz="0" w:space="0" w:color="auto"/>
                                    <w:right w:val="none" w:sz="0" w:space="0" w:color="auto"/>
                                  </w:divBdr>
                                </w:div>
                                <w:div w:id="1280453614">
                                  <w:marLeft w:val="640"/>
                                  <w:marRight w:val="0"/>
                                  <w:marTop w:val="0"/>
                                  <w:marBottom w:val="0"/>
                                  <w:divBdr>
                                    <w:top w:val="none" w:sz="0" w:space="0" w:color="auto"/>
                                    <w:left w:val="none" w:sz="0" w:space="0" w:color="auto"/>
                                    <w:bottom w:val="none" w:sz="0" w:space="0" w:color="auto"/>
                                    <w:right w:val="none" w:sz="0" w:space="0" w:color="auto"/>
                                  </w:divBdr>
                                </w:div>
                                <w:div w:id="1590580780">
                                  <w:marLeft w:val="640"/>
                                  <w:marRight w:val="0"/>
                                  <w:marTop w:val="0"/>
                                  <w:marBottom w:val="0"/>
                                  <w:divBdr>
                                    <w:top w:val="none" w:sz="0" w:space="0" w:color="auto"/>
                                    <w:left w:val="none" w:sz="0" w:space="0" w:color="auto"/>
                                    <w:bottom w:val="none" w:sz="0" w:space="0" w:color="auto"/>
                                    <w:right w:val="none" w:sz="0" w:space="0" w:color="auto"/>
                                  </w:divBdr>
                                </w:div>
                                <w:div w:id="54397802">
                                  <w:marLeft w:val="640"/>
                                  <w:marRight w:val="0"/>
                                  <w:marTop w:val="0"/>
                                  <w:marBottom w:val="0"/>
                                  <w:divBdr>
                                    <w:top w:val="none" w:sz="0" w:space="0" w:color="auto"/>
                                    <w:left w:val="none" w:sz="0" w:space="0" w:color="auto"/>
                                    <w:bottom w:val="none" w:sz="0" w:space="0" w:color="auto"/>
                                    <w:right w:val="none" w:sz="0" w:space="0" w:color="auto"/>
                                  </w:divBdr>
                                </w:div>
                                <w:div w:id="1739666057">
                                  <w:marLeft w:val="640"/>
                                  <w:marRight w:val="0"/>
                                  <w:marTop w:val="0"/>
                                  <w:marBottom w:val="0"/>
                                  <w:divBdr>
                                    <w:top w:val="none" w:sz="0" w:space="0" w:color="auto"/>
                                    <w:left w:val="none" w:sz="0" w:space="0" w:color="auto"/>
                                    <w:bottom w:val="none" w:sz="0" w:space="0" w:color="auto"/>
                                    <w:right w:val="none" w:sz="0" w:space="0" w:color="auto"/>
                                  </w:divBdr>
                                </w:div>
                                <w:div w:id="1531257509">
                                  <w:marLeft w:val="640"/>
                                  <w:marRight w:val="0"/>
                                  <w:marTop w:val="0"/>
                                  <w:marBottom w:val="0"/>
                                  <w:divBdr>
                                    <w:top w:val="none" w:sz="0" w:space="0" w:color="auto"/>
                                    <w:left w:val="none" w:sz="0" w:space="0" w:color="auto"/>
                                    <w:bottom w:val="none" w:sz="0" w:space="0" w:color="auto"/>
                                    <w:right w:val="none" w:sz="0" w:space="0" w:color="auto"/>
                                  </w:divBdr>
                                </w:div>
                                <w:div w:id="883448989">
                                  <w:marLeft w:val="640"/>
                                  <w:marRight w:val="0"/>
                                  <w:marTop w:val="0"/>
                                  <w:marBottom w:val="0"/>
                                  <w:divBdr>
                                    <w:top w:val="none" w:sz="0" w:space="0" w:color="auto"/>
                                    <w:left w:val="none" w:sz="0" w:space="0" w:color="auto"/>
                                    <w:bottom w:val="none" w:sz="0" w:space="0" w:color="auto"/>
                                    <w:right w:val="none" w:sz="0" w:space="0" w:color="auto"/>
                                  </w:divBdr>
                                </w:div>
                                <w:div w:id="227424320">
                                  <w:marLeft w:val="640"/>
                                  <w:marRight w:val="0"/>
                                  <w:marTop w:val="0"/>
                                  <w:marBottom w:val="0"/>
                                  <w:divBdr>
                                    <w:top w:val="none" w:sz="0" w:space="0" w:color="auto"/>
                                    <w:left w:val="none" w:sz="0" w:space="0" w:color="auto"/>
                                    <w:bottom w:val="none" w:sz="0" w:space="0" w:color="auto"/>
                                    <w:right w:val="none" w:sz="0" w:space="0" w:color="auto"/>
                                  </w:divBdr>
                                </w:div>
                                <w:div w:id="212036759">
                                  <w:marLeft w:val="640"/>
                                  <w:marRight w:val="0"/>
                                  <w:marTop w:val="0"/>
                                  <w:marBottom w:val="0"/>
                                  <w:divBdr>
                                    <w:top w:val="none" w:sz="0" w:space="0" w:color="auto"/>
                                    <w:left w:val="none" w:sz="0" w:space="0" w:color="auto"/>
                                    <w:bottom w:val="none" w:sz="0" w:space="0" w:color="auto"/>
                                    <w:right w:val="none" w:sz="0" w:space="0" w:color="auto"/>
                                  </w:divBdr>
                                </w:div>
                                <w:div w:id="406803634">
                                  <w:marLeft w:val="640"/>
                                  <w:marRight w:val="0"/>
                                  <w:marTop w:val="0"/>
                                  <w:marBottom w:val="0"/>
                                  <w:divBdr>
                                    <w:top w:val="none" w:sz="0" w:space="0" w:color="auto"/>
                                    <w:left w:val="none" w:sz="0" w:space="0" w:color="auto"/>
                                    <w:bottom w:val="none" w:sz="0" w:space="0" w:color="auto"/>
                                    <w:right w:val="none" w:sz="0" w:space="0" w:color="auto"/>
                                  </w:divBdr>
                                </w:div>
                                <w:div w:id="1169833953">
                                  <w:marLeft w:val="640"/>
                                  <w:marRight w:val="0"/>
                                  <w:marTop w:val="0"/>
                                  <w:marBottom w:val="0"/>
                                  <w:divBdr>
                                    <w:top w:val="none" w:sz="0" w:space="0" w:color="auto"/>
                                    <w:left w:val="none" w:sz="0" w:space="0" w:color="auto"/>
                                    <w:bottom w:val="none" w:sz="0" w:space="0" w:color="auto"/>
                                    <w:right w:val="none" w:sz="0" w:space="0" w:color="auto"/>
                                  </w:divBdr>
                                </w:div>
                                <w:div w:id="797845161">
                                  <w:marLeft w:val="640"/>
                                  <w:marRight w:val="0"/>
                                  <w:marTop w:val="0"/>
                                  <w:marBottom w:val="0"/>
                                  <w:divBdr>
                                    <w:top w:val="none" w:sz="0" w:space="0" w:color="auto"/>
                                    <w:left w:val="none" w:sz="0" w:space="0" w:color="auto"/>
                                    <w:bottom w:val="none" w:sz="0" w:space="0" w:color="auto"/>
                                    <w:right w:val="none" w:sz="0" w:space="0" w:color="auto"/>
                                  </w:divBdr>
                                </w:div>
                                <w:div w:id="673533082">
                                  <w:marLeft w:val="640"/>
                                  <w:marRight w:val="0"/>
                                  <w:marTop w:val="0"/>
                                  <w:marBottom w:val="0"/>
                                  <w:divBdr>
                                    <w:top w:val="none" w:sz="0" w:space="0" w:color="auto"/>
                                    <w:left w:val="none" w:sz="0" w:space="0" w:color="auto"/>
                                    <w:bottom w:val="none" w:sz="0" w:space="0" w:color="auto"/>
                                    <w:right w:val="none" w:sz="0" w:space="0" w:color="auto"/>
                                  </w:divBdr>
                                </w:div>
                                <w:div w:id="1503277907">
                                  <w:marLeft w:val="640"/>
                                  <w:marRight w:val="0"/>
                                  <w:marTop w:val="0"/>
                                  <w:marBottom w:val="0"/>
                                  <w:divBdr>
                                    <w:top w:val="none" w:sz="0" w:space="0" w:color="auto"/>
                                    <w:left w:val="none" w:sz="0" w:space="0" w:color="auto"/>
                                    <w:bottom w:val="none" w:sz="0" w:space="0" w:color="auto"/>
                                    <w:right w:val="none" w:sz="0" w:space="0" w:color="auto"/>
                                  </w:divBdr>
                                </w:div>
                                <w:div w:id="216628282">
                                  <w:marLeft w:val="640"/>
                                  <w:marRight w:val="0"/>
                                  <w:marTop w:val="0"/>
                                  <w:marBottom w:val="0"/>
                                  <w:divBdr>
                                    <w:top w:val="none" w:sz="0" w:space="0" w:color="auto"/>
                                    <w:left w:val="none" w:sz="0" w:space="0" w:color="auto"/>
                                    <w:bottom w:val="none" w:sz="0" w:space="0" w:color="auto"/>
                                    <w:right w:val="none" w:sz="0" w:space="0" w:color="auto"/>
                                  </w:divBdr>
                                </w:div>
                                <w:div w:id="1972512366">
                                  <w:marLeft w:val="640"/>
                                  <w:marRight w:val="0"/>
                                  <w:marTop w:val="0"/>
                                  <w:marBottom w:val="0"/>
                                  <w:divBdr>
                                    <w:top w:val="none" w:sz="0" w:space="0" w:color="auto"/>
                                    <w:left w:val="none" w:sz="0" w:space="0" w:color="auto"/>
                                    <w:bottom w:val="none" w:sz="0" w:space="0" w:color="auto"/>
                                    <w:right w:val="none" w:sz="0" w:space="0" w:color="auto"/>
                                  </w:divBdr>
                                </w:div>
                                <w:div w:id="1597668302">
                                  <w:marLeft w:val="640"/>
                                  <w:marRight w:val="0"/>
                                  <w:marTop w:val="0"/>
                                  <w:marBottom w:val="0"/>
                                  <w:divBdr>
                                    <w:top w:val="none" w:sz="0" w:space="0" w:color="auto"/>
                                    <w:left w:val="none" w:sz="0" w:space="0" w:color="auto"/>
                                    <w:bottom w:val="none" w:sz="0" w:space="0" w:color="auto"/>
                                    <w:right w:val="none" w:sz="0" w:space="0" w:color="auto"/>
                                  </w:divBdr>
                                </w:div>
                                <w:div w:id="1201747034">
                                  <w:marLeft w:val="640"/>
                                  <w:marRight w:val="0"/>
                                  <w:marTop w:val="0"/>
                                  <w:marBottom w:val="0"/>
                                  <w:divBdr>
                                    <w:top w:val="none" w:sz="0" w:space="0" w:color="auto"/>
                                    <w:left w:val="none" w:sz="0" w:space="0" w:color="auto"/>
                                    <w:bottom w:val="none" w:sz="0" w:space="0" w:color="auto"/>
                                    <w:right w:val="none" w:sz="0" w:space="0" w:color="auto"/>
                                  </w:divBdr>
                                </w:div>
                                <w:div w:id="1895123451">
                                  <w:marLeft w:val="640"/>
                                  <w:marRight w:val="0"/>
                                  <w:marTop w:val="0"/>
                                  <w:marBottom w:val="0"/>
                                  <w:divBdr>
                                    <w:top w:val="none" w:sz="0" w:space="0" w:color="auto"/>
                                    <w:left w:val="none" w:sz="0" w:space="0" w:color="auto"/>
                                    <w:bottom w:val="none" w:sz="0" w:space="0" w:color="auto"/>
                                    <w:right w:val="none" w:sz="0" w:space="0" w:color="auto"/>
                                  </w:divBdr>
                                </w:div>
                                <w:div w:id="1317492134">
                                  <w:marLeft w:val="640"/>
                                  <w:marRight w:val="0"/>
                                  <w:marTop w:val="0"/>
                                  <w:marBottom w:val="0"/>
                                  <w:divBdr>
                                    <w:top w:val="none" w:sz="0" w:space="0" w:color="auto"/>
                                    <w:left w:val="none" w:sz="0" w:space="0" w:color="auto"/>
                                    <w:bottom w:val="none" w:sz="0" w:space="0" w:color="auto"/>
                                    <w:right w:val="none" w:sz="0" w:space="0" w:color="auto"/>
                                  </w:divBdr>
                                </w:div>
                                <w:div w:id="1718043774">
                                  <w:marLeft w:val="640"/>
                                  <w:marRight w:val="0"/>
                                  <w:marTop w:val="0"/>
                                  <w:marBottom w:val="0"/>
                                  <w:divBdr>
                                    <w:top w:val="none" w:sz="0" w:space="0" w:color="auto"/>
                                    <w:left w:val="none" w:sz="0" w:space="0" w:color="auto"/>
                                    <w:bottom w:val="none" w:sz="0" w:space="0" w:color="auto"/>
                                    <w:right w:val="none" w:sz="0" w:space="0" w:color="auto"/>
                                  </w:divBdr>
                                </w:div>
                                <w:div w:id="576020201">
                                  <w:marLeft w:val="640"/>
                                  <w:marRight w:val="0"/>
                                  <w:marTop w:val="0"/>
                                  <w:marBottom w:val="0"/>
                                  <w:divBdr>
                                    <w:top w:val="none" w:sz="0" w:space="0" w:color="auto"/>
                                    <w:left w:val="none" w:sz="0" w:space="0" w:color="auto"/>
                                    <w:bottom w:val="none" w:sz="0" w:space="0" w:color="auto"/>
                                    <w:right w:val="none" w:sz="0" w:space="0" w:color="auto"/>
                                  </w:divBdr>
                                </w:div>
                                <w:div w:id="753481054">
                                  <w:marLeft w:val="640"/>
                                  <w:marRight w:val="0"/>
                                  <w:marTop w:val="0"/>
                                  <w:marBottom w:val="0"/>
                                  <w:divBdr>
                                    <w:top w:val="none" w:sz="0" w:space="0" w:color="auto"/>
                                    <w:left w:val="none" w:sz="0" w:space="0" w:color="auto"/>
                                    <w:bottom w:val="none" w:sz="0" w:space="0" w:color="auto"/>
                                    <w:right w:val="none" w:sz="0" w:space="0" w:color="auto"/>
                                  </w:divBdr>
                                </w:div>
                                <w:div w:id="2079084897">
                                  <w:marLeft w:val="640"/>
                                  <w:marRight w:val="0"/>
                                  <w:marTop w:val="0"/>
                                  <w:marBottom w:val="0"/>
                                  <w:divBdr>
                                    <w:top w:val="none" w:sz="0" w:space="0" w:color="auto"/>
                                    <w:left w:val="none" w:sz="0" w:space="0" w:color="auto"/>
                                    <w:bottom w:val="none" w:sz="0" w:space="0" w:color="auto"/>
                                    <w:right w:val="none" w:sz="0" w:space="0" w:color="auto"/>
                                  </w:divBdr>
                                </w:div>
                                <w:div w:id="443965312">
                                  <w:marLeft w:val="640"/>
                                  <w:marRight w:val="0"/>
                                  <w:marTop w:val="0"/>
                                  <w:marBottom w:val="0"/>
                                  <w:divBdr>
                                    <w:top w:val="none" w:sz="0" w:space="0" w:color="auto"/>
                                    <w:left w:val="none" w:sz="0" w:space="0" w:color="auto"/>
                                    <w:bottom w:val="none" w:sz="0" w:space="0" w:color="auto"/>
                                    <w:right w:val="none" w:sz="0" w:space="0" w:color="auto"/>
                                  </w:divBdr>
                                </w:div>
                                <w:div w:id="1525559561">
                                  <w:marLeft w:val="640"/>
                                  <w:marRight w:val="0"/>
                                  <w:marTop w:val="0"/>
                                  <w:marBottom w:val="0"/>
                                  <w:divBdr>
                                    <w:top w:val="none" w:sz="0" w:space="0" w:color="auto"/>
                                    <w:left w:val="none" w:sz="0" w:space="0" w:color="auto"/>
                                    <w:bottom w:val="none" w:sz="0" w:space="0" w:color="auto"/>
                                    <w:right w:val="none" w:sz="0" w:space="0" w:color="auto"/>
                                  </w:divBdr>
                                </w:div>
                              </w:divsChild>
                            </w:div>
                            <w:div w:id="481391873">
                              <w:marLeft w:val="0"/>
                              <w:marRight w:val="0"/>
                              <w:marTop w:val="0"/>
                              <w:marBottom w:val="0"/>
                              <w:divBdr>
                                <w:top w:val="none" w:sz="0" w:space="0" w:color="auto"/>
                                <w:left w:val="none" w:sz="0" w:space="0" w:color="auto"/>
                                <w:bottom w:val="none" w:sz="0" w:space="0" w:color="auto"/>
                                <w:right w:val="none" w:sz="0" w:space="0" w:color="auto"/>
                              </w:divBdr>
                              <w:divsChild>
                                <w:div w:id="1394542254">
                                  <w:marLeft w:val="640"/>
                                  <w:marRight w:val="0"/>
                                  <w:marTop w:val="0"/>
                                  <w:marBottom w:val="0"/>
                                  <w:divBdr>
                                    <w:top w:val="none" w:sz="0" w:space="0" w:color="auto"/>
                                    <w:left w:val="none" w:sz="0" w:space="0" w:color="auto"/>
                                    <w:bottom w:val="none" w:sz="0" w:space="0" w:color="auto"/>
                                    <w:right w:val="none" w:sz="0" w:space="0" w:color="auto"/>
                                  </w:divBdr>
                                </w:div>
                                <w:div w:id="1294602538">
                                  <w:marLeft w:val="640"/>
                                  <w:marRight w:val="0"/>
                                  <w:marTop w:val="0"/>
                                  <w:marBottom w:val="0"/>
                                  <w:divBdr>
                                    <w:top w:val="none" w:sz="0" w:space="0" w:color="auto"/>
                                    <w:left w:val="none" w:sz="0" w:space="0" w:color="auto"/>
                                    <w:bottom w:val="none" w:sz="0" w:space="0" w:color="auto"/>
                                    <w:right w:val="none" w:sz="0" w:space="0" w:color="auto"/>
                                  </w:divBdr>
                                </w:div>
                                <w:div w:id="141626844">
                                  <w:marLeft w:val="640"/>
                                  <w:marRight w:val="0"/>
                                  <w:marTop w:val="0"/>
                                  <w:marBottom w:val="0"/>
                                  <w:divBdr>
                                    <w:top w:val="none" w:sz="0" w:space="0" w:color="auto"/>
                                    <w:left w:val="none" w:sz="0" w:space="0" w:color="auto"/>
                                    <w:bottom w:val="none" w:sz="0" w:space="0" w:color="auto"/>
                                    <w:right w:val="none" w:sz="0" w:space="0" w:color="auto"/>
                                  </w:divBdr>
                                </w:div>
                                <w:div w:id="764888843">
                                  <w:marLeft w:val="640"/>
                                  <w:marRight w:val="0"/>
                                  <w:marTop w:val="0"/>
                                  <w:marBottom w:val="0"/>
                                  <w:divBdr>
                                    <w:top w:val="none" w:sz="0" w:space="0" w:color="auto"/>
                                    <w:left w:val="none" w:sz="0" w:space="0" w:color="auto"/>
                                    <w:bottom w:val="none" w:sz="0" w:space="0" w:color="auto"/>
                                    <w:right w:val="none" w:sz="0" w:space="0" w:color="auto"/>
                                  </w:divBdr>
                                </w:div>
                                <w:div w:id="217398846">
                                  <w:marLeft w:val="640"/>
                                  <w:marRight w:val="0"/>
                                  <w:marTop w:val="0"/>
                                  <w:marBottom w:val="0"/>
                                  <w:divBdr>
                                    <w:top w:val="none" w:sz="0" w:space="0" w:color="auto"/>
                                    <w:left w:val="none" w:sz="0" w:space="0" w:color="auto"/>
                                    <w:bottom w:val="none" w:sz="0" w:space="0" w:color="auto"/>
                                    <w:right w:val="none" w:sz="0" w:space="0" w:color="auto"/>
                                  </w:divBdr>
                                </w:div>
                                <w:div w:id="2031713870">
                                  <w:marLeft w:val="640"/>
                                  <w:marRight w:val="0"/>
                                  <w:marTop w:val="0"/>
                                  <w:marBottom w:val="0"/>
                                  <w:divBdr>
                                    <w:top w:val="none" w:sz="0" w:space="0" w:color="auto"/>
                                    <w:left w:val="none" w:sz="0" w:space="0" w:color="auto"/>
                                    <w:bottom w:val="none" w:sz="0" w:space="0" w:color="auto"/>
                                    <w:right w:val="none" w:sz="0" w:space="0" w:color="auto"/>
                                  </w:divBdr>
                                </w:div>
                                <w:div w:id="593981146">
                                  <w:marLeft w:val="640"/>
                                  <w:marRight w:val="0"/>
                                  <w:marTop w:val="0"/>
                                  <w:marBottom w:val="0"/>
                                  <w:divBdr>
                                    <w:top w:val="none" w:sz="0" w:space="0" w:color="auto"/>
                                    <w:left w:val="none" w:sz="0" w:space="0" w:color="auto"/>
                                    <w:bottom w:val="none" w:sz="0" w:space="0" w:color="auto"/>
                                    <w:right w:val="none" w:sz="0" w:space="0" w:color="auto"/>
                                  </w:divBdr>
                                </w:div>
                                <w:div w:id="1191529673">
                                  <w:marLeft w:val="640"/>
                                  <w:marRight w:val="0"/>
                                  <w:marTop w:val="0"/>
                                  <w:marBottom w:val="0"/>
                                  <w:divBdr>
                                    <w:top w:val="none" w:sz="0" w:space="0" w:color="auto"/>
                                    <w:left w:val="none" w:sz="0" w:space="0" w:color="auto"/>
                                    <w:bottom w:val="none" w:sz="0" w:space="0" w:color="auto"/>
                                    <w:right w:val="none" w:sz="0" w:space="0" w:color="auto"/>
                                  </w:divBdr>
                                </w:div>
                                <w:div w:id="1246067836">
                                  <w:marLeft w:val="640"/>
                                  <w:marRight w:val="0"/>
                                  <w:marTop w:val="0"/>
                                  <w:marBottom w:val="0"/>
                                  <w:divBdr>
                                    <w:top w:val="none" w:sz="0" w:space="0" w:color="auto"/>
                                    <w:left w:val="none" w:sz="0" w:space="0" w:color="auto"/>
                                    <w:bottom w:val="none" w:sz="0" w:space="0" w:color="auto"/>
                                    <w:right w:val="none" w:sz="0" w:space="0" w:color="auto"/>
                                  </w:divBdr>
                                </w:div>
                                <w:div w:id="1428841978">
                                  <w:marLeft w:val="640"/>
                                  <w:marRight w:val="0"/>
                                  <w:marTop w:val="0"/>
                                  <w:marBottom w:val="0"/>
                                  <w:divBdr>
                                    <w:top w:val="none" w:sz="0" w:space="0" w:color="auto"/>
                                    <w:left w:val="none" w:sz="0" w:space="0" w:color="auto"/>
                                    <w:bottom w:val="none" w:sz="0" w:space="0" w:color="auto"/>
                                    <w:right w:val="none" w:sz="0" w:space="0" w:color="auto"/>
                                  </w:divBdr>
                                </w:div>
                                <w:div w:id="1055078606">
                                  <w:marLeft w:val="640"/>
                                  <w:marRight w:val="0"/>
                                  <w:marTop w:val="0"/>
                                  <w:marBottom w:val="0"/>
                                  <w:divBdr>
                                    <w:top w:val="none" w:sz="0" w:space="0" w:color="auto"/>
                                    <w:left w:val="none" w:sz="0" w:space="0" w:color="auto"/>
                                    <w:bottom w:val="none" w:sz="0" w:space="0" w:color="auto"/>
                                    <w:right w:val="none" w:sz="0" w:space="0" w:color="auto"/>
                                  </w:divBdr>
                                </w:div>
                                <w:div w:id="1621720512">
                                  <w:marLeft w:val="640"/>
                                  <w:marRight w:val="0"/>
                                  <w:marTop w:val="0"/>
                                  <w:marBottom w:val="0"/>
                                  <w:divBdr>
                                    <w:top w:val="none" w:sz="0" w:space="0" w:color="auto"/>
                                    <w:left w:val="none" w:sz="0" w:space="0" w:color="auto"/>
                                    <w:bottom w:val="none" w:sz="0" w:space="0" w:color="auto"/>
                                    <w:right w:val="none" w:sz="0" w:space="0" w:color="auto"/>
                                  </w:divBdr>
                                </w:div>
                                <w:div w:id="1653371129">
                                  <w:marLeft w:val="640"/>
                                  <w:marRight w:val="0"/>
                                  <w:marTop w:val="0"/>
                                  <w:marBottom w:val="0"/>
                                  <w:divBdr>
                                    <w:top w:val="none" w:sz="0" w:space="0" w:color="auto"/>
                                    <w:left w:val="none" w:sz="0" w:space="0" w:color="auto"/>
                                    <w:bottom w:val="none" w:sz="0" w:space="0" w:color="auto"/>
                                    <w:right w:val="none" w:sz="0" w:space="0" w:color="auto"/>
                                  </w:divBdr>
                                </w:div>
                                <w:div w:id="545722699">
                                  <w:marLeft w:val="640"/>
                                  <w:marRight w:val="0"/>
                                  <w:marTop w:val="0"/>
                                  <w:marBottom w:val="0"/>
                                  <w:divBdr>
                                    <w:top w:val="none" w:sz="0" w:space="0" w:color="auto"/>
                                    <w:left w:val="none" w:sz="0" w:space="0" w:color="auto"/>
                                    <w:bottom w:val="none" w:sz="0" w:space="0" w:color="auto"/>
                                    <w:right w:val="none" w:sz="0" w:space="0" w:color="auto"/>
                                  </w:divBdr>
                                </w:div>
                                <w:div w:id="1985811987">
                                  <w:marLeft w:val="640"/>
                                  <w:marRight w:val="0"/>
                                  <w:marTop w:val="0"/>
                                  <w:marBottom w:val="0"/>
                                  <w:divBdr>
                                    <w:top w:val="none" w:sz="0" w:space="0" w:color="auto"/>
                                    <w:left w:val="none" w:sz="0" w:space="0" w:color="auto"/>
                                    <w:bottom w:val="none" w:sz="0" w:space="0" w:color="auto"/>
                                    <w:right w:val="none" w:sz="0" w:space="0" w:color="auto"/>
                                  </w:divBdr>
                                </w:div>
                                <w:div w:id="1707559631">
                                  <w:marLeft w:val="640"/>
                                  <w:marRight w:val="0"/>
                                  <w:marTop w:val="0"/>
                                  <w:marBottom w:val="0"/>
                                  <w:divBdr>
                                    <w:top w:val="none" w:sz="0" w:space="0" w:color="auto"/>
                                    <w:left w:val="none" w:sz="0" w:space="0" w:color="auto"/>
                                    <w:bottom w:val="none" w:sz="0" w:space="0" w:color="auto"/>
                                    <w:right w:val="none" w:sz="0" w:space="0" w:color="auto"/>
                                  </w:divBdr>
                                </w:div>
                                <w:div w:id="2049841301">
                                  <w:marLeft w:val="640"/>
                                  <w:marRight w:val="0"/>
                                  <w:marTop w:val="0"/>
                                  <w:marBottom w:val="0"/>
                                  <w:divBdr>
                                    <w:top w:val="none" w:sz="0" w:space="0" w:color="auto"/>
                                    <w:left w:val="none" w:sz="0" w:space="0" w:color="auto"/>
                                    <w:bottom w:val="none" w:sz="0" w:space="0" w:color="auto"/>
                                    <w:right w:val="none" w:sz="0" w:space="0" w:color="auto"/>
                                  </w:divBdr>
                                </w:div>
                                <w:div w:id="228007653">
                                  <w:marLeft w:val="640"/>
                                  <w:marRight w:val="0"/>
                                  <w:marTop w:val="0"/>
                                  <w:marBottom w:val="0"/>
                                  <w:divBdr>
                                    <w:top w:val="none" w:sz="0" w:space="0" w:color="auto"/>
                                    <w:left w:val="none" w:sz="0" w:space="0" w:color="auto"/>
                                    <w:bottom w:val="none" w:sz="0" w:space="0" w:color="auto"/>
                                    <w:right w:val="none" w:sz="0" w:space="0" w:color="auto"/>
                                  </w:divBdr>
                                </w:div>
                                <w:div w:id="1520705381">
                                  <w:marLeft w:val="640"/>
                                  <w:marRight w:val="0"/>
                                  <w:marTop w:val="0"/>
                                  <w:marBottom w:val="0"/>
                                  <w:divBdr>
                                    <w:top w:val="none" w:sz="0" w:space="0" w:color="auto"/>
                                    <w:left w:val="none" w:sz="0" w:space="0" w:color="auto"/>
                                    <w:bottom w:val="none" w:sz="0" w:space="0" w:color="auto"/>
                                    <w:right w:val="none" w:sz="0" w:space="0" w:color="auto"/>
                                  </w:divBdr>
                                </w:div>
                                <w:div w:id="108361096">
                                  <w:marLeft w:val="640"/>
                                  <w:marRight w:val="0"/>
                                  <w:marTop w:val="0"/>
                                  <w:marBottom w:val="0"/>
                                  <w:divBdr>
                                    <w:top w:val="none" w:sz="0" w:space="0" w:color="auto"/>
                                    <w:left w:val="none" w:sz="0" w:space="0" w:color="auto"/>
                                    <w:bottom w:val="none" w:sz="0" w:space="0" w:color="auto"/>
                                    <w:right w:val="none" w:sz="0" w:space="0" w:color="auto"/>
                                  </w:divBdr>
                                </w:div>
                                <w:div w:id="512762389">
                                  <w:marLeft w:val="640"/>
                                  <w:marRight w:val="0"/>
                                  <w:marTop w:val="0"/>
                                  <w:marBottom w:val="0"/>
                                  <w:divBdr>
                                    <w:top w:val="none" w:sz="0" w:space="0" w:color="auto"/>
                                    <w:left w:val="none" w:sz="0" w:space="0" w:color="auto"/>
                                    <w:bottom w:val="none" w:sz="0" w:space="0" w:color="auto"/>
                                    <w:right w:val="none" w:sz="0" w:space="0" w:color="auto"/>
                                  </w:divBdr>
                                </w:div>
                                <w:div w:id="435104095">
                                  <w:marLeft w:val="640"/>
                                  <w:marRight w:val="0"/>
                                  <w:marTop w:val="0"/>
                                  <w:marBottom w:val="0"/>
                                  <w:divBdr>
                                    <w:top w:val="none" w:sz="0" w:space="0" w:color="auto"/>
                                    <w:left w:val="none" w:sz="0" w:space="0" w:color="auto"/>
                                    <w:bottom w:val="none" w:sz="0" w:space="0" w:color="auto"/>
                                    <w:right w:val="none" w:sz="0" w:space="0" w:color="auto"/>
                                  </w:divBdr>
                                </w:div>
                                <w:div w:id="585572688">
                                  <w:marLeft w:val="640"/>
                                  <w:marRight w:val="0"/>
                                  <w:marTop w:val="0"/>
                                  <w:marBottom w:val="0"/>
                                  <w:divBdr>
                                    <w:top w:val="none" w:sz="0" w:space="0" w:color="auto"/>
                                    <w:left w:val="none" w:sz="0" w:space="0" w:color="auto"/>
                                    <w:bottom w:val="none" w:sz="0" w:space="0" w:color="auto"/>
                                    <w:right w:val="none" w:sz="0" w:space="0" w:color="auto"/>
                                  </w:divBdr>
                                </w:div>
                                <w:div w:id="132715677">
                                  <w:marLeft w:val="640"/>
                                  <w:marRight w:val="0"/>
                                  <w:marTop w:val="0"/>
                                  <w:marBottom w:val="0"/>
                                  <w:divBdr>
                                    <w:top w:val="none" w:sz="0" w:space="0" w:color="auto"/>
                                    <w:left w:val="none" w:sz="0" w:space="0" w:color="auto"/>
                                    <w:bottom w:val="none" w:sz="0" w:space="0" w:color="auto"/>
                                    <w:right w:val="none" w:sz="0" w:space="0" w:color="auto"/>
                                  </w:divBdr>
                                </w:div>
                                <w:div w:id="1504011136">
                                  <w:marLeft w:val="640"/>
                                  <w:marRight w:val="0"/>
                                  <w:marTop w:val="0"/>
                                  <w:marBottom w:val="0"/>
                                  <w:divBdr>
                                    <w:top w:val="none" w:sz="0" w:space="0" w:color="auto"/>
                                    <w:left w:val="none" w:sz="0" w:space="0" w:color="auto"/>
                                    <w:bottom w:val="none" w:sz="0" w:space="0" w:color="auto"/>
                                    <w:right w:val="none" w:sz="0" w:space="0" w:color="auto"/>
                                  </w:divBdr>
                                </w:div>
                                <w:div w:id="1369719204">
                                  <w:marLeft w:val="640"/>
                                  <w:marRight w:val="0"/>
                                  <w:marTop w:val="0"/>
                                  <w:marBottom w:val="0"/>
                                  <w:divBdr>
                                    <w:top w:val="none" w:sz="0" w:space="0" w:color="auto"/>
                                    <w:left w:val="none" w:sz="0" w:space="0" w:color="auto"/>
                                    <w:bottom w:val="none" w:sz="0" w:space="0" w:color="auto"/>
                                    <w:right w:val="none" w:sz="0" w:space="0" w:color="auto"/>
                                  </w:divBdr>
                                </w:div>
                                <w:div w:id="978070719">
                                  <w:marLeft w:val="640"/>
                                  <w:marRight w:val="0"/>
                                  <w:marTop w:val="0"/>
                                  <w:marBottom w:val="0"/>
                                  <w:divBdr>
                                    <w:top w:val="none" w:sz="0" w:space="0" w:color="auto"/>
                                    <w:left w:val="none" w:sz="0" w:space="0" w:color="auto"/>
                                    <w:bottom w:val="none" w:sz="0" w:space="0" w:color="auto"/>
                                    <w:right w:val="none" w:sz="0" w:space="0" w:color="auto"/>
                                  </w:divBdr>
                                </w:div>
                                <w:div w:id="1051925937">
                                  <w:marLeft w:val="640"/>
                                  <w:marRight w:val="0"/>
                                  <w:marTop w:val="0"/>
                                  <w:marBottom w:val="0"/>
                                  <w:divBdr>
                                    <w:top w:val="none" w:sz="0" w:space="0" w:color="auto"/>
                                    <w:left w:val="none" w:sz="0" w:space="0" w:color="auto"/>
                                    <w:bottom w:val="none" w:sz="0" w:space="0" w:color="auto"/>
                                    <w:right w:val="none" w:sz="0" w:space="0" w:color="auto"/>
                                  </w:divBdr>
                                </w:div>
                                <w:div w:id="475995889">
                                  <w:marLeft w:val="640"/>
                                  <w:marRight w:val="0"/>
                                  <w:marTop w:val="0"/>
                                  <w:marBottom w:val="0"/>
                                  <w:divBdr>
                                    <w:top w:val="none" w:sz="0" w:space="0" w:color="auto"/>
                                    <w:left w:val="none" w:sz="0" w:space="0" w:color="auto"/>
                                    <w:bottom w:val="none" w:sz="0" w:space="0" w:color="auto"/>
                                    <w:right w:val="none" w:sz="0" w:space="0" w:color="auto"/>
                                  </w:divBdr>
                                </w:div>
                                <w:div w:id="412552232">
                                  <w:marLeft w:val="640"/>
                                  <w:marRight w:val="0"/>
                                  <w:marTop w:val="0"/>
                                  <w:marBottom w:val="0"/>
                                  <w:divBdr>
                                    <w:top w:val="none" w:sz="0" w:space="0" w:color="auto"/>
                                    <w:left w:val="none" w:sz="0" w:space="0" w:color="auto"/>
                                    <w:bottom w:val="none" w:sz="0" w:space="0" w:color="auto"/>
                                    <w:right w:val="none" w:sz="0" w:space="0" w:color="auto"/>
                                  </w:divBdr>
                                </w:div>
                                <w:div w:id="1781948571">
                                  <w:marLeft w:val="640"/>
                                  <w:marRight w:val="0"/>
                                  <w:marTop w:val="0"/>
                                  <w:marBottom w:val="0"/>
                                  <w:divBdr>
                                    <w:top w:val="none" w:sz="0" w:space="0" w:color="auto"/>
                                    <w:left w:val="none" w:sz="0" w:space="0" w:color="auto"/>
                                    <w:bottom w:val="none" w:sz="0" w:space="0" w:color="auto"/>
                                    <w:right w:val="none" w:sz="0" w:space="0" w:color="auto"/>
                                  </w:divBdr>
                                </w:div>
                                <w:div w:id="1302809500">
                                  <w:marLeft w:val="640"/>
                                  <w:marRight w:val="0"/>
                                  <w:marTop w:val="0"/>
                                  <w:marBottom w:val="0"/>
                                  <w:divBdr>
                                    <w:top w:val="none" w:sz="0" w:space="0" w:color="auto"/>
                                    <w:left w:val="none" w:sz="0" w:space="0" w:color="auto"/>
                                    <w:bottom w:val="none" w:sz="0" w:space="0" w:color="auto"/>
                                    <w:right w:val="none" w:sz="0" w:space="0" w:color="auto"/>
                                  </w:divBdr>
                                </w:div>
                                <w:div w:id="871499512">
                                  <w:marLeft w:val="640"/>
                                  <w:marRight w:val="0"/>
                                  <w:marTop w:val="0"/>
                                  <w:marBottom w:val="0"/>
                                  <w:divBdr>
                                    <w:top w:val="none" w:sz="0" w:space="0" w:color="auto"/>
                                    <w:left w:val="none" w:sz="0" w:space="0" w:color="auto"/>
                                    <w:bottom w:val="none" w:sz="0" w:space="0" w:color="auto"/>
                                    <w:right w:val="none" w:sz="0" w:space="0" w:color="auto"/>
                                  </w:divBdr>
                                </w:div>
                                <w:div w:id="1838377133">
                                  <w:marLeft w:val="640"/>
                                  <w:marRight w:val="0"/>
                                  <w:marTop w:val="0"/>
                                  <w:marBottom w:val="0"/>
                                  <w:divBdr>
                                    <w:top w:val="none" w:sz="0" w:space="0" w:color="auto"/>
                                    <w:left w:val="none" w:sz="0" w:space="0" w:color="auto"/>
                                    <w:bottom w:val="none" w:sz="0" w:space="0" w:color="auto"/>
                                    <w:right w:val="none" w:sz="0" w:space="0" w:color="auto"/>
                                  </w:divBdr>
                                </w:div>
                                <w:div w:id="1805391098">
                                  <w:marLeft w:val="640"/>
                                  <w:marRight w:val="0"/>
                                  <w:marTop w:val="0"/>
                                  <w:marBottom w:val="0"/>
                                  <w:divBdr>
                                    <w:top w:val="none" w:sz="0" w:space="0" w:color="auto"/>
                                    <w:left w:val="none" w:sz="0" w:space="0" w:color="auto"/>
                                    <w:bottom w:val="none" w:sz="0" w:space="0" w:color="auto"/>
                                    <w:right w:val="none" w:sz="0" w:space="0" w:color="auto"/>
                                  </w:divBdr>
                                </w:div>
                                <w:div w:id="978075419">
                                  <w:marLeft w:val="640"/>
                                  <w:marRight w:val="0"/>
                                  <w:marTop w:val="0"/>
                                  <w:marBottom w:val="0"/>
                                  <w:divBdr>
                                    <w:top w:val="none" w:sz="0" w:space="0" w:color="auto"/>
                                    <w:left w:val="none" w:sz="0" w:space="0" w:color="auto"/>
                                    <w:bottom w:val="none" w:sz="0" w:space="0" w:color="auto"/>
                                    <w:right w:val="none" w:sz="0" w:space="0" w:color="auto"/>
                                  </w:divBdr>
                                </w:div>
                                <w:div w:id="374041878">
                                  <w:marLeft w:val="640"/>
                                  <w:marRight w:val="0"/>
                                  <w:marTop w:val="0"/>
                                  <w:marBottom w:val="0"/>
                                  <w:divBdr>
                                    <w:top w:val="none" w:sz="0" w:space="0" w:color="auto"/>
                                    <w:left w:val="none" w:sz="0" w:space="0" w:color="auto"/>
                                    <w:bottom w:val="none" w:sz="0" w:space="0" w:color="auto"/>
                                    <w:right w:val="none" w:sz="0" w:space="0" w:color="auto"/>
                                  </w:divBdr>
                                </w:div>
                                <w:div w:id="318925000">
                                  <w:marLeft w:val="640"/>
                                  <w:marRight w:val="0"/>
                                  <w:marTop w:val="0"/>
                                  <w:marBottom w:val="0"/>
                                  <w:divBdr>
                                    <w:top w:val="none" w:sz="0" w:space="0" w:color="auto"/>
                                    <w:left w:val="none" w:sz="0" w:space="0" w:color="auto"/>
                                    <w:bottom w:val="none" w:sz="0" w:space="0" w:color="auto"/>
                                    <w:right w:val="none" w:sz="0" w:space="0" w:color="auto"/>
                                  </w:divBdr>
                                </w:div>
                                <w:div w:id="1690372942">
                                  <w:marLeft w:val="640"/>
                                  <w:marRight w:val="0"/>
                                  <w:marTop w:val="0"/>
                                  <w:marBottom w:val="0"/>
                                  <w:divBdr>
                                    <w:top w:val="none" w:sz="0" w:space="0" w:color="auto"/>
                                    <w:left w:val="none" w:sz="0" w:space="0" w:color="auto"/>
                                    <w:bottom w:val="none" w:sz="0" w:space="0" w:color="auto"/>
                                    <w:right w:val="none" w:sz="0" w:space="0" w:color="auto"/>
                                  </w:divBdr>
                                </w:div>
                                <w:div w:id="1033575413">
                                  <w:marLeft w:val="640"/>
                                  <w:marRight w:val="0"/>
                                  <w:marTop w:val="0"/>
                                  <w:marBottom w:val="0"/>
                                  <w:divBdr>
                                    <w:top w:val="none" w:sz="0" w:space="0" w:color="auto"/>
                                    <w:left w:val="none" w:sz="0" w:space="0" w:color="auto"/>
                                    <w:bottom w:val="none" w:sz="0" w:space="0" w:color="auto"/>
                                    <w:right w:val="none" w:sz="0" w:space="0" w:color="auto"/>
                                  </w:divBdr>
                                </w:div>
                                <w:div w:id="627205117">
                                  <w:marLeft w:val="640"/>
                                  <w:marRight w:val="0"/>
                                  <w:marTop w:val="0"/>
                                  <w:marBottom w:val="0"/>
                                  <w:divBdr>
                                    <w:top w:val="none" w:sz="0" w:space="0" w:color="auto"/>
                                    <w:left w:val="none" w:sz="0" w:space="0" w:color="auto"/>
                                    <w:bottom w:val="none" w:sz="0" w:space="0" w:color="auto"/>
                                    <w:right w:val="none" w:sz="0" w:space="0" w:color="auto"/>
                                  </w:divBdr>
                                </w:div>
                                <w:div w:id="267080285">
                                  <w:marLeft w:val="640"/>
                                  <w:marRight w:val="0"/>
                                  <w:marTop w:val="0"/>
                                  <w:marBottom w:val="0"/>
                                  <w:divBdr>
                                    <w:top w:val="none" w:sz="0" w:space="0" w:color="auto"/>
                                    <w:left w:val="none" w:sz="0" w:space="0" w:color="auto"/>
                                    <w:bottom w:val="none" w:sz="0" w:space="0" w:color="auto"/>
                                    <w:right w:val="none" w:sz="0" w:space="0" w:color="auto"/>
                                  </w:divBdr>
                                </w:div>
                                <w:div w:id="1291740117">
                                  <w:marLeft w:val="640"/>
                                  <w:marRight w:val="0"/>
                                  <w:marTop w:val="0"/>
                                  <w:marBottom w:val="0"/>
                                  <w:divBdr>
                                    <w:top w:val="none" w:sz="0" w:space="0" w:color="auto"/>
                                    <w:left w:val="none" w:sz="0" w:space="0" w:color="auto"/>
                                    <w:bottom w:val="none" w:sz="0" w:space="0" w:color="auto"/>
                                    <w:right w:val="none" w:sz="0" w:space="0" w:color="auto"/>
                                  </w:divBdr>
                                </w:div>
                                <w:div w:id="441997752">
                                  <w:marLeft w:val="640"/>
                                  <w:marRight w:val="0"/>
                                  <w:marTop w:val="0"/>
                                  <w:marBottom w:val="0"/>
                                  <w:divBdr>
                                    <w:top w:val="none" w:sz="0" w:space="0" w:color="auto"/>
                                    <w:left w:val="none" w:sz="0" w:space="0" w:color="auto"/>
                                    <w:bottom w:val="none" w:sz="0" w:space="0" w:color="auto"/>
                                    <w:right w:val="none" w:sz="0" w:space="0" w:color="auto"/>
                                  </w:divBdr>
                                </w:div>
                                <w:div w:id="2118328931">
                                  <w:marLeft w:val="640"/>
                                  <w:marRight w:val="0"/>
                                  <w:marTop w:val="0"/>
                                  <w:marBottom w:val="0"/>
                                  <w:divBdr>
                                    <w:top w:val="none" w:sz="0" w:space="0" w:color="auto"/>
                                    <w:left w:val="none" w:sz="0" w:space="0" w:color="auto"/>
                                    <w:bottom w:val="none" w:sz="0" w:space="0" w:color="auto"/>
                                    <w:right w:val="none" w:sz="0" w:space="0" w:color="auto"/>
                                  </w:divBdr>
                                </w:div>
                                <w:div w:id="804199761">
                                  <w:marLeft w:val="640"/>
                                  <w:marRight w:val="0"/>
                                  <w:marTop w:val="0"/>
                                  <w:marBottom w:val="0"/>
                                  <w:divBdr>
                                    <w:top w:val="none" w:sz="0" w:space="0" w:color="auto"/>
                                    <w:left w:val="none" w:sz="0" w:space="0" w:color="auto"/>
                                    <w:bottom w:val="none" w:sz="0" w:space="0" w:color="auto"/>
                                    <w:right w:val="none" w:sz="0" w:space="0" w:color="auto"/>
                                  </w:divBdr>
                                </w:div>
                                <w:div w:id="760831198">
                                  <w:marLeft w:val="640"/>
                                  <w:marRight w:val="0"/>
                                  <w:marTop w:val="0"/>
                                  <w:marBottom w:val="0"/>
                                  <w:divBdr>
                                    <w:top w:val="none" w:sz="0" w:space="0" w:color="auto"/>
                                    <w:left w:val="none" w:sz="0" w:space="0" w:color="auto"/>
                                    <w:bottom w:val="none" w:sz="0" w:space="0" w:color="auto"/>
                                    <w:right w:val="none" w:sz="0" w:space="0" w:color="auto"/>
                                  </w:divBdr>
                                </w:div>
                                <w:div w:id="1568496143">
                                  <w:marLeft w:val="640"/>
                                  <w:marRight w:val="0"/>
                                  <w:marTop w:val="0"/>
                                  <w:marBottom w:val="0"/>
                                  <w:divBdr>
                                    <w:top w:val="none" w:sz="0" w:space="0" w:color="auto"/>
                                    <w:left w:val="none" w:sz="0" w:space="0" w:color="auto"/>
                                    <w:bottom w:val="none" w:sz="0" w:space="0" w:color="auto"/>
                                    <w:right w:val="none" w:sz="0" w:space="0" w:color="auto"/>
                                  </w:divBdr>
                                </w:div>
                                <w:div w:id="237908680">
                                  <w:marLeft w:val="640"/>
                                  <w:marRight w:val="0"/>
                                  <w:marTop w:val="0"/>
                                  <w:marBottom w:val="0"/>
                                  <w:divBdr>
                                    <w:top w:val="none" w:sz="0" w:space="0" w:color="auto"/>
                                    <w:left w:val="none" w:sz="0" w:space="0" w:color="auto"/>
                                    <w:bottom w:val="none" w:sz="0" w:space="0" w:color="auto"/>
                                    <w:right w:val="none" w:sz="0" w:space="0" w:color="auto"/>
                                  </w:divBdr>
                                </w:div>
                                <w:div w:id="1118447016">
                                  <w:marLeft w:val="640"/>
                                  <w:marRight w:val="0"/>
                                  <w:marTop w:val="0"/>
                                  <w:marBottom w:val="0"/>
                                  <w:divBdr>
                                    <w:top w:val="none" w:sz="0" w:space="0" w:color="auto"/>
                                    <w:left w:val="none" w:sz="0" w:space="0" w:color="auto"/>
                                    <w:bottom w:val="none" w:sz="0" w:space="0" w:color="auto"/>
                                    <w:right w:val="none" w:sz="0" w:space="0" w:color="auto"/>
                                  </w:divBdr>
                                </w:div>
                                <w:div w:id="987855433">
                                  <w:marLeft w:val="640"/>
                                  <w:marRight w:val="0"/>
                                  <w:marTop w:val="0"/>
                                  <w:marBottom w:val="0"/>
                                  <w:divBdr>
                                    <w:top w:val="none" w:sz="0" w:space="0" w:color="auto"/>
                                    <w:left w:val="none" w:sz="0" w:space="0" w:color="auto"/>
                                    <w:bottom w:val="none" w:sz="0" w:space="0" w:color="auto"/>
                                    <w:right w:val="none" w:sz="0" w:space="0" w:color="auto"/>
                                  </w:divBdr>
                                </w:div>
                                <w:div w:id="1690717023">
                                  <w:marLeft w:val="640"/>
                                  <w:marRight w:val="0"/>
                                  <w:marTop w:val="0"/>
                                  <w:marBottom w:val="0"/>
                                  <w:divBdr>
                                    <w:top w:val="none" w:sz="0" w:space="0" w:color="auto"/>
                                    <w:left w:val="none" w:sz="0" w:space="0" w:color="auto"/>
                                    <w:bottom w:val="none" w:sz="0" w:space="0" w:color="auto"/>
                                    <w:right w:val="none" w:sz="0" w:space="0" w:color="auto"/>
                                  </w:divBdr>
                                </w:div>
                                <w:div w:id="346758798">
                                  <w:marLeft w:val="640"/>
                                  <w:marRight w:val="0"/>
                                  <w:marTop w:val="0"/>
                                  <w:marBottom w:val="0"/>
                                  <w:divBdr>
                                    <w:top w:val="none" w:sz="0" w:space="0" w:color="auto"/>
                                    <w:left w:val="none" w:sz="0" w:space="0" w:color="auto"/>
                                    <w:bottom w:val="none" w:sz="0" w:space="0" w:color="auto"/>
                                    <w:right w:val="none" w:sz="0" w:space="0" w:color="auto"/>
                                  </w:divBdr>
                                </w:div>
                                <w:div w:id="1015037028">
                                  <w:marLeft w:val="640"/>
                                  <w:marRight w:val="0"/>
                                  <w:marTop w:val="0"/>
                                  <w:marBottom w:val="0"/>
                                  <w:divBdr>
                                    <w:top w:val="none" w:sz="0" w:space="0" w:color="auto"/>
                                    <w:left w:val="none" w:sz="0" w:space="0" w:color="auto"/>
                                    <w:bottom w:val="none" w:sz="0" w:space="0" w:color="auto"/>
                                    <w:right w:val="none" w:sz="0" w:space="0" w:color="auto"/>
                                  </w:divBdr>
                                </w:div>
                                <w:div w:id="1447114878">
                                  <w:marLeft w:val="640"/>
                                  <w:marRight w:val="0"/>
                                  <w:marTop w:val="0"/>
                                  <w:marBottom w:val="0"/>
                                  <w:divBdr>
                                    <w:top w:val="none" w:sz="0" w:space="0" w:color="auto"/>
                                    <w:left w:val="none" w:sz="0" w:space="0" w:color="auto"/>
                                    <w:bottom w:val="none" w:sz="0" w:space="0" w:color="auto"/>
                                    <w:right w:val="none" w:sz="0" w:space="0" w:color="auto"/>
                                  </w:divBdr>
                                </w:div>
                                <w:div w:id="1622684327">
                                  <w:marLeft w:val="640"/>
                                  <w:marRight w:val="0"/>
                                  <w:marTop w:val="0"/>
                                  <w:marBottom w:val="0"/>
                                  <w:divBdr>
                                    <w:top w:val="none" w:sz="0" w:space="0" w:color="auto"/>
                                    <w:left w:val="none" w:sz="0" w:space="0" w:color="auto"/>
                                    <w:bottom w:val="none" w:sz="0" w:space="0" w:color="auto"/>
                                    <w:right w:val="none" w:sz="0" w:space="0" w:color="auto"/>
                                  </w:divBdr>
                                </w:div>
                                <w:div w:id="1224216203">
                                  <w:marLeft w:val="640"/>
                                  <w:marRight w:val="0"/>
                                  <w:marTop w:val="0"/>
                                  <w:marBottom w:val="0"/>
                                  <w:divBdr>
                                    <w:top w:val="none" w:sz="0" w:space="0" w:color="auto"/>
                                    <w:left w:val="none" w:sz="0" w:space="0" w:color="auto"/>
                                    <w:bottom w:val="none" w:sz="0" w:space="0" w:color="auto"/>
                                    <w:right w:val="none" w:sz="0" w:space="0" w:color="auto"/>
                                  </w:divBdr>
                                </w:div>
                                <w:div w:id="1974021012">
                                  <w:marLeft w:val="640"/>
                                  <w:marRight w:val="0"/>
                                  <w:marTop w:val="0"/>
                                  <w:marBottom w:val="0"/>
                                  <w:divBdr>
                                    <w:top w:val="none" w:sz="0" w:space="0" w:color="auto"/>
                                    <w:left w:val="none" w:sz="0" w:space="0" w:color="auto"/>
                                    <w:bottom w:val="none" w:sz="0" w:space="0" w:color="auto"/>
                                    <w:right w:val="none" w:sz="0" w:space="0" w:color="auto"/>
                                  </w:divBdr>
                                </w:div>
                                <w:div w:id="151993069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382441511">
                          <w:marLeft w:val="640"/>
                          <w:marRight w:val="0"/>
                          <w:marTop w:val="0"/>
                          <w:marBottom w:val="0"/>
                          <w:divBdr>
                            <w:top w:val="none" w:sz="0" w:space="0" w:color="auto"/>
                            <w:left w:val="none" w:sz="0" w:space="0" w:color="auto"/>
                            <w:bottom w:val="none" w:sz="0" w:space="0" w:color="auto"/>
                            <w:right w:val="none" w:sz="0" w:space="0" w:color="auto"/>
                          </w:divBdr>
                        </w:div>
                        <w:div w:id="330374368">
                          <w:marLeft w:val="640"/>
                          <w:marRight w:val="0"/>
                          <w:marTop w:val="0"/>
                          <w:marBottom w:val="0"/>
                          <w:divBdr>
                            <w:top w:val="none" w:sz="0" w:space="0" w:color="auto"/>
                            <w:left w:val="none" w:sz="0" w:space="0" w:color="auto"/>
                            <w:bottom w:val="none" w:sz="0" w:space="0" w:color="auto"/>
                            <w:right w:val="none" w:sz="0" w:space="0" w:color="auto"/>
                          </w:divBdr>
                        </w:div>
                        <w:div w:id="1622029344">
                          <w:marLeft w:val="640"/>
                          <w:marRight w:val="0"/>
                          <w:marTop w:val="0"/>
                          <w:marBottom w:val="0"/>
                          <w:divBdr>
                            <w:top w:val="none" w:sz="0" w:space="0" w:color="auto"/>
                            <w:left w:val="none" w:sz="0" w:space="0" w:color="auto"/>
                            <w:bottom w:val="none" w:sz="0" w:space="0" w:color="auto"/>
                            <w:right w:val="none" w:sz="0" w:space="0" w:color="auto"/>
                          </w:divBdr>
                        </w:div>
                        <w:div w:id="1337269097">
                          <w:marLeft w:val="640"/>
                          <w:marRight w:val="0"/>
                          <w:marTop w:val="0"/>
                          <w:marBottom w:val="0"/>
                          <w:divBdr>
                            <w:top w:val="none" w:sz="0" w:space="0" w:color="auto"/>
                            <w:left w:val="none" w:sz="0" w:space="0" w:color="auto"/>
                            <w:bottom w:val="none" w:sz="0" w:space="0" w:color="auto"/>
                            <w:right w:val="none" w:sz="0" w:space="0" w:color="auto"/>
                          </w:divBdr>
                        </w:div>
                        <w:div w:id="305555573">
                          <w:marLeft w:val="640"/>
                          <w:marRight w:val="0"/>
                          <w:marTop w:val="0"/>
                          <w:marBottom w:val="0"/>
                          <w:divBdr>
                            <w:top w:val="none" w:sz="0" w:space="0" w:color="auto"/>
                            <w:left w:val="none" w:sz="0" w:space="0" w:color="auto"/>
                            <w:bottom w:val="none" w:sz="0" w:space="0" w:color="auto"/>
                            <w:right w:val="none" w:sz="0" w:space="0" w:color="auto"/>
                          </w:divBdr>
                        </w:div>
                        <w:div w:id="33313154">
                          <w:marLeft w:val="640"/>
                          <w:marRight w:val="0"/>
                          <w:marTop w:val="0"/>
                          <w:marBottom w:val="0"/>
                          <w:divBdr>
                            <w:top w:val="none" w:sz="0" w:space="0" w:color="auto"/>
                            <w:left w:val="none" w:sz="0" w:space="0" w:color="auto"/>
                            <w:bottom w:val="none" w:sz="0" w:space="0" w:color="auto"/>
                            <w:right w:val="none" w:sz="0" w:space="0" w:color="auto"/>
                          </w:divBdr>
                        </w:div>
                        <w:div w:id="352269731">
                          <w:marLeft w:val="640"/>
                          <w:marRight w:val="0"/>
                          <w:marTop w:val="0"/>
                          <w:marBottom w:val="0"/>
                          <w:divBdr>
                            <w:top w:val="none" w:sz="0" w:space="0" w:color="auto"/>
                            <w:left w:val="none" w:sz="0" w:space="0" w:color="auto"/>
                            <w:bottom w:val="none" w:sz="0" w:space="0" w:color="auto"/>
                            <w:right w:val="none" w:sz="0" w:space="0" w:color="auto"/>
                          </w:divBdr>
                        </w:div>
                        <w:div w:id="1486898930">
                          <w:marLeft w:val="640"/>
                          <w:marRight w:val="0"/>
                          <w:marTop w:val="0"/>
                          <w:marBottom w:val="0"/>
                          <w:divBdr>
                            <w:top w:val="none" w:sz="0" w:space="0" w:color="auto"/>
                            <w:left w:val="none" w:sz="0" w:space="0" w:color="auto"/>
                            <w:bottom w:val="none" w:sz="0" w:space="0" w:color="auto"/>
                            <w:right w:val="none" w:sz="0" w:space="0" w:color="auto"/>
                          </w:divBdr>
                        </w:div>
                        <w:div w:id="1629164122">
                          <w:marLeft w:val="640"/>
                          <w:marRight w:val="0"/>
                          <w:marTop w:val="0"/>
                          <w:marBottom w:val="0"/>
                          <w:divBdr>
                            <w:top w:val="none" w:sz="0" w:space="0" w:color="auto"/>
                            <w:left w:val="none" w:sz="0" w:space="0" w:color="auto"/>
                            <w:bottom w:val="none" w:sz="0" w:space="0" w:color="auto"/>
                            <w:right w:val="none" w:sz="0" w:space="0" w:color="auto"/>
                          </w:divBdr>
                        </w:div>
                        <w:div w:id="28379208">
                          <w:marLeft w:val="640"/>
                          <w:marRight w:val="0"/>
                          <w:marTop w:val="0"/>
                          <w:marBottom w:val="0"/>
                          <w:divBdr>
                            <w:top w:val="none" w:sz="0" w:space="0" w:color="auto"/>
                            <w:left w:val="none" w:sz="0" w:space="0" w:color="auto"/>
                            <w:bottom w:val="none" w:sz="0" w:space="0" w:color="auto"/>
                            <w:right w:val="none" w:sz="0" w:space="0" w:color="auto"/>
                          </w:divBdr>
                        </w:div>
                        <w:div w:id="850415170">
                          <w:marLeft w:val="640"/>
                          <w:marRight w:val="0"/>
                          <w:marTop w:val="0"/>
                          <w:marBottom w:val="0"/>
                          <w:divBdr>
                            <w:top w:val="none" w:sz="0" w:space="0" w:color="auto"/>
                            <w:left w:val="none" w:sz="0" w:space="0" w:color="auto"/>
                            <w:bottom w:val="none" w:sz="0" w:space="0" w:color="auto"/>
                            <w:right w:val="none" w:sz="0" w:space="0" w:color="auto"/>
                          </w:divBdr>
                        </w:div>
                        <w:div w:id="1428502215">
                          <w:marLeft w:val="640"/>
                          <w:marRight w:val="0"/>
                          <w:marTop w:val="0"/>
                          <w:marBottom w:val="0"/>
                          <w:divBdr>
                            <w:top w:val="none" w:sz="0" w:space="0" w:color="auto"/>
                            <w:left w:val="none" w:sz="0" w:space="0" w:color="auto"/>
                            <w:bottom w:val="none" w:sz="0" w:space="0" w:color="auto"/>
                            <w:right w:val="none" w:sz="0" w:space="0" w:color="auto"/>
                          </w:divBdr>
                        </w:div>
                        <w:div w:id="121459654">
                          <w:marLeft w:val="640"/>
                          <w:marRight w:val="0"/>
                          <w:marTop w:val="0"/>
                          <w:marBottom w:val="0"/>
                          <w:divBdr>
                            <w:top w:val="none" w:sz="0" w:space="0" w:color="auto"/>
                            <w:left w:val="none" w:sz="0" w:space="0" w:color="auto"/>
                            <w:bottom w:val="none" w:sz="0" w:space="0" w:color="auto"/>
                            <w:right w:val="none" w:sz="0" w:space="0" w:color="auto"/>
                          </w:divBdr>
                        </w:div>
                        <w:div w:id="1815298516">
                          <w:marLeft w:val="640"/>
                          <w:marRight w:val="0"/>
                          <w:marTop w:val="0"/>
                          <w:marBottom w:val="0"/>
                          <w:divBdr>
                            <w:top w:val="none" w:sz="0" w:space="0" w:color="auto"/>
                            <w:left w:val="none" w:sz="0" w:space="0" w:color="auto"/>
                            <w:bottom w:val="none" w:sz="0" w:space="0" w:color="auto"/>
                            <w:right w:val="none" w:sz="0" w:space="0" w:color="auto"/>
                          </w:divBdr>
                        </w:div>
                        <w:div w:id="2102140531">
                          <w:marLeft w:val="640"/>
                          <w:marRight w:val="0"/>
                          <w:marTop w:val="0"/>
                          <w:marBottom w:val="0"/>
                          <w:divBdr>
                            <w:top w:val="none" w:sz="0" w:space="0" w:color="auto"/>
                            <w:left w:val="none" w:sz="0" w:space="0" w:color="auto"/>
                            <w:bottom w:val="none" w:sz="0" w:space="0" w:color="auto"/>
                            <w:right w:val="none" w:sz="0" w:space="0" w:color="auto"/>
                          </w:divBdr>
                        </w:div>
                        <w:div w:id="579173077">
                          <w:marLeft w:val="640"/>
                          <w:marRight w:val="0"/>
                          <w:marTop w:val="0"/>
                          <w:marBottom w:val="0"/>
                          <w:divBdr>
                            <w:top w:val="none" w:sz="0" w:space="0" w:color="auto"/>
                            <w:left w:val="none" w:sz="0" w:space="0" w:color="auto"/>
                            <w:bottom w:val="none" w:sz="0" w:space="0" w:color="auto"/>
                            <w:right w:val="none" w:sz="0" w:space="0" w:color="auto"/>
                          </w:divBdr>
                        </w:div>
                        <w:div w:id="1892574918">
                          <w:marLeft w:val="640"/>
                          <w:marRight w:val="0"/>
                          <w:marTop w:val="0"/>
                          <w:marBottom w:val="0"/>
                          <w:divBdr>
                            <w:top w:val="none" w:sz="0" w:space="0" w:color="auto"/>
                            <w:left w:val="none" w:sz="0" w:space="0" w:color="auto"/>
                            <w:bottom w:val="none" w:sz="0" w:space="0" w:color="auto"/>
                            <w:right w:val="none" w:sz="0" w:space="0" w:color="auto"/>
                          </w:divBdr>
                        </w:div>
                        <w:div w:id="1369723460">
                          <w:marLeft w:val="640"/>
                          <w:marRight w:val="0"/>
                          <w:marTop w:val="0"/>
                          <w:marBottom w:val="0"/>
                          <w:divBdr>
                            <w:top w:val="none" w:sz="0" w:space="0" w:color="auto"/>
                            <w:left w:val="none" w:sz="0" w:space="0" w:color="auto"/>
                            <w:bottom w:val="none" w:sz="0" w:space="0" w:color="auto"/>
                            <w:right w:val="none" w:sz="0" w:space="0" w:color="auto"/>
                          </w:divBdr>
                        </w:div>
                        <w:div w:id="449055138">
                          <w:marLeft w:val="640"/>
                          <w:marRight w:val="0"/>
                          <w:marTop w:val="0"/>
                          <w:marBottom w:val="0"/>
                          <w:divBdr>
                            <w:top w:val="none" w:sz="0" w:space="0" w:color="auto"/>
                            <w:left w:val="none" w:sz="0" w:space="0" w:color="auto"/>
                            <w:bottom w:val="none" w:sz="0" w:space="0" w:color="auto"/>
                            <w:right w:val="none" w:sz="0" w:space="0" w:color="auto"/>
                          </w:divBdr>
                        </w:div>
                        <w:div w:id="549145773">
                          <w:marLeft w:val="640"/>
                          <w:marRight w:val="0"/>
                          <w:marTop w:val="0"/>
                          <w:marBottom w:val="0"/>
                          <w:divBdr>
                            <w:top w:val="none" w:sz="0" w:space="0" w:color="auto"/>
                            <w:left w:val="none" w:sz="0" w:space="0" w:color="auto"/>
                            <w:bottom w:val="none" w:sz="0" w:space="0" w:color="auto"/>
                            <w:right w:val="none" w:sz="0" w:space="0" w:color="auto"/>
                          </w:divBdr>
                        </w:div>
                        <w:div w:id="543955420">
                          <w:marLeft w:val="640"/>
                          <w:marRight w:val="0"/>
                          <w:marTop w:val="0"/>
                          <w:marBottom w:val="0"/>
                          <w:divBdr>
                            <w:top w:val="none" w:sz="0" w:space="0" w:color="auto"/>
                            <w:left w:val="none" w:sz="0" w:space="0" w:color="auto"/>
                            <w:bottom w:val="none" w:sz="0" w:space="0" w:color="auto"/>
                            <w:right w:val="none" w:sz="0" w:space="0" w:color="auto"/>
                          </w:divBdr>
                        </w:div>
                        <w:div w:id="740326340">
                          <w:marLeft w:val="640"/>
                          <w:marRight w:val="0"/>
                          <w:marTop w:val="0"/>
                          <w:marBottom w:val="0"/>
                          <w:divBdr>
                            <w:top w:val="none" w:sz="0" w:space="0" w:color="auto"/>
                            <w:left w:val="none" w:sz="0" w:space="0" w:color="auto"/>
                            <w:bottom w:val="none" w:sz="0" w:space="0" w:color="auto"/>
                            <w:right w:val="none" w:sz="0" w:space="0" w:color="auto"/>
                          </w:divBdr>
                        </w:div>
                        <w:div w:id="692800855">
                          <w:marLeft w:val="640"/>
                          <w:marRight w:val="0"/>
                          <w:marTop w:val="0"/>
                          <w:marBottom w:val="0"/>
                          <w:divBdr>
                            <w:top w:val="none" w:sz="0" w:space="0" w:color="auto"/>
                            <w:left w:val="none" w:sz="0" w:space="0" w:color="auto"/>
                            <w:bottom w:val="none" w:sz="0" w:space="0" w:color="auto"/>
                            <w:right w:val="none" w:sz="0" w:space="0" w:color="auto"/>
                          </w:divBdr>
                        </w:div>
                        <w:div w:id="260341675">
                          <w:marLeft w:val="640"/>
                          <w:marRight w:val="0"/>
                          <w:marTop w:val="0"/>
                          <w:marBottom w:val="0"/>
                          <w:divBdr>
                            <w:top w:val="none" w:sz="0" w:space="0" w:color="auto"/>
                            <w:left w:val="none" w:sz="0" w:space="0" w:color="auto"/>
                            <w:bottom w:val="none" w:sz="0" w:space="0" w:color="auto"/>
                            <w:right w:val="none" w:sz="0" w:space="0" w:color="auto"/>
                          </w:divBdr>
                        </w:div>
                        <w:div w:id="54358574">
                          <w:marLeft w:val="640"/>
                          <w:marRight w:val="0"/>
                          <w:marTop w:val="0"/>
                          <w:marBottom w:val="0"/>
                          <w:divBdr>
                            <w:top w:val="none" w:sz="0" w:space="0" w:color="auto"/>
                            <w:left w:val="none" w:sz="0" w:space="0" w:color="auto"/>
                            <w:bottom w:val="none" w:sz="0" w:space="0" w:color="auto"/>
                            <w:right w:val="none" w:sz="0" w:space="0" w:color="auto"/>
                          </w:divBdr>
                        </w:div>
                        <w:div w:id="1941639116">
                          <w:marLeft w:val="640"/>
                          <w:marRight w:val="0"/>
                          <w:marTop w:val="0"/>
                          <w:marBottom w:val="0"/>
                          <w:divBdr>
                            <w:top w:val="none" w:sz="0" w:space="0" w:color="auto"/>
                            <w:left w:val="none" w:sz="0" w:space="0" w:color="auto"/>
                            <w:bottom w:val="none" w:sz="0" w:space="0" w:color="auto"/>
                            <w:right w:val="none" w:sz="0" w:space="0" w:color="auto"/>
                          </w:divBdr>
                        </w:div>
                        <w:div w:id="408773682">
                          <w:marLeft w:val="640"/>
                          <w:marRight w:val="0"/>
                          <w:marTop w:val="0"/>
                          <w:marBottom w:val="0"/>
                          <w:divBdr>
                            <w:top w:val="none" w:sz="0" w:space="0" w:color="auto"/>
                            <w:left w:val="none" w:sz="0" w:space="0" w:color="auto"/>
                            <w:bottom w:val="none" w:sz="0" w:space="0" w:color="auto"/>
                            <w:right w:val="none" w:sz="0" w:space="0" w:color="auto"/>
                          </w:divBdr>
                        </w:div>
                        <w:div w:id="1799253471">
                          <w:marLeft w:val="640"/>
                          <w:marRight w:val="0"/>
                          <w:marTop w:val="0"/>
                          <w:marBottom w:val="0"/>
                          <w:divBdr>
                            <w:top w:val="none" w:sz="0" w:space="0" w:color="auto"/>
                            <w:left w:val="none" w:sz="0" w:space="0" w:color="auto"/>
                            <w:bottom w:val="none" w:sz="0" w:space="0" w:color="auto"/>
                            <w:right w:val="none" w:sz="0" w:space="0" w:color="auto"/>
                          </w:divBdr>
                        </w:div>
                        <w:div w:id="445542453">
                          <w:marLeft w:val="640"/>
                          <w:marRight w:val="0"/>
                          <w:marTop w:val="0"/>
                          <w:marBottom w:val="0"/>
                          <w:divBdr>
                            <w:top w:val="none" w:sz="0" w:space="0" w:color="auto"/>
                            <w:left w:val="none" w:sz="0" w:space="0" w:color="auto"/>
                            <w:bottom w:val="none" w:sz="0" w:space="0" w:color="auto"/>
                            <w:right w:val="none" w:sz="0" w:space="0" w:color="auto"/>
                          </w:divBdr>
                        </w:div>
                        <w:div w:id="1121993446">
                          <w:marLeft w:val="640"/>
                          <w:marRight w:val="0"/>
                          <w:marTop w:val="0"/>
                          <w:marBottom w:val="0"/>
                          <w:divBdr>
                            <w:top w:val="none" w:sz="0" w:space="0" w:color="auto"/>
                            <w:left w:val="none" w:sz="0" w:space="0" w:color="auto"/>
                            <w:bottom w:val="none" w:sz="0" w:space="0" w:color="auto"/>
                            <w:right w:val="none" w:sz="0" w:space="0" w:color="auto"/>
                          </w:divBdr>
                        </w:div>
                        <w:div w:id="425997893">
                          <w:marLeft w:val="640"/>
                          <w:marRight w:val="0"/>
                          <w:marTop w:val="0"/>
                          <w:marBottom w:val="0"/>
                          <w:divBdr>
                            <w:top w:val="none" w:sz="0" w:space="0" w:color="auto"/>
                            <w:left w:val="none" w:sz="0" w:space="0" w:color="auto"/>
                            <w:bottom w:val="none" w:sz="0" w:space="0" w:color="auto"/>
                            <w:right w:val="none" w:sz="0" w:space="0" w:color="auto"/>
                          </w:divBdr>
                        </w:div>
                        <w:div w:id="19554966">
                          <w:marLeft w:val="640"/>
                          <w:marRight w:val="0"/>
                          <w:marTop w:val="0"/>
                          <w:marBottom w:val="0"/>
                          <w:divBdr>
                            <w:top w:val="none" w:sz="0" w:space="0" w:color="auto"/>
                            <w:left w:val="none" w:sz="0" w:space="0" w:color="auto"/>
                            <w:bottom w:val="none" w:sz="0" w:space="0" w:color="auto"/>
                            <w:right w:val="none" w:sz="0" w:space="0" w:color="auto"/>
                          </w:divBdr>
                        </w:div>
                        <w:div w:id="1242134512">
                          <w:marLeft w:val="640"/>
                          <w:marRight w:val="0"/>
                          <w:marTop w:val="0"/>
                          <w:marBottom w:val="0"/>
                          <w:divBdr>
                            <w:top w:val="none" w:sz="0" w:space="0" w:color="auto"/>
                            <w:left w:val="none" w:sz="0" w:space="0" w:color="auto"/>
                            <w:bottom w:val="none" w:sz="0" w:space="0" w:color="auto"/>
                            <w:right w:val="none" w:sz="0" w:space="0" w:color="auto"/>
                          </w:divBdr>
                        </w:div>
                        <w:div w:id="1662611789">
                          <w:marLeft w:val="640"/>
                          <w:marRight w:val="0"/>
                          <w:marTop w:val="0"/>
                          <w:marBottom w:val="0"/>
                          <w:divBdr>
                            <w:top w:val="none" w:sz="0" w:space="0" w:color="auto"/>
                            <w:left w:val="none" w:sz="0" w:space="0" w:color="auto"/>
                            <w:bottom w:val="none" w:sz="0" w:space="0" w:color="auto"/>
                            <w:right w:val="none" w:sz="0" w:space="0" w:color="auto"/>
                          </w:divBdr>
                        </w:div>
                        <w:div w:id="1319311350">
                          <w:marLeft w:val="640"/>
                          <w:marRight w:val="0"/>
                          <w:marTop w:val="0"/>
                          <w:marBottom w:val="0"/>
                          <w:divBdr>
                            <w:top w:val="none" w:sz="0" w:space="0" w:color="auto"/>
                            <w:left w:val="none" w:sz="0" w:space="0" w:color="auto"/>
                            <w:bottom w:val="none" w:sz="0" w:space="0" w:color="auto"/>
                            <w:right w:val="none" w:sz="0" w:space="0" w:color="auto"/>
                          </w:divBdr>
                        </w:div>
                        <w:div w:id="1062560719">
                          <w:marLeft w:val="640"/>
                          <w:marRight w:val="0"/>
                          <w:marTop w:val="0"/>
                          <w:marBottom w:val="0"/>
                          <w:divBdr>
                            <w:top w:val="none" w:sz="0" w:space="0" w:color="auto"/>
                            <w:left w:val="none" w:sz="0" w:space="0" w:color="auto"/>
                            <w:bottom w:val="none" w:sz="0" w:space="0" w:color="auto"/>
                            <w:right w:val="none" w:sz="0" w:space="0" w:color="auto"/>
                          </w:divBdr>
                        </w:div>
                        <w:div w:id="368604340">
                          <w:marLeft w:val="640"/>
                          <w:marRight w:val="0"/>
                          <w:marTop w:val="0"/>
                          <w:marBottom w:val="0"/>
                          <w:divBdr>
                            <w:top w:val="none" w:sz="0" w:space="0" w:color="auto"/>
                            <w:left w:val="none" w:sz="0" w:space="0" w:color="auto"/>
                            <w:bottom w:val="none" w:sz="0" w:space="0" w:color="auto"/>
                            <w:right w:val="none" w:sz="0" w:space="0" w:color="auto"/>
                          </w:divBdr>
                        </w:div>
                        <w:div w:id="920720194">
                          <w:marLeft w:val="640"/>
                          <w:marRight w:val="0"/>
                          <w:marTop w:val="0"/>
                          <w:marBottom w:val="0"/>
                          <w:divBdr>
                            <w:top w:val="none" w:sz="0" w:space="0" w:color="auto"/>
                            <w:left w:val="none" w:sz="0" w:space="0" w:color="auto"/>
                            <w:bottom w:val="none" w:sz="0" w:space="0" w:color="auto"/>
                            <w:right w:val="none" w:sz="0" w:space="0" w:color="auto"/>
                          </w:divBdr>
                        </w:div>
                        <w:div w:id="1766850940">
                          <w:marLeft w:val="640"/>
                          <w:marRight w:val="0"/>
                          <w:marTop w:val="0"/>
                          <w:marBottom w:val="0"/>
                          <w:divBdr>
                            <w:top w:val="none" w:sz="0" w:space="0" w:color="auto"/>
                            <w:left w:val="none" w:sz="0" w:space="0" w:color="auto"/>
                            <w:bottom w:val="none" w:sz="0" w:space="0" w:color="auto"/>
                            <w:right w:val="none" w:sz="0" w:space="0" w:color="auto"/>
                          </w:divBdr>
                        </w:div>
                        <w:div w:id="1787847684">
                          <w:marLeft w:val="640"/>
                          <w:marRight w:val="0"/>
                          <w:marTop w:val="0"/>
                          <w:marBottom w:val="0"/>
                          <w:divBdr>
                            <w:top w:val="none" w:sz="0" w:space="0" w:color="auto"/>
                            <w:left w:val="none" w:sz="0" w:space="0" w:color="auto"/>
                            <w:bottom w:val="none" w:sz="0" w:space="0" w:color="auto"/>
                            <w:right w:val="none" w:sz="0" w:space="0" w:color="auto"/>
                          </w:divBdr>
                        </w:div>
                        <w:div w:id="614748768">
                          <w:marLeft w:val="640"/>
                          <w:marRight w:val="0"/>
                          <w:marTop w:val="0"/>
                          <w:marBottom w:val="0"/>
                          <w:divBdr>
                            <w:top w:val="none" w:sz="0" w:space="0" w:color="auto"/>
                            <w:left w:val="none" w:sz="0" w:space="0" w:color="auto"/>
                            <w:bottom w:val="none" w:sz="0" w:space="0" w:color="auto"/>
                            <w:right w:val="none" w:sz="0" w:space="0" w:color="auto"/>
                          </w:divBdr>
                        </w:div>
                        <w:div w:id="1245380732">
                          <w:marLeft w:val="640"/>
                          <w:marRight w:val="0"/>
                          <w:marTop w:val="0"/>
                          <w:marBottom w:val="0"/>
                          <w:divBdr>
                            <w:top w:val="none" w:sz="0" w:space="0" w:color="auto"/>
                            <w:left w:val="none" w:sz="0" w:space="0" w:color="auto"/>
                            <w:bottom w:val="none" w:sz="0" w:space="0" w:color="auto"/>
                            <w:right w:val="none" w:sz="0" w:space="0" w:color="auto"/>
                          </w:divBdr>
                        </w:div>
                        <w:div w:id="514806770">
                          <w:marLeft w:val="640"/>
                          <w:marRight w:val="0"/>
                          <w:marTop w:val="0"/>
                          <w:marBottom w:val="0"/>
                          <w:divBdr>
                            <w:top w:val="none" w:sz="0" w:space="0" w:color="auto"/>
                            <w:left w:val="none" w:sz="0" w:space="0" w:color="auto"/>
                            <w:bottom w:val="none" w:sz="0" w:space="0" w:color="auto"/>
                            <w:right w:val="none" w:sz="0" w:space="0" w:color="auto"/>
                          </w:divBdr>
                        </w:div>
                        <w:div w:id="74862370">
                          <w:marLeft w:val="640"/>
                          <w:marRight w:val="0"/>
                          <w:marTop w:val="0"/>
                          <w:marBottom w:val="0"/>
                          <w:divBdr>
                            <w:top w:val="none" w:sz="0" w:space="0" w:color="auto"/>
                            <w:left w:val="none" w:sz="0" w:space="0" w:color="auto"/>
                            <w:bottom w:val="none" w:sz="0" w:space="0" w:color="auto"/>
                            <w:right w:val="none" w:sz="0" w:space="0" w:color="auto"/>
                          </w:divBdr>
                        </w:div>
                        <w:div w:id="1981301868">
                          <w:marLeft w:val="640"/>
                          <w:marRight w:val="0"/>
                          <w:marTop w:val="0"/>
                          <w:marBottom w:val="0"/>
                          <w:divBdr>
                            <w:top w:val="none" w:sz="0" w:space="0" w:color="auto"/>
                            <w:left w:val="none" w:sz="0" w:space="0" w:color="auto"/>
                            <w:bottom w:val="none" w:sz="0" w:space="0" w:color="auto"/>
                            <w:right w:val="none" w:sz="0" w:space="0" w:color="auto"/>
                          </w:divBdr>
                        </w:div>
                        <w:div w:id="2125610299">
                          <w:marLeft w:val="640"/>
                          <w:marRight w:val="0"/>
                          <w:marTop w:val="0"/>
                          <w:marBottom w:val="0"/>
                          <w:divBdr>
                            <w:top w:val="none" w:sz="0" w:space="0" w:color="auto"/>
                            <w:left w:val="none" w:sz="0" w:space="0" w:color="auto"/>
                            <w:bottom w:val="none" w:sz="0" w:space="0" w:color="auto"/>
                            <w:right w:val="none" w:sz="0" w:space="0" w:color="auto"/>
                          </w:divBdr>
                        </w:div>
                        <w:div w:id="297414185">
                          <w:marLeft w:val="640"/>
                          <w:marRight w:val="0"/>
                          <w:marTop w:val="0"/>
                          <w:marBottom w:val="0"/>
                          <w:divBdr>
                            <w:top w:val="none" w:sz="0" w:space="0" w:color="auto"/>
                            <w:left w:val="none" w:sz="0" w:space="0" w:color="auto"/>
                            <w:bottom w:val="none" w:sz="0" w:space="0" w:color="auto"/>
                            <w:right w:val="none" w:sz="0" w:space="0" w:color="auto"/>
                          </w:divBdr>
                        </w:div>
                        <w:div w:id="1885405504">
                          <w:marLeft w:val="640"/>
                          <w:marRight w:val="0"/>
                          <w:marTop w:val="0"/>
                          <w:marBottom w:val="0"/>
                          <w:divBdr>
                            <w:top w:val="none" w:sz="0" w:space="0" w:color="auto"/>
                            <w:left w:val="none" w:sz="0" w:space="0" w:color="auto"/>
                            <w:bottom w:val="none" w:sz="0" w:space="0" w:color="auto"/>
                            <w:right w:val="none" w:sz="0" w:space="0" w:color="auto"/>
                          </w:divBdr>
                        </w:div>
                        <w:div w:id="181600619">
                          <w:marLeft w:val="640"/>
                          <w:marRight w:val="0"/>
                          <w:marTop w:val="0"/>
                          <w:marBottom w:val="0"/>
                          <w:divBdr>
                            <w:top w:val="none" w:sz="0" w:space="0" w:color="auto"/>
                            <w:left w:val="none" w:sz="0" w:space="0" w:color="auto"/>
                            <w:bottom w:val="none" w:sz="0" w:space="0" w:color="auto"/>
                            <w:right w:val="none" w:sz="0" w:space="0" w:color="auto"/>
                          </w:divBdr>
                        </w:div>
                        <w:div w:id="1781101736">
                          <w:marLeft w:val="640"/>
                          <w:marRight w:val="0"/>
                          <w:marTop w:val="0"/>
                          <w:marBottom w:val="0"/>
                          <w:divBdr>
                            <w:top w:val="none" w:sz="0" w:space="0" w:color="auto"/>
                            <w:left w:val="none" w:sz="0" w:space="0" w:color="auto"/>
                            <w:bottom w:val="none" w:sz="0" w:space="0" w:color="auto"/>
                            <w:right w:val="none" w:sz="0" w:space="0" w:color="auto"/>
                          </w:divBdr>
                        </w:div>
                        <w:div w:id="1986081447">
                          <w:marLeft w:val="640"/>
                          <w:marRight w:val="0"/>
                          <w:marTop w:val="0"/>
                          <w:marBottom w:val="0"/>
                          <w:divBdr>
                            <w:top w:val="none" w:sz="0" w:space="0" w:color="auto"/>
                            <w:left w:val="none" w:sz="0" w:space="0" w:color="auto"/>
                            <w:bottom w:val="none" w:sz="0" w:space="0" w:color="auto"/>
                            <w:right w:val="none" w:sz="0" w:space="0" w:color="auto"/>
                          </w:divBdr>
                        </w:div>
                        <w:div w:id="1166632793">
                          <w:marLeft w:val="640"/>
                          <w:marRight w:val="0"/>
                          <w:marTop w:val="0"/>
                          <w:marBottom w:val="0"/>
                          <w:divBdr>
                            <w:top w:val="none" w:sz="0" w:space="0" w:color="auto"/>
                            <w:left w:val="none" w:sz="0" w:space="0" w:color="auto"/>
                            <w:bottom w:val="none" w:sz="0" w:space="0" w:color="auto"/>
                            <w:right w:val="none" w:sz="0" w:space="0" w:color="auto"/>
                          </w:divBdr>
                        </w:div>
                        <w:div w:id="1578975765">
                          <w:marLeft w:val="640"/>
                          <w:marRight w:val="0"/>
                          <w:marTop w:val="0"/>
                          <w:marBottom w:val="0"/>
                          <w:divBdr>
                            <w:top w:val="none" w:sz="0" w:space="0" w:color="auto"/>
                            <w:left w:val="none" w:sz="0" w:space="0" w:color="auto"/>
                            <w:bottom w:val="none" w:sz="0" w:space="0" w:color="auto"/>
                            <w:right w:val="none" w:sz="0" w:space="0" w:color="auto"/>
                          </w:divBdr>
                        </w:div>
                        <w:div w:id="1257908246">
                          <w:marLeft w:val="640"/>
                          <w:marRight w:val="0"/>
                          <w:marTop w:val="0"/>
                          <w:marBottom w:val="0"/>
                          <w:divBdr>
                            <w:top w:val="none" w:sz="0" w:space="0" w:color="auto"/>
                            <w:left w:val="none" w:sz="0" w:space="0" w:color="auto"/>
                            <w:bottom w:val="none" w:sz="0" w:space="0" w:color="auto"/>
                            <w:right w:val="none" w:sz="0" w:space="0" w:color="auto"/>
                          </w:divBdr>
                        </w:div>
                        <w:div w:id="1484078363">
                          <w:marLeft w:val="640"/>
                          <w:marRight w:val="0"/>
                          <w:marTop w:val="0"/>
                          <w:marBottom w:val="0"/>
                          <w:divBdr>
                            <w:top w:val="none" w:sz="0" w:space="0" w:color="auto"/>
                            <w:left w:val="none" w:sz="0" w:space="0" w:color="auto"/>
                            <w:bottom w:val="none" w:sz="0" w:space="0" w:color="auto"/>
                            <w:right w:val="none" w:sz="0" w:space="0" w:color="auto"/>
                          </w:divBdr>
                        </w:div>
                        <w:div w:id="1055547183">
                          <w:marLeft w:val="640"/>
                          <w:marRight w:val="0"/>
                          <w:marTop w:val="0"/>
                          <w:marBottom w:val="0"/>
                          <w:divBdr>
                            <w:top w:val="none" w:sz="0" w:space="0" w:color="auto"/>
                            <w:left w:val="none" w:sz="0" w:space="0" w:color="auto"/>
                            <w:bottom w:val="none" w:sz="0" w:space="0" w:color="auto"/>
                            <w:right w:val="none" w:sz="0" w:space="0" w:color="auto"/>
                          </w:divBdr>
                        </w:div>
                        <w:div w:id="979697713">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07282554">
                  <w:marLeft w:val="640"/>
                  <w:marRight w:val="0"/>
                  <w:marTop w:val="0"/>
                  <w:marBottom w:val="0"/>
                  <w:divBdr>
                    <w:top w:val="none" w:sz="0" w:space="0" w:color="auto"/>
                    <w:left w:val="none" w:sz="0" w:space="0" w:color="auto"/>
                    <w:bottom w:val="none" w:sz="0" w:space="0" w:color="auto"/>
                    <w:right w:val="none" w:sz="0" w:space="0" w:color="auto"/>
                  </w:divBdr>
                </w:div>
                <w:div w:id="1570268755">
                  <w:marLeft w:val="640"/>
                  <w:marRight w:val="0"/>
                  <w:marTop w:val="0"/>
                  <w:marBottom w:val="0"/>
                  <w:divBdr>
                    <w:top w:val="none" w:sz="0" w:space="0" w:color="auto"/>
                    <w:left w:val="none" w:sz="0" w:space="0" w:color="auto"/>
                    <w:bottom w:val="none" w:sz="0" w:space="0" w:color="auto"/>
                    <w:right w:val="none" w:sz="0" w:space="0" w:color="auto"/>
                  </w:divBdr>
                </w:div>
                <w:div w:id="794760024">
                  <w:marLeft w:val="640"/>
                  <w:marRight w:val="0"/>
                  <w:marTop w:val="0"/>
                  <w:marBottom w:val="0"/>
                  <w:divBdr>
                    <w:top w:val="none" w:sz="0" w:space="0" w:color="auto"/>
                    <w:left w:val="none" w:sz="0" w:space="0" w:color="auto"/>
                    <w:bottom w:val="none" w:sz="0" w:space="0" w:color="auto"/>
                    <w:right w:val="none" w:sz="0" w:space="0" w:color="auto"/>
                  </w:divBdr>
                </w:div>
                <w:div w:id="359551051">
                  <w:marLeft w:val="640"/>
                  <w:marRight w:val="0"/>
                  <w:marTop w:val="0"/>
                  <w:marBottom w:val="0"/>
                  <w:divBdr>
                    <w:top w:val="none" w:sz="0" w:space="0" w:color="auto"/>
                    <w:left w:val="none" w:sz="0" w:space="0" w:color="auto"/>
                    <w:bottom w:val="none" w:sz="0" w:space="0" w:color="auto"/>
                    <w:right w:val="none" w:sz="0" w:space="0" w:color="auto"/>
                  </w:divBdr>
                </w:div>
                <w:div w:id="1962221940">
                  <w:marLeft w:val="640"/>
                  <w:marRight w:val="0"/>
                  <w:marTop w:val="0"/>
                  <w:marBottom w:val="0"/>
                  <w:divBdr>
                    <w:top w:val="none" w:sz="0" w:space="0" w:color="auto"/>
                    <w:left w:val="none" w:sz="0" w:space="0" w:color="auto"/>
                    <w:bottom w:val="none" w:sz="0" w:space="0" w:color="auto"/>
                    <w:right w:val="none" w:sz="0" w:space="0" w:color="auto"/>
                  </w:divBdr>
                </w:div>
                <w:div w:id="1863081512">
                  <w:marLeft w:val="640"/>
                  <w:marRight w:val="0"/>
                  <w:marTop w:val="0"/>
                  <w:marBottom w:val="0"/>
                  <w:divBdr>
                    <w:top w:val="none" w:sz="0" w:space="0" w:color="auto"/>
                    <w:left w:val="none" w:sz="0" w:space="0" w:color="auto"/>
                    <w:bottom w:val="none" w:sz="0" w:space="0" w:color="auto"/>
                    <w:right w:val="none" w:sz="0" w:space="0" w:color="auto"/>
                  </w:divBdr>
                </w:div>
                <w:div w:id="918246456">
                  <w:marLeft w:val="640"/>
                  <w:marRight w:val="0"/>
                  <w:marTop w:val="0"/>
                  <w:marBottom w:val="0"/>
                  <w:divBdr>
                    <w:top w:val="none" w:sz="0" w:space="0" w:color="auto"/>
                    <w:left w:val="none" w:sz="0" w:space="0" w:color="auto"/>
                    <w:bottom w:val="none" w:sz="0" w:space="0" w:color="auto"/>
                    <w:right w:val="none" w:sz="0" w:space="0" w:color="auto"/>
                  </w:divBdr>
                </w:div>
                <w:div w:id="2051832898">
                  <w:marLeft w:val="640"/>
                  <w:marRight w:val="0"/>
                  <w:marTop w:val="0"/>
                  <w:marBottom w:val="0"/>
                  <w:divBdr>
                    <w:top w:val="none" w:sz="0" w:space="0" w:color="auto"/>
                    <w:left w:val="none" w:sz="0" w:space="0" w:color="auto"/>
                    <w:bottom w:val="none" w:sz="0" w:space="0" w:color="auto"/>
                    <w:right w:val="none" w:sz="0" w:space="0" w:color="auto"/>
                  </w:divBdr>
                </w:div>
                <w:div w:id="342321807">
                  <w:marLeft w:val="640"/>
                  <w:marRight w:val="0"/>
                  <w:marTop w:val="0"/>
                  <w:marBottom w:val="0"/>
                  <w:divBdr>
                    <w:top w:val="none" w:sz="0" w:space="0" w:color="auto"/>
                    <w:left w:val="none" w:sz="0" w:space="0" w:color="auto"/>
                    <w:bottom w:val="none" w:sz="0" w:space="0" w:color="auto"/>
                    <w:right w:val="none" w:sz="0" w:space="0" w:color="auto"/>
                  </w:divBdr>
                </w:div>
                <w:div w:id="480931403">
                  <w:marLeft w:val="640"/>
                  <w:marRight w:val="0"/>
                  <w:marTop w:val="0"/>
                  <w:marBottom w:val="0"/>
                  <w:divBdr>
                    <w:top w:val="none" w:sz="0" w:space="0" w:color="auto"/>
                    <w:left w:val="none" w:sz="0" w:space="0" w:color="auto"/>
                    <w:bottom w:val="none" w:sz="0" w:space="0" w:color="auto"/>
                    <w:right w:val="none" w:sz="0" w:space="0" w:color="auto"/>
                  </w:divBdr>
                </w:div>
                <w:div w:id="1468400299">
                  <w:marLeft w:val="640"/>
                  <w:marRight w:val="0"/>
                  <w:marTop w:val="0"/>
                  <w:marBottom w:val="0"/>
                  <w:divBdr>
                    <w:top w:val="none" w:sz="0" w:space="0" w:color="auto"/>
                    <w:left w:val="none" w:sz="0" w:space="0" w:color="auto"/>
                    <w:bottom w:val="none" w:sz="0" w:space="0" w:color="auto"/>
                    <w:right w:val="none" w:sz="0" w:space="0" w:color="auto"/>
                  </w:divBdr>
                </w:div>
                <w:div w:id="1753548848">
                  <w:marLeft w:val="640"/>
                  <w:marRight w:val="0"/>
                  <w:marTop w:val="0"/>
                  <w:marBottom w:val="0"/>
                  <w:divBdr>
                    <w:top w:val="none" w:sz="0" w:space="0" w:color="auto"/>
                    <w:left w:val="none" w:sz="0" w:space="0" w:color="auto"/>
                    <w:bottom w:val="none" w:sz="0" w:space="0" w:color="auto"/>
                    <w:right w:val="none" w:sz="0" w:space="0" w:color="auto"/>
                  </w:divBdr>
                </w:div>
                <w:div w:id="732775152">
                  <w:marLeft w:val="640"/>
                  <w:marRight w:val="0"/>
                  <w:marTop w:val="0"/>
                  <w:marBottom w:val="0"/>
                  <w:divBdr>
                    <w:top w:val="none" w:sz="0" w:space="0" w:color="auto"/>
                    <w:left w:val="none" w:sz="0" w:space="0" w:color="auto"/>
                    <w:bottom w:val="none" w:sz="0" w:space="0" w:color="auto"/>
                    <w:right w:val="none" w:sz="0" w:space="0" w:color="auto"/>
                  </w:divBdr>
                </w:div>
                <w:div w:id="10255944">
                  <w:marLeft w:val="640"/>
                  <w:marRight w:val="0"/>
                  <w:marTop w:val="0"/>
                  <w:marBottom w:val="0"/>
                  <w:divBdr>
                    <w:top w:val="none" w:sz="0" w:space="0" w:color="auto"/>
                    <w:left w:val="none" w:sz="0" w:space="0" w:color="auto"/>
                    <w:bottom w:val="none" w:sz="0" w:space="0" w:color="auto"/>
                    <w:right w:val="none" w:sz="0" w:space="0" w:color="auto"/>
                  </w:divBdr>
                </w:div>
                <w:div w:id="747923279">
                  <w:marLeft w:val="640"/>
                  <w:marRight w:val="0"/>
                  <w:marTop w:val="0"/>
                  <w:marBottom w:val="0"/>
                  <w:divBdr>
                    <w:top w:val="none" w:sz="0" w:space="0" w:color="auto"/>
                    <w:left w:val="none" w:sz="0" w:space="0" w:color="auto"/>
                    <w:bottom w:val="none" w:sz="0" w:space="0" w:color="auto"/>
                    <w:right w:val="none" w:sz="0" w:space="0" w:color="auto"/>
                  </w:divBdr>
                </w:div>
                <w:div w:id="1737580763">
                  <w:marLeft w:val="640"/>
                  <w:marRight w:val="0"/>
                  <w:marTop w:val="0"/>
                  <w:marBottom w:val="0"/>
                  <w:divBdr>
                    <w:top w:val="none" w:sz="0" w:space="0" w:color="auto"/>
                    <w:left w:val="none" w:sz="0" w:space="0" w:color="auto"/>
                    <w:bottom w:val="none" w:sz="0" w:space="0" w:color="auto"/>
                    <w:right w:val="none" w:sz="0" w:space="0" w:color="auto"/>
                  </w:divBdr>
                </w:div>
                <w:div w:id="1131704205">
                  <w:marLeft w:val="640"/>
                  <w:marRight w:val="0"/>
                  <w:marTop w:val="0"/>
                  <w:marBottom w:val="0"/>
                  <w:divBdr>
                    <w:top w:val="none" w:sz="0" w:space="0" w:color="auto"/>
                    <w:left w:val="none" w:sz="0" w:space="0" w:color="auto"/>
                    <w:bottom w:val="none" w:sz="0" w:space="0" w:color="auto"/>
                    <w:right w:val="none" w:sz="0" w:space="0" w:color="auto"/>
                  </w:divBdr>
                </w:div>
                <w:div w:id="732393297">
                  <w:marLeft w:val="640"/>
                  <w:marRight w:val="0"/>
                  <w:marTop w:val="0"/>
                  <w:marBottom w:val="0"/>
                  <w:divBdr>
                    <w:top w:val="none" w:sz="0" w:space="0" w:color="auto"/>
                    <w:left w:val="none" w:sz="0" w:space="0" w:color="auto"/>
                    <w:bottom w:val="none" w:sz="0" w:space="0" w:color="auto"/>
                    <w:right w:val="none" w:sz="0" w:space="0" w:color="auto"/>
                  </w:divBdr>
                </w:div>
                <w:div w:id="637762169">
                  <w:marLeft w:val="640"/>
                  <w:marRight w:val="0"/>
                  <w:marTop w:val="0"/>
                  <w:marBottom w:val="0"/>
                  <w:divBdr>
                    <w:top w:val="none" w:sz="0" w:space="0" w:color="auto"/>
                    <w:left w:val="none" w:sz="0" w:space="0" w:color="auto"/>
                    <w:bottom w:val="none" w:sz="0" w:space="0" w:color="auto"/>
                    <w:right w:val="none" w:sz="0" w:space="0" w:color="auto"/>
                  </w:divBdr>
                </w:div>
                <w:div w:id="777141110">
                  <w:marLeft w:val="640"/>
                  <w:marRight w:val="0"/>
                  <w:marTop w:val="0"/>
                  <w:marBottom w:val="0"/>
                  <w:divBdr>
                    <w:top w:val="none" w:sz="0" w:space="0" w:color="auto"/>
                    <w:left w:val="none" w:sz="0" w:space="0" w:color="auto"/>
                    <w:bottom w:val="none" w:sz="0" w:space="0" w:color="auto"/>
                    <w:right w:val="none" w:sz="0" w:space="0" w:color="auto"/>
                  </w:divBdr>
                </w:div>
                <w:div w:id="1078673006">
                  <w:marLeft w:val="640"/>
                  <w:marRight w:val="0"/>
                  <w:marTop w:val="0"/>
                  <w:marBottom w:val="0"/>
                  <w:divBdr>
                    <w:top w:val="none" w:sz="0" w:space="0" w:color="auto"/>
                    <w:left w:val="none" w:sz="0" w:space="0" w:color="auto"/>
                    <w:bottom w:val="none" w:sz="0" w:space="0" w:color="auto"/>
                    <w:right w:val="none" w:sz="0" w:space="0" w:color="auto"/>
                  </w:divBdr>
                </w:div>
                <w:div w:id="707492107">
                  <w:marLeft w:val="640"/>
                  <w:marRight w:val="0"/>
                  <w:marTop w:val="0"/>
                  <w:marBottom w:val="0"/>
                  <w:divBdr>
                    <w:top w:val="none" w:sz="0" w:space="0" w:color="auto"/>
                    <w:left w:val="none" w:sz="0" w:space="0" w:color="auto"/>
                    <w:bottom w:val="none" w:sz="0" w:space="0" w:color="auto"/>
                    <w:right w:val="none" w:sz="0" w:space="0" w:color="auto"/>
                  </w:divBdr>
                </w:div>
                <w:div w:id="1183011080">
                  <w:marLeft w:val="640"/>
                  <w:marRight w:val="0"/>
                  <w:marTop w:val="0"/>
                  <w:marBottom w:val="0"/>
                  <w:divBdr>
                    <w:top w:val="none" w:sz="0" w:space="0" w:color="auto"/>
                    <w:left w:val="none" w:sz="0" w:space="0" w:color="auto"/>
                    <w:bottom w:val="none" w:sz="0" w:space="0" w:color="auto"/>
                    <w:right w:val="none" w:sz="0" w:space="0" w:color="auto"/>
                  </w:divBdr>
                </w:div>
                <w:div w:id="1272860523">
                  <w:marLeft w:val="640"/>
                  <w:marRight w:val="0"/>
                  <w:marTop w:val="0"/>
                  <w:marBottom w:val="0"/>
                  <w:divBdr>
                    <w:top w:val="none" w:sz="0" w:space="0" w:color="auto"/>
                    <w:left w:val="none" w:sz="0" w:space="0" w:color="auto"/>
                    <w:bottom w:val="none" w:sz="0" w:space="0" w:color="auto"/>
                    <w:right w:val="none" w:sz="0" w:space="0" w:color="auto"/>
                  </w:divBdr>
                </w:div>
                <w:div w:id="1273124036">
                  <w:marLeft w:val="640"/>
                  <w:marRight w:val="0"/>
                  <w:marTop w:val="0"/>
                  <w:marBottom w:val="0"/>
                  <w:divBdr>
                    <w:top w:val="none" w:sz="0" w:space="0" w:color="auto"/>
                    <w:left w:val="none" w:sz="0" w:space="0" w:color="auto"/>
                    <w:bottom w:val="none" w:sz="0" w:space="0" w:color="auto"/>
                    <w:right w:val="none" w:sz="0" w:space="0" w:color="auto"/>
                  </w:divBdr>
                </w:div>
                <w:div w:id="2030108819">
                  <w:marLeft w:val="640"/>
                  <w:marRight w:val="0"/>
                  <w:marTop w:val="0"/>
                  <w:marBottom w:val="0"/>
                  <w:divBdr>
                    <w:top w:val="none" w:sz="0" w:space="0" w:color="auto"/>
                    <w:left w:val="none" w:sz="0" w:space="0" w:color="auto"/>
                    <w:bottom w:val="none" w:sz="0" w:space="0" w:color="auto"/>
                    <w:right w:val="none" w:sz="0" w:space="0" w:color="auto"/>
                  </w:divBdr>
                </w:div>
                <w:div w:id="345718369">
                  <w:marLeft w:val="640"/>
                  <w:marRight w:val="0"/>
                  <w:marTop w:val="0"/>
                  <w:marBottom w:val="0"/>
                  <w:divBdr>
                    <w:top w:val="none" w:sz="0" w:space="0" w:color="auto"/>
                    <w:left w:val="none" w:sz="0" w:space="0" w:color="auto"/>
                    <w:bottom w:val="none" w:sz="0" w:space="0" w:color="auto"/>
                    <w:right w:val="none" w:sz="0" w:space="0" w:color="auto"/>
                  </w:divBdr>
                </w:div>
                <w:div w:id="613439437">
                  <w:marLeft w:val="640"/>
                  <w:marRight w:val="0"/>
                  <w:marTop w:val="0"/>
                  <w:marBottom w:val="0"/>
                  <w:divBdr>
                    <w:top w:val="none" w:sz="0" w:space="0" w:color="auto"/>
                    <w:left w:val="none" w:sz="0" w:space="0" w:color="auto"/>
                    <w:bottom w:val="none" w:sz="0" w:space="0" w:color="auto"/>
                    <w:right w:val="none" w:sz="0" w:space="0" w:color="auto"/>
                  </w:divBdr>
                </w:div>
                <w:div w:id="2057006053">
                  <w:marLeft w:val="640"/>
                  <w:marRight w:val="0"/>
                  <w:marTop w:val="0"/>
                  <w:marBottom w:val="0"/>
                  <w:divBdr>
                    <w:top w:val="none" w:sz="0" w:space="0" w:color="auto"/>
                    <w:left w:val="none" w:sz="0" w:space="0" w:color="auto"/>
                    <w:bottom w:val="none" w:sz="0" w:space="0" w:color="auto"/>
                    <w:right w:val="none" w:sz="0" w:space="0" w:color="auto"/>
                  </w:divBdr>
                </w:div>
                <w:div w:id="1439836919">
                  <w:marLeft w:val="640"/>
                  <w:marRight w:val="0"/>
                  <w:marTop w:val="0"/>
                  <w:marBottom w:val="0"/>
                  <w:divBdr>
                    <w:top w:val="none" w:sz="0" w:space="0" w:color="auto"/>
                    <w:left w:val="none" w:sz="0" w:space="0" w:color="auto"/>
                    <w:bottom w:val="none" w:sz="0" w:space="0" w:color="auto"/>
                    <w:right w:val="none" w:sz="0" w:space="0" w:color="auto"/>
                  </w:divBdr>
                </w:div>
                <w:div w:id="1726759172">
                  <w:marLeft w:val="640"/>
                  <w:marRight w:val="0"/>
                  <w:marTop w:val="0"/>
                  <w:marBottom w:val="0"/>
                  <w:divBdr>
                    <w:top w:val="none" w:sz="0" w:space="0" w:color="auto"/>
                    <w:left w:val="none" w:sz="0" w:space="0" w:color="auto"/>
                    <w:bottom w:val="none" w:sz="0" w:space="0" w:color="auto"/>
                    <w:right w:val="none" w:sz="0" w:space="0" w:color="auto"/>
                  </w:divBdr>
                </w:div>
                <w:div w:id="1273048265">
                  <w:marLeft w:val="640"/>
                  <w:marRight w:val="0"/>
                  <w:marTop w:val="0"/>
                  <w:marBottom w:val="0"/>
                  <w:divBdr>
                    <w:top w:val="none" w:sz="0" w:space="0" w:color="auto"/>
                    <w:left w:val="none" w:sz="0" w:space="0" w:color="auto"/>
                    <w:bottom w:val="none" w:sz="0" w:space="0" w:color="auto"/>
                    <w:right w:val="none" w:sz="0" w:space="0" w:color="auto"/>
                  </w:divBdr>
                </w:div>
                <w:div w:id="718284284">
                  <w:marLeft w:val="640"/>
                  <w:marRight w:val="0"/>
                  <w:marTop w:val="0"/>
                  <w:marBottom w:val="0"/>
                  <w:divBdr>
                    <w:top w:val="none" w:sz="0" w:space="0" w:color="auto"/>
                    <w:left w:val="none" w:sz="0" w:space="0" w:color="auto"/>
                    <w:bottom w:val="none" w:sz="0" w:space="0" w:color="auto"/>
                    <w:right w:val="none" w:sz="0" w:space="0" w:color="auto"/>
                  </w:divBdr>
                </w:div>
                <w:div w:id="1486584663">
                  <w:marLeft w:val="640"/>
                  <w:marRight w:val="0"/>
                  <w:marTop w:val="0"/>
                  <w:marBottom w:val="0"/>
                  <w:divBdr>
                    <w:top w:val="none" w:sz="0" w:space="0" w:color="auto"/>
                    <w:left w:val="none" w:sz="0" w:space="0" w:color="auto"/>
                    <w:bottom w:val="none" w:sz="0" w:space="0" w:color="auto"/>
                    <w:right w:val="none" w:sz="0" w:space="0" w:color="auto"/>
                  </w:divBdr>
                </w:div>
                <w:div w:id="1901550421">
                  <w:marLeft w:val="640"/>
                  <w:marRight w:val="0"/>
                  <w:marTop w:val="0"/>
                  <w:marBottom w:val="0"/>
                  <w:divBdr>
                    <w:top w:val="none" w:sz="0" w:space="0" w:color="auto"/>
                    <w:left w:val="none" w:sz="0" w:space="0" w:color="auto"/>
                    <w:bottom w:val="none" w:sz="0" w:space="0" w:color="auto"/>
                    <w:right w:val="none" w:sz="0" w:space="0" w:color="auto"/>
                  </w:divBdr>
                </w:div>
                <w:div w:id="1742941706">
                  <w:marLeft w:val="640"/>
                  <w:marRight w:val="0"/>
                  <w:marTop w:val="0"/>
                  <w:marBottom w:val="0"/>
                  <w:divBdr>
                    <w:top w:val="none" w:sz="0" w:space="0" w:color="auto"/>
                    <w:left w:val="none" w:sz="0" w:space="0" w:color="auto"/>
                    <w:bottom w:val="none" w:sz="0" w:space="0" w:color="auto"/>
                    <w:right w:val="none" w:sz="0" w:space="0" w:color="auto"/>
                  </w:divBdr>
                </w:div>
                <w:div w:id="1125660365">
                  <w:marLeft w:val="640"/>
                  <w:marRight w:val="0"/>
                  <w:marTop w:val="0"/>
                  <w:marBottom w:val="0"/>
                  <w:divBdr>
                    <w:top w:val="none" w:sz="0" w:space="0" w:color="auto"/>
                    <w:left w:val="none" w:sz="0" w:space="0" w:color="auto"/>
                    <w:bottom w:val="none" w:sz="0" w:space="0" w:color="auto"/>
                    <w:right w:val="none" w:sz="0" w:space="0" w:color="auto"/>
                  </w:divBdr>
                </w:div>
                <w:div w:id="1659730772">
                  <w:marLeft w:val="640"/>
                  <w:marRight w:val="0"/>
                  <w:marTop w:val="0"/>
                  <w:marBottom w:val="0"/>
                  <w:divBdr>
                    <w:top w:val="none" w:sz="0" w:space="0" w:color="auto"/>
                    <w:left w:val="none" w:sz="0" w:space="0" w:color="auto"/>
                    <w:bottom w:val="none" w:sz="0" w:space="0" w:color="auto"/>
                    <w:right w:val="none" w:sz="0" w:space="0" w:color="auto"/>
                  </w:divBdr>
                </w:div>
                <w:div w:id="2057580712">
                  <w:marLeft w:val="640"/>
                  <w:marRight w:val="0"/>
                  <w:marTop w:val="0"/>
                  <w:marBottom w:val="0"/>
                  <w:divBdr>
                    <w:top w:val="none" w:sz="0" w:space="0" w:color="auto"/>
                    <w:left w:val="none" w:sz="0" w:space="0" w:color="auto"/>
                    <w:bottom w:val="none" w:sz="0" w:space="0" w:color="auto"/>
                    <w:right w:val="none" w:sz="0" w:space="0" w:color="auto"/>
                  </w:divBdr>
                </w:div>
                <w:div w:id="1059019345">
                  <w:marLeft w:val="640"/>
                  <w:marRight w:val="0"/>
                  <w:marTop w:val="0"/>
                  <w:marBottom w:val="0"/>
                  <w:divBdr>
                    <w:top w:val="none" w:sz="0" w:space="0" w:color="auto"/>
                    <w:left w:val="none" w:sz="0" w:space="0" w:color="auto"/>
                    <w:bottom w:val="none" w:sz="0" w:space="0" w:color="auto"/>
                    <w:right w:val="none" w:sz="0" w:space="0" w:color="auto"/>
                  </w:divBdr>
                </w:div>
                <w:div w:id="154415138">
                  <w:marLeft w:val="640"/>
                  <w:marRight w:val="0"/>
                  <w:marTop w:val="0"/>
                  <w:marBottom w:val="0"/>
                  <w:divBdr>
                    <w:top w:val="none" w:sz="0" w:space="0" w:color="auto"/>
                    <w:left w:val="none" w:sz="0" w:space="0" w:color="auto"/>
                    <w:bottom w:val="none" w:sz="0" w:space="0" w:color="auto"/>
                    <w:right w:val="none" w:sz="0" w:space="0" w:color="auto"/>
                  </w:divBdr>
                </w:div>
                <w:div w:id="805590844">
                  <w:marLeft w:val="640"/>
                  <w:marRight w:val="0"/>
                  <w:marTop w:val="0"/>
                  <w:marBottom w:val="0"/>
                  <w:divBdr>
                    <w:top w:val="none" w:sz="0" w:space="0" w:color="auto"/>
                    <w:left w:val="none" w:sz="0" w:space="0" w:color="auto"/>
                    <w:bottom w:val="none" w:sz="0" w:space="0" w:color="auto"/>
                    <w:right w:val="none" w:sz="0" w:space="0" w:color="auto"/>
                  </w:divBdr>
                </w:div>
                <w:div w:id="1089623185">
                  <w:marLeft w:val="640"/>
                  <w:marRight w:val="0"/>
                  <w:marTop w:val="0"/>
                  <w:marBottom w:val="0"/>
                  <w:divBdr>
                    <w:top w:val="none" w:sz="0" w:space="0" w:color="auto"/>
                    <w:left w:val="none" w:sz="0" w:space="0" w:color="auto"/>
                    <w:bottom w:val="none" w:sz="0" w:space="0" w:color="auto"/>
                    <w:right w:val="none" w:sz="0" w:space="0" w:color="auto"/>
                  </w:divBdr>
                </w:div>
                <w:div w:id="1466045708">
                  <w:marLeft w:val="640"/>
                  <w:marRight w:val="0"/>
                  <w:marTop w:val="0"/>
                  <w:marBottom w:val="0"/>
                  <w:divBdr>
                    <w:top w:val="none" w:sz="0" w:space="0" w:color="auto"/>
                    <w:left w:val="none" w:sz="0" w:space="0" w:color="auto"/>
                    <w:bottom w:val="none" w:sz="0" w:space="0" w:color="auto"/>
                    <w:right w:val="none" w:sz="0" w:space="0" w:color="auto"/>
                  </w:divBdr>
                </w:div>
                <w:div w:id="30232217">
                  <w:marLeft w:val="640"/>
                  <w:marRight w:val="0"/>
                  <w:marTop w:val="0"/>
                  <w:marBottom w:val="0"/>
                  <w:divBdr>
                    <w:top w:val="none" w:sz="0" w:space="0" w:color="auto"/>
                    <w:left w:val="none" w:sz="0" w:space="0" w:color="auto"/>
                    <w:bottom w:val="none" w:sz="0" w:space="0" w:color="auto"/>
                    <w:right w:val="none" w:sz="0" w:space="0" w:color="auto"/>
                  </w:divBdr>
                </w:div>
                <w:div w:id="1680230707">
                  <w:marLeft w:val="640"/>
                  <w:marRight w:val="0"/>
                  <w:marTop w:val="0"/>
                  <w:marBottom w:val="0"/>
                  <w:divBdr>
                    <w:top w:val="none" w:sz="0" w:space="0" w:color="auto"/>
                    <w:left w:val="none" w:sz="0" w:space="0" w:color="auto"/>
                    <w:bottom w:val="none" w:sz="0" w:space="0" w:color="auto"/>
                    <w:right w:val="none" w:sz="0" w:space="0" w:color="auto"/>
                  </w:divBdr>
                </w:div>
                <w:div w:id="1171291421">
                  <w:marLeft w:val="640"/>
                  <w:marRight w:val="0"/>
                  <w:marTop w:val="0"/>
                  <w:marBottom w:val="0"/>
                  <w:divBdr>
                    <w:top w:val="none" w:sz="0" w:space="0" w:color="auto"/>
                    <w:left w:val="none" w:sz="0" w:space="0" w:color="auto"/>
                    <w:bottom w:val="none" w:sz="0" w:space="0" w:color="auto"/>
                    <w:right w:val="none" w:sz="0" w:space="0" w:color="auto"/>
                  </w:divBdr>
                </w:div>
                <w:div w:id="1962684676">
                  <w:marLeft w:val="640"/>
                  <w:marRight w:val="0"/>
                  <w:marTop w:val="0"/>
                  <w:marBottom w:val="0"/>
                  <w:divBdr>
                    <w:top w:val="none" w:sz="0" w:space="0" w:color="auto"/>
                    <w:left w:val="none" w:sz="0" w:space="0" w:color="auto"/>
                    <w:bottom w:val="none" w:sz="0" w:space="0" w:color="auto"/>
                    <w:right w:val="none" w:sz="0" w:space="0" w:color="auto"/>
                  </w:divBdr>
                </w:div>
                <w:div w:id="2064988300">
                  <w:marLeft w:val="640"/>
                  <w:marRight w:val="0"/>
                  <w:marTop w:val="0"/>
                  <w:marBottom w:val="0"/>
                  <w:divBdr>
                    <w:top w:val="none" w:sz="0" w:space="0" w:color="auto"/>
                    <w:left w:val="none" w:sz="0" w:space="0" w:color="auto"/>
                    <w:bottom w:val="none" w:sz="0" w:space="0" w:color="auto"/>
                    <w:right w:val="none" w:sz="0" w:space="0" w:color="auto"/>
                  </w:divBdr>
                </w:div>
                <w:div w:id="2082557453">
                  <w:marLeft w:val="640"/>
                  <w:marRight w:val="0"/>
                  <w:marTop w:val="0"/>
                  <w:marBottom w:val="0"/>
                  <w:divBdr>
                    <w:top w:val="none" w:sz="0" w:space="0" w:color="auto"/>
                    <w:left w:val="none" w:sz="0" w:space="0" w:color="auto"/>
                    <w:bottom w:val="none" w:sz="0" w:space="0" w:color="auto"/>
                    <w:right w:val="none" w:sz="0" w:space="0" w:color="auto"/>
                  </w:divBdr>
                </w:div>
                <w:div w:id="2063096020">
                  <w:marLeft w:val="640"/>
                  <w:marRight w:val="0"/>
                  <w:marTop w:val="0"/>
                  <w:marBottom w:val="0"/>
                  <w:divBdr>
                    <w:top w:val="none" w:sz="0" w:space="0" w:color="auto"/>
                    <w:left w:val="none" w:sz="0" w:space="0" w:color="auto"/>
                    <w:bottom w:val="none" w:sz="0" w:space="0" w:color="auto"/>
                    <w:right w:val="none" w:sz="0" w:space="0" w:color="auto"/>
                  </w:divBdr>
                </w:div>
                <w:div w:id="1604603851">
                  <w:marLeft w:val="640"/>
                  <w:marRight w:val="0"/>
                  <w:marTop w:val="0"/>
                  <w:marBottom w:val="0"/>
                  <w:divBdr>
                    <w:top w:val="none" w:sz="0" w:space="0" w:color="auto"/>
                    <w:left w:val="none" w:sz="0" w:space="0" w:color="auto"/>
                    <w:bottom w:val="none" w:sz="0" w:space="0" w:color="auto"/>
                    <w:right w:val="none" w:sz="0" w:space="0" w:color="auto"/>
                  </w:divBdr>
                </w:div>
                <w:div w:id="1324120821">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2140957286">
          <w:marLeft w:val="640"/>
          <w:marRight w:val="0"/>
          <w:marTop w:val="0"/>
          <w:marBottom w:val="0"/>
          <w:divBdr>
            <w:top w:val="none" w:sz="0" w:space="0" w:color="auto"/>
            <w:left w:val="none" w:sz="0" w:space="0" w:color="auto"/>
            <w:bottom w:val="none" w:sz="0" w:space="0" w:color="auto"/>
            <w:right w:val="none" w:sz="0" w:space="0" w:color="auto"/>
          </w:divBdr>
        </w:div>
        <w:div w:id="1771392434">
          <w:marLeft w:val="640"/>
          <w:marRight w:val="0"/>
          <w:marTop w:val="0"/>
          <w:marBottom w:val="0"/>
          <w:divBdr>
            <w:top w:val="none" w:sz="0" w:space="0" w:color="auto"/>
            <w:left w:val="none" w:sz="0" w:space="0" w:color="auto"/>
            <w:bottom w:val="none" w:sz="0" w:space="0" w:color="auto"/>
            <w:right w:val="none" w:sz="0" w:space="0" w:color="auto"/>
          </w:divBdr>
        </w:div>
        <w:div w:id="1175413519">
          <w:marLeft w:val="640"/>
          <w:marRight w:val="0"/>
          <w:marTop w:val="0"/>
          <w:marBottom w:val="0"/>
          <w:divBdr>
            <w:top w:val="none" w:sz="0" w:space="0" w:color="auto"/>
            <w:left w:val="none" w:sz="0" w:space="0" w:color="auto"/>
            <w:bottom w:val="none" w:sz="0" w:space="0" w:color="auto"/>
            <w:right w:val="none" w:sz="0" w:space="0" w:color="auto"/>
          </w:divBdr>
        </w:div>
        <w:div w:id="1532298196">
          <w:marLeft w:val="640"/>
          <w:marRight w:val="0"/>
          <w:marTop w:val="0"/>
          <w:marBottom w:val="0"/>
          <w:divBdr>
            <w:top w:val="none" w:sz="0" w:space="0" w:color="auto"/>
            <w:left w:val="none" w:sz="0" w:space="0" w:color="auto"/>
            <w:bottom w:val="none" w:sz="0" w:space="0" w:color="auto"/>
            <w:right w:val="none" w:sz="0" w:space="0" w:color="auto"/>
          </w:divBdr>
        </w:div>
        <w:div w:id="1825393268">
          <w:marLeft w:val="640"/>
          <w:marRight w:val="0"/>
          <w:marTop w:val="0"/>
          <w:marBottom w:val="0"/>
          <w:divBdr>
            <w:top w:val="none" w:sz="0" w:space="0" w:color="auto"/>
            <w:left w:val="none" w:sz="0" w:space="0" w:color="auto"/>
            <w:bottom w:val="none" w:sz="0" w:space="0" w:color="auto"/>
            <w:right w:val="none" w:sz="0" w:space="0" w:color="auto"/>
          </w:divBdr>
        </w:div>
        <w:div w:id="1839735590">
          <w:marLeft w:val="640"/>
          <w:marRight w:val="0"/>
          <w:marTop w:val="0"/>
          <w:marBottom w:val="0"/>
          <w:divBdr>
            <w:top w:val="none" w:sz="0" w:space="0" w:color="auto"/>
            <w:left w:val="none" w:sz="0" w:space="0" w:color="auto"/>
            <w:bottom w:val="none" w:sz="0" w:space="0" w:color="auto"/>
            <w:right w:val="none" w:sz="0" w:space="0" w:color="auto"/>
          </w:divBdr>
        </w:div>
        <w:div w:id="1748653619">
          <w:marLeft w:val="640"/>
          <w:marRight w:val="0"/>
          <w:marTop w:val="0"/>
          <w:marBottom w:val="0"/>
          <w:divBdr>
            <w:top w:val="none" w:sz="0" w:space="0" w:color="auto"/>
            <w:left w:val="none" w:sz="0" w:space="0" w:color="auto"/>
            <w:bottom w:val="none" w:sz="0" w:space="0" w:color="auto"/>
            <w:right w:val="none" w:sz="0" w:space="0" w:color="auto"/>
          </w:divBdr>
        </w:div>
        <w:div w:id="26836332">
          <w:marLeft w:val="640"/>
          <w:marRight w:val="0"/>
          <w:marTop w:val="0"/>
          <w:marBottom w:val="0"/>
          <w:divBdr>
            <w:top w:val="none" w:sz="0" w:space="0" w:color="auto"/>
            <w:left w:val="none" w:sz="0" w:space="0" w:color="auto"/>
            <w:bottom w:val="none" w:sz="0" w:space="0" w:color="auto"/>
            <w:right w:val="none" w:sz="0" w:space="0" w:color="auto"/>
          </w:divBdr>
        </w:div>
        <w:div w:id="1338770033">
          <w:marLeft w:val="640"/>
          <w:marRight w:val="0"/>
          <w:marTop w:val="0"/>
          <w:marBottom w:val="0"/>
          <w:divBdr>
            <w:top w:val="none" w:sz="0" w:space="0" w:color="auto"/>
            <w:left w:val="none" w:sz="0" w:space="0" w:color="auto"/>
            <w:bottom w:val="none" w:sz="0" w:space="0" w:color="auto"/>
            <w:right w:val="none" w:sz="0" w:space="0" w:color="auto"/>
          </w:divBdr>
        </w:div>
        <w:div w:id="547961217">
          <w:marLeft w:val="640"/>
          <w:marRight w:val="0"/>
          <w:marTop w:val="0"/>
          <w:marBottom w:val="0"/>
          <w:divBdr>
            <w:top w:val="none" w:sz="0" w:space="0" w:color="auto"/>
            <w:left w:val="none" w:sz="0" w:space="0" w:color="auto"/>
            <w:bottom w:val="none" w:sz="0" w:space="0" w:color="auto"/>
            <w:right w:val="none" w:sz="0" w:space="0" w:color="auto"/>
          </w:divBdr>
        </w:div>
        <w:div w:id="301470977">
          <w:marLeft w:val="640"/>
          <w:marRight w:val="0"/>
          <w:marTop w:val="0"/>
          <w:marBottom w:val="0"/>
          <w:divBdr>
            <w:top w:val="none" w:sz="0" w:space="0" w:color="auto"/>
            <w:left w:val="none" w:sz="0" w:space="0" w:color="auto"/>
            <w:bottom w:val="none" w:sz="0" w:space="0" w:color="auto"/>
            <w:right w:val="none" w:sz="0" w:space="0" w:color="auto"/>
          </w:divBdr>
        </w:div>
        <w:div w:id="1246838470">
          <w:marLeft w:val="640"/>
          <w:marRight w:val="0"/>
          <w:marTop w:val="0"/>
          <w:marBottom w:val="0"/>
          <w:divBdr>
            <w:top w:val="none" w:sz="0" w:space="0" w:color="auto"/>
            <w:left w:val="none" w:sz="0" w:space="0" w:color="auto"/>
            <w:bottom w:val="none" w:sz="0" w:space="0" w:color="auto"/>
            <w:right w:val="none" w:sz="0" w:space="0" w:color="auto"/>
          </w:divBdr>
        </w:div>
        <w:div w:id="1236673078">
          <w:marLeft w:val="640"/>
          <w:marRight w:val="0"/>
          <w:marTop w:val="0"/>
          <w:marBottom w:val="0"/>
          <w:divBdr>
            <w:top w:val="none" w:sz="0" w:space="0" w:color="auto"/>
            <w:left w:val="none" w:sz="0" w:space="0" w:color="auto"/>
            <w:bottom w:val="none" w:sz="0" w:space="0" w:color="auto"/>
            <w:right w:val="none" w:sz="0" w:space="0" w:color="auto"/>
          </w:divBdr>
        </w:div>
        <w:div w:id="1922064843">
          <w:marLeft w:val="640"/>
          <w:marRight w:val="0"/>
          <w:marTop w:val="0"/>
          <w:marBottom w:val="0"/>
          <w:divBdr>
            <w:top w:val="none" w:sz="0" w:space="0" w:color="auto"/>
            <w:left w:val="none" w:sz="0" w:space="0" w:color="auto"/>
            <w:bottom w:val="none" w:sz="0" w:space="0" w:color="auto"/>
            <w:right w:val="none" w:sz="0" w:space="0" w:color="auto"/>
          </w:divBdr>
        </w:div>
        <w:div w:id="1575582497">
          <w:marLeft w:val="640"/>
          <w:marRight w:val="0"/>
          <w:marTop w:val="0"/>
          <w:marBottom w:val="0"/>
          <w:divBdr>
            <w:top w:val="none" w:sz="0" w:space="0" w:color="auto"/>
            <w:left w:val="none" w:sz="0" w:space="0" w:color="auto"/>
            <w:bottom w:val="none" w:sz="0" w:space="0" w:color="auto"/>
            <w:right w:val="none" w:sz="0" w:space="0" w:color="auto"/>
          </w:divBdr>
        </w:div>
        <w:div w:id="1222868899">
          <w:marLeft w:val="640"/>
          <w:marRight w:val="0"/>
          <w:marTop w:val="0"/>
          <w:marBottom w:val="0"/>
          <w:divBdr>
            <w:top w:val="none" w:sz="0" w:space="0" w:color="auto"/>
            <w:left w:val="none" w:sz="0" w:space="0" w:color="auto"/>
            <w:bottom w:val="none" w:sz="0" w:space="0" w:color="auto"/>
            <w:right w:val="none" w:sz="0" w:space="0" w:color="auto"/>
          </w:divBdr>
        </w:div>
        <w:div w:id="751388204">
          <w:marLeft w:val="640"/>
          <w:marRight w:val="0"/>
          <w:marTop w:val="0"/>
          <w:marBottom w:val="0"/>
          <w:divBdr>
            <w:top w:val="none" w:sz="0" w:space="0" w:color="auto"/>
            <w:left w:val="none" w:sz="0" w:space="0" w:color="auto"/>
            <w:bottom w:val="none" w:sz="0" w:space="0" w:color="auto"/>
            <w:right w:val="none" w:sz="0" w:space="0" w:color="auto"/>
          </w:divBdr>
        </w:div>
        <w:div w:id="780295601">
          <w:marLeft w:val="640"/>
          <w:marRight w:val="0"/>
          <w:marTop w:val="0"/>
          <w:marBottom w:val="0"/>
          <w:divBdr>
            <w:top w:val="none" w:sz="0" w:space="0" w:color="auto"/>
            <w:left w:val="none" w:sz="0" w:space="0" w:color="auto"/>
            <w:bottom w:val="none" w:sz="0" w:space="0" w:color="auto"/>
            <w:right w:val="none" w:sz="0" w:space="0" w:color="auto"/>
          </w:divBdr>
        </w:div>
        <w:div w:id="2103791060">
          <w:marLeft w:val="640"/>
          <w:marRight w:val="0"/>
          <w:marTop w:val="0"/>
          <w:marBottom w:val="0"/>
          <w:divBdr>
            <w:top w:val="none" w:sz="0" w:space="0" w:color="auto"/>
            <w:left w:val="none" w:sz="0" w:space="0" w:color="auto"/>
            <w:bottom w:val="none" w:sz="0" w:space="0" w:color="auto"/>
            <w:right w:val="none" w:sz="0" w:space="0" w:color="auto"/>
          </w:divBdr>
        </w:div>
        <w:div w:id="1495679118">
          <w:marLeft w:val="640"/>
          <w:marRight w:val="0"/>
          <w:marTop w:val="0"/>
          <w:marBottom w:val="0"/>
          <w:divBdr>
            <w:top w:val="none" w:sz="0" w:space="0" w:color="auto"/>
            <w:left w:val="none" w:sz="0" w:space="0" w:color="auto"/>
            <w:bottom w:val="none" w:sz="0" w:space="0" w:color="auto"/>
            <w:right w:val="none" w:sz="0" w:space="0" w:color="auto"/>
          </w:divBdr>
        </w:div>
        <w:div w:id="571932909">
          <w:marLeft w:val="640"/>
          <w:marRight w:val="0"/>
          <w:marTop w:val="0"/>
          <w:marBottom w:val="0"/>
          <w:divBdr>
            <w:top w:val="none" w:sz="0" w:space="0" w:color="auto"/>
            <w:left w:val="none" w:sz="0" w:space="0" w:color="auto"/>
            <w:bottom w:val="none" w:sz="0" w:space="0" w:color="auto"/>
            <w:right w:val="none" w:sz="0" w:space="0" w:color="auto"/>
          </w:divBdr>
        </w:div>
        <w:div w:id="428694849">
          <w:marLeft w:val="640"/>
          <w:marRight w:val="0"/>
          <w:marTop w:val="0"/>
          <w:marBottom w:val="0"/>
          <w:divBdr>
            <w:top w:val="none" w:sz="0" w:space="0" w:color="auto"/>
            <w:left w:val="none" w:sz="0" w:space="0" w:color="auto"/>
            <w:bottom w:val="none" w:sz="0" w:space="0" w:color="auto"/>
            <w:right w:val="none" w:sz="0" w:space="0" w:color="auto"/>
          </w:divBdr>
        </w:div>
        <w:div w:id="516650932">
          <w:marLeft w:val="640"/>
          <w:marRight w:val="0"/>
          <w:marTop w:val="0"/>
          <w:marBottom w:val="0"/>
          <w:divBdr>
            <w:top w:val="none" w:sz="0" w:space="0" w:color="auto"/>
            <w:left w:val="none" w:sz="0" w:space="0" w:color="auto"/>
            <w:bottom w:val="none" w:sz="0" w:space="0" w:color="auto"/>
            <w:right w:val="none" w:sz="0" w:space="0" w:color="auto"/>
          </w:divBdr>
        </w:div>
        <w:div w:id="1520242142">
          <w:marLeft w:val="640"/>
          <w:marRight w:val="0"/>
          <w:marTop w:val="0"/>
          <w:marBottom w:val="0"/>
          <w:divBdr>
            <w:top w:val="none" w:sz="0" w:space="0" w:color="auto"/>
            <w:left w:val="none" w:sz="0" w:space="0" w:color="auto"/>
            <w:bottom w:val="none" w:sz="0" w:space="0" w:color="auto"/>
            <w:right w:val="none" w:sz="0" w:space="0" w:color="auto"/>
          </w:divBdr>
        </w:div>
        <w:div w:id="2025740118">
          <w:marLeft w:val="640"/>
          <w:marRight w:val="0"/>
          <w:marTop w:val="0"/>
          <w:marBottom w:val="0"/>
          <w:divBdr>
            <w:top w:val="none" w:sz="0" w:space="0" w:color="auto"/>
            <w:left w:val="none" w:sz="0" w:space="0" w:color="auto"/>
            <w:bottom w:val="none" w:sz="0" w:space="0" w:color="auto"/>
            <w:right w:val="none" w:sz="0" w:space="0" w:color="auto"/>
          </w:divBdr>
        </w:div>
        <w:div w:id="848522290">
          <w:marLeft w:val="640"/>
          <w:marRight w:val="0"/>
          <w:marTop w:val="0"/>
          <w:marBottom w:val="0"/>
          <w:divBdr>
            <w:top w:val="none" w:sz="0" w:space="0" w:color="auto"/>
            <w:left w:val="none" w:sz="0" w:space="0" w:color="auto"/>
            <w:bottom w:val="none" w:sz="0" w:space="0" w:color="auto"/>
            <w:right w:val="none" w:sz="0" w:space="0" w:color="auto"/>
          </w:divBdr>
        </w:div>
        <w:div w:id="1939948298">
          <w:marLeft w:val="640"/>
          <w:marRight w:val="0"/>
          <w:marTop w:val="0"/>
          <w:marBottom w:val="0"/>
          <w:divBdr>
            <w:top w:val="none" w:sz="0" w:space="0" w:color="auto"/>
            <w:left w:val="none" w:sz="0" w:space="0" w:color="auto"/>
            <w:bottom w:val="none" w:sz="0" w:space="0" w:color="auto"/>
            <w:right w:val="none" w:sz="0" w:space="0" w:color="auto"/>
          </w:divBdr>
        </w:div>
        <w:div w:id="1979142427">
          <w:marLeft w:val="640"/>
          <w:marRight w:val="0"/>
          <w:marTop w:val="0"/>
          <w:marBottom w:val="0"/>
          <w:divBdr>
            <w:top w:val="none" w:sz="0" w:space="0" w:color="auto"/>
            <w:left w:val="none" w:sz="0" w:space="0" w:color="auto"/>
            <w:bottom w:val="none" w:sz="0" w:space="0" w:color="auto"/>
            <w:right w:val="none" w:sz="0" w:space="0" w:color="auto"/>
          </w:divBdr>
        </w:div>
        <w:div w:id="141969729">
          <w:marLeft w:val="640"/>
          <w:marRight w:val="0"/>
          <w:marTop w:val="0"/>
          <w:marBottom w:val="0"/>
          <w:divBdr>
            <w:top w:val="none" w:sz="0" w:space="0" w:color="auto"/>
            <w:left w:val="none" w:sz="0" w:space="0" w:color="auto"/>
            <w:bottom w:val="none" w:sz="0" w:space="0" w:color="auto"/>
            <w:right w:val="none" w:sz="0" w:space="0" w:color="auto"/>
          </w:divBdr>
        </w:div>
        <w:div w:id="1904220584">
          <w:marLeft w:val="640"/>
          <w:marRight w:val="0"/>
          <w:marTop w:val="0"/>
          <w:marBottom w:val="0"/>
          <w:divBdr>
            <w:top w:val="none" w:sz="0" w:space="0" w:color="auto"/>
            <w:left w:val="none" w:sz="0" w:space="0" w:color="auto"/>
            <w:bottom w:val="none" w:sz="0" w:space="0" w:color="auto"/>
            <w:right w:val="none" w:sz="0" w:space="0" w:color="auto"/>
          </w:divBdr>
        </w:div>
        <w:div w:id="1072237631">
          <w:marLeft w:val="640"/>
          <w:marRight w:val="0"/>
          <w:marTop w:val="0"/>
          <w:marBottom w:val="0"/>
          <w:divBdr>
            <w:top w:val="none" w:sz="0" w:space="0" w:color="auto"/>
            <w:left w:val="none" w:sz="0" w:space="0" w:color="auto"/>
            <w:bottom w:val="none" w:sz="0" w:space="0" w:color="auto"/>
            <w:right w:val="none" w:sz="0" w:space="0" w:color="auto"/>
          </w:divBdr>
        </w:div>
        <w:div w:id="1580558261">
          <w:marLeft w:val="640"/>
          <w:marRight w:val="0"/>
          <w:marTop w:val="0"/>
          <w:marBottom w:val="0"/>
          <w:divBdr>
            <w:top w:val="none" w:sz="0" w:space="0" w:color="auto"/>
            <w:left w:val="none" w:sz="0" w:space="0" w:color="auto"/>
            <w:bottom w:val="none" w:sz="0" w:space="0" w:color="auto"/>
            <w:right w:val="none" w:sz="0" w:space="0" w:color="auto"/>
          </w:divBdr>
        </w:div>
        <w:div w:id="900989725">
          <w:marLeft w:val="640"/>
          <w:marRight w:val="0"/>
          <w:marTop w:val="0"/>
          <w:marBottom w:val="0"/>
          <w:divBdr>
            <w:top w:val="none" w:sz="0" w:space="0" w:color="auto"/>
            <w:left w:val="none" w:sz="0" w:space="0" w:color="auto"/>
            <w:bottom w:val="none" w:sz="0" w:space="0" w:color="auto"/>
            <w:right w:val="none" w:sz="0" w:space="0" w:color="auto"/>
          </w:divBdr>
        </w:div>
        <w:div w:id="1846943128">
          <w:marLeft w:val="640"/>
          <w:marRight w:val="0"/>
          <w:marTop w:val="0"/>
          <w:marBottom w:val="0"/>
          <w:divBdr>
            <w:top w:val="none" w:sz="0" w:space="0" w:color="auto"/>
            <w:left w:val="none" w:sz="0" w:space="0" w:color="auto"/>
            <w:bottom w:val="none" w:sz="0" w:space="0" w:color="auto"/>
            <w:right w:val="none" w:sz="0" w:space="0" w:color="auto"/>
          </w:divBdr>
        </w:div>
        <w:div w:id="1684159981">
          <w:marLeft w:val="640"/>
          <w:marRight w:val="0"/>
          <w:marTop w:val="0"/>
          <w:marBottom w:val="0"/>
          <w:divBdr>
            <w:top w:val="none" w:sz="0" w:space="0" w:color="auto"/>
            <w:left w:val="none" w:sz="0" w:space="0" w:color="auto"/>
            <w:bottom w:val="none" w:sz="0" w:space="0" w:color="auto"/>
            <w:right w:val="none" w:sz="0" w:space="0" w:color="auto"/>
          </w:divBdr>
        </w:div>
        <w:div w:id="975914722">
          <w:marLeft w:val="640"/>
          <w:marRight w:val="0"/>
          <w:marTop w:val="0"/>
          <w:marBottom w:val="0"/>
          <w:divBdr>
            <w:top w:val="none" w:sz="0" w:space="0" w:color="auto"/>
            <w:left w:val="none" w:sz="0" w:space="0" w:color="auto"/>
            <w:bottom w:val="none" w:sz="0" w:space="0" w:color="auto"/>
            <w:right w:val="none" w:sz="0" w:space="0" w:color="auto"/>
          </w:divBdr>
        </w:div>
        <w:div w:id="1982151390">
          <w:marLeft w:val="640"/>
          <w:marRight w:val="0"/>
          <w:marTop w:val="0"/>
          <w:marBottom w:val="0"/>
          <w:divBdr>
            <w:top w:val="none" w:sz="0" w:space="0" w:color="auto"/>
            <w:left w:val="none" w:sz="0" w:space="0" w:color="auto"/>
            <w:bottom w:val="none" w:sz="0" w:space="0" w:color="auto"/>
            <w:right w:val="none" w:sz="0" w:space="0" w:color="auto"/>
          </w:divBdr>
        </w:div>
        <w:div w:id="1776486163">
          <w:marLeft w:val="640"/>
          <w:marRight w:val="0"/>
          <w:marTop w:val="0"/>
          <w:marBottom w:val="0"/>
          <w:divBdr>
            <w:top w:val="none" w:sz="0" w:space="0" w:color="auto"/>
            <w:left w:val="none" w:sz="0" w:space="0" w:color="auto"/>
            <w:bottom w:val="none" w:sz="0" w:space="0" w:color="auto"/>
            <w:right w:val="none" w:sz="0" w:space="0" w:color="auto"/>
          </w:divBdr>
        </w:div>
        <w:div w:id="1556503277">
          <w:marLeft w:val="640"/>
          <w:marRight w:val="0"/>
          <w:marTop w:val="0"/>
          <w:marBottom w:val="0"/>
          <w:divBdr>
            <w:top w:val="none" w:sz="0" w:space="0" w:color="auto"/>
            <w:left w:val="none" w:sz="0" w:space="0" w:color="auto"/>
            <w:bottom w:val="none" w:sz="0" w:space="0" w:color="auto"/>
            <w:right w:val="none" w:sz="0" w:space="0" w:color="auto"/>
          </w:divBdr>
        </w:div>
        <w:div w:id="1699045054">
          <w:marLeft w:val="640"/>
          <w:marRight w:val="0"/>
          <w:marTop w:val="0"/>
          <w:marBottom w:val="0"/>
          <w:divBdr>
            <w:top w:val="none" w:sz="0" w:space="0" w:color="auto"/>
            <w:left w:val="none" w:sz="0" w:space="0" w:color="auto"/>
            <w:bottom w:val="none" w:sz="0" w:space="0" w:color="auto"/>
            <w:right w:val="none" w:sz="0" w:space="0" w:color="auto"/>
          </w:divBdr>
        </w:div>
        <w:div w:id="1185632909">
          <w:marLeft w:val="640"/>
          <w:marRight w:val="0"/>
          <w:marTop w:val="0"/>
          <w:marBottom w:val="0"/>
          <w:divBdr>
            <w:top w:val="none" w:sz="0" w:space="0" w:color="auto"/>
            <w:left w:val="none" w:sz="0" w:space="0" w:color="auto"/>
            <w:bottom w:val="none" w:sz="0" w:space="0" w:color="auto"/>
            <w:right w:val="none" w:sz="0" w:space="0" w:color="auto"/>
          </w:divBdr>
        </w:div>
        <w:div w:id="35935536">
          <w:marLeft w:val="640"/>
          <w:marRight w:val="0"/>
          <w:marTop w:val="0"/>
          <w:marBottom w:val="0"/>
          <w:divBdr>
            <w:top w:val="none" w:sz="0" w:space="0" w:color="auto"/>
            <w:left w:val="none" w:sz="0" w:space="0" w:color="auto"/>
            <w:bottom w:val="none" w:sz="0" w:space="0" w:color="auto"/>
            <w:right w:val="none" w:sz="0" w:space="0" w:color="auto"/>
          </w:divBdr>
        </w:div>
        <w:div w:id="762187158">
          <w:marLeft w:val="640"/>
          <w:marRight w:val="0"/>
          <w:marTop w:val="0"/>
          <w:marBottom w:val="0"/>
          <w:divBdr>
            <w:top w:val="none" w:sz="0" w:space="0" w:color="auto"/>
            <w:left w:val="none" w:sz="0" w:space="0" w:color="auto"/>
            <w:bottom w:val="none" w:sz="0" w:space="0" w:color="auto"/>
            <w:right w:val="none" w:sz="0" w:space="0" w:color="auto"/>
          </w:divBdr>
        </w:div>
        <w:div w:id="1003708444">
          <w:marLeft w:val="640"/>
          <w:marRight w:val="0"/>
          <w:marTop w:val="0"/>
          <w:marBottom w:val="0"/>
          <w:divBdr>
            <w:top w:val="none" w:sz="0" w:space="0" w:color="auto"/>
            <w:left w:val="none" w:sz="0" w:space="0" w:color="auto"/>
            <w:bottom w:val="none" w:sz="0" w:space="0" w:color="auto"/>
            <w:right w:val="none" w:sz="0" w:space="0" w:color="auto"/>
          </w:divBdr>
        </w:div>
        <w:div w:id="896820119">
          <w:marLeft w:val="640"/>
          <w:marRight w:val="0"/>
          <w:marTop w:val="0"/>
          <w:marBottom w:val="0"/>
          <w:divBdr>
            <w:top w:val="none" w:sz="0" w:space="0" w:color="auto"/>
            <w:left w:val="none" w:sz="0" w:space="0" w:color="auto"/>
            <w:bottom w:val="none" w:sz="0" w:space="0" w:color="auto"/>
            <w:right w:val="none" w:sz="0" w:space="0" w:color="auto"/>
          </w:divBdr>
        </w:div>
        <w:div w:id="939720998">
          <w:marLeft w:val="640"/>
          <w:marRight w:val="0"/>
          <w:marTop w:val="0"/>
          <w:marBottom w:val="0"/>
          <w:divBdr>
            <w:top w:val="none" w:sz="0" w:space="0" w:color="auto"/>
            <w:left w:val="none" w:sz="0" w:space="0" w:color="auto"/>
            <w:bottom w:val="none" w:sz="0" w:space="0" w:color="auto"/>
            <w:right w:val="none" w:sz="0" w:space="0" w:color="auto"/>
          </w:divBdr>
        </w:div>
      </w:divsChild>
    </w:div>
    <w:div w:id="181669910">
      <w:bodyDiv w:val="1"/>
      <w:marLeft w:val="0"/>
      <w:marRight w:val="0"/>
      <w:marTop w:val="0"/>
      <w:marBottom w:val="0"/>
      <w:divBdr>
        <w:top w:val="none" w:sz="0" w:space="0" w:color="auto"/>
        <w:left w:val="none" w:sz="0" w:space="0" w:color="auto"/>
        <w:bottom w:val="none" w:sz="0" w:space="0" w:color="auto"/>
        <w:right w:val="none" w:sz="0" w:space="0" w:color="auto"/>
      </w:divBdr>
    </w:div>
    <w:div w:id="211044718">
      <w:bodyDiv w:val="1"/>
      <w:marLeft w:val="0"/>
      <w:marRight w:val="0"/>
      <w:marTop w:val="0"/>
      <w:marBottom w:val="0"/>
      <w:divBdr>
        <w:top w:val="none" w:sz="0" w:space="0" w:color="auto"/>
        <w:left w:val="none" w:sz="0" w:space="0" w:color="auto"/>
        <w:bottom w:val="none" w:sz="0" w:space="0" w:color="auto"/>
        <w:right w:val="none" w:sz="0" w:space="0" w:color="auto"/>
      </w:divBdr>
    </w:div>
    <w:div w:id="313992232">
      <w:bodyDiv w:val="1"/>
      <w:marLeft w:val="0"/>
      <w:marRight w:val="0"/>
      <w:marTop w:val="0"/>
      <w:marBottom w:val="0"/>
      <w:divBdr>
        <w:top w:val="none" w:sz="0" w:space="0" w:color="auto"/>
        <w:left w:val="none" w:sz="0" w:space="0" w:color="auto"/>
        <w:bottom w:val="none" w:sz="0" w:space="0" w:color="auto"/>
        <w:right w:val="none" w:sz="0" w:space="0" w:color="auto"/>
      </w:divBdr>
    </w:div>
    <w:div w:id="372966135">
      <w:bodyDiv w:val="1"/>
      <w:marLeft w:val="0"/>
      <w:marRight w:val="0"/>
      <w:marTop w:val="0"/>
      <w:marBottom w:val="0"/>
      <w:divBdr>
        <w:top w:val="none" w:sz="0" w:space="0" w:color="auto"/>
        <w:left w:val="none" w:sz="0" w:space="0" w:color="auto"/>
        <w:bottom w:val="none" w:sz="0" w:space="0" w:color="auto"/>
        <w:right w:val="none" w:sz="0" w:space="0" w:color="auto"/>
      </w:divBdr>
    </w:div>
    <w:div w:id="431630369">
      <w:bodyDiv w:val="1"/>
      <w:marLeft w:val="0"/>
      <w:marRight w:val="0"/>
      <w:marTop w:val="0"/>
      <w:marBottom w:val="0"/>
      <w:divBdr>
        <w:top w:val="none" w:sz="0" w:space="0" w:color="auto"/>
        <w:left w:val="none" w:sz="0" w:space="0" w:color="auto"/>
        <w:bottom w:val="none" w:sz="0" w:space="0" w:color="auto"/>
        <w:right w:val="none" w:sz="0" w:space="0" w:color="auto"/>
      </w:divBdr>
    </w:div>
    <w:div w:id="496072786">
      <w:bodyDiv w:val="1"/>
      <w:marLeft w:val="0"/>
      <w:marRight w:val="0"/>
      <w:marTop w:val="0"/>
      <w:marBottom w:val="0"/>
      <w:divBdr>
        <w:top w:val="none" w:sz="0" w:space="0" w:color="auto"/>
        <w:left w:val="none" w:sz="0" w:space="0" w:color="auto"/>
        <w:bottom w:val="none" w:sz="0" w:space="0" w:color="auto"/>
        <w:right w:val="none" w:sz="0" w:space="0" w:color="auto"/>
      </w:divBdr>
    </w:div>
    <w:div w:id="572856818">
      <w:bodyDiv w:val="1"/>
      <w:marLeft w:val="0"/>
      <w:marRight w:val="0"/>
      <w:marTop w:val="0"/>
      <w:marBottom w:val="0"/>
      <w:divBdr>
        <w:top w:val="none" w:sz="0" w:space="0" w:color="auto"/>
        <w:left w:val="none" w:sz="0" w:space="0" w:color="auto"/>
        <w:bottom w:val="none" w:sz="0" w:space="0" w:color="auto"/>
        <w:right w:val="none" w:sz="0" w:space="0" w:color="auto"/>
      </w:divBdr>
      <w:divsChild>
        <w:div w:id="1841849148">
          <w:marLeft w:val="640"/>
          <w:marRight w:val="0"/>
          <w:marTop w:val="0"/>
          <w:marBottom w:val="0"/>
          <w:divBdr>
            <w:top w:val="none" w:sz="0" w:space="0" w:color="auto"/>
            <w:left w:val="none" w:sz="0" w:space="0" w:color="auto"/>
            <w:bottom w:val="none" w:sz="0" w:space="0" w:color="auto"/>
            <w:right w:val="none" w:sz="0" w:space="0" w:color="auto"/>
          </w:divBdr>
        </w:div>
        <w:div w:id="337731458">
          <w:marLeft w:val="640"/>
          <w:marRight w:val="0"/>
          <w:marTop w:val="0"/>
          <w:marBottom w:val="0"/>
          <w:divBdr>
            <w:top w:val="none" w:sz="0" w:space="0" w:color="auto"/>
            <w:left w:val="none" w:sz="0" w:space="0" w:color="auto"/>
            <w:bottom w:val="none" w:sz="0" w:space="0" w:color="auto"/>
            <w:right w:val="none" w:sz="0" w:space="0" w:color="auto"/>
          </w:divBdr>
        </w:div>
        <w:div w:id="598487745">
          <w:marLeft w:val="640"/>
          <w:marRight w:val="0"/>
          <w:marTop w:val="0"/>
          <w:marBottom w:val="0"/>
          <w:divBdr>
            <w:top w:val="none" w:sz="0" w:space="0" w:color="auto"/>
            <w:left w:val="none" w:sz="0" w:space="0" w:color="auto"/>
            <w:bottom w:val="none" w:sz="0" w:space="0" w:color="auto"/>
            <w:right w:val="none" w:sz="0" w:space="0" w:color="auto"/>
          </w:divBdr>
        </w:div>
        <w:div w:id="1024131078">
          <w:marLeft w:val="640"/>
          <w:marRight w:val="0"/>
          <w:marTop w:val="0"/>
          <w:marBottom w:val="0"/>
          <w:divBdr>
            <w:top w:val="none" w:sz="0" w:space="0" w:color="auto"/>
            <w:left w:val="none" w:sz="0" w:space="0" w:color="auto"/>
            <w:bottom w:val="none" w:sz="0" w:space="0" w:color="auto"/>
            <w:right w:val="none" w:sz="0" w:space="0" w:color="auto"/>
          </w:divBdr>
        </w:div>
        <w:div w:id="1764183251">
          <w:marLeft w:val="640"/>
          <w:marRight w:val="0"/>
          <w:marTop w:val="0"/>
          <w:marBottom w:val="0"/>
          <w:divBdr>
            <w:top w:val="none" w:sz="0" w:space="0" w:color="auto"/>
            <w:left w:val="none" w:sz="0" w:space="0" w:color="auto"/>
            <w:bottom w:val="none" w:sz="0" w:space="0" w:color="auto"/>
            <w:right w:val="none" w:sz="0" w:space="0" w:color="auto"/>
          </w:divBdr>
        </w:div>
        <w:div w:id="1779643677">
          <w:marLeft w:val="640"/>
          <w:marRight w:val="0"/>
          <w:marTop w:val="0"/>
          <w:marBottom w:val="0"/>
          <w:divBdr>
            <w:top w:val="none" w:sz="0" w:space="0" w:color="auto"/>
            <w:left w:val="none" w:sz="0" w:space="0" w:color="auto"/>
            <w:bottom w:val="none" w:sz="0" w:space="0" w:color="auto"/>
            <w:right w:val="none" w:sz="0" w:space="0" w:color="auto"/>
          </w:divBdr>
        </w:div>
        <w:div w:id="612399386">
          <w:marLeft w:val="640"/>
          <w:marRight w:val="0"/>
          <w:marTop w:val="0"/>
          <w:marBottom w:val="0"/>
          <w:divBdr>
            <w:top w:val="none" w:sz="0" w:space="0" w:color="auto"/>
            <w:left w:val="none" w:sz="0" w:space="0" w:color="auto"/>
            <w:bottom w:val="none" w:sz="0" w:space="0" w:color="auto"/>
            <w:right w:val="none" w:sz="0" w:space="0" w:color="auto"/>
          </w:divBdr>
        </w:div>
        <w:div w:id="240143578">
          <w:marLeft w:val="640"/>
          <w:marRight w:val="0"/>
          <w:marTop w:val="0"/>
          <w:marBottom w:val="0"/>
          <w:divBdr>
            <w:top w:val="none" w:sz="0" w:space="0" w:color="auto"/>
            <w:left w:val="none" w:sz="0" w:space="0" w:color="auto"/>
            <w:bottom w:val="none" w:sz="0" w:space="0" w:color="auto"/>
            <w:right w:val="none" w:sz="0" w:space="0" w:color="auto"/>
          </w:divBdr>
        </w:div>
        <w:div w:id="1877740214">
          <w:marLeft w:val="640"/>
          <w:marRight w:val="0"/>
          <w:marTop w:val="0"/>
          <w:marBottom w:val="0"/>
          <w:divBdr>
            <w:top w:val="none" w:sz="0" w:space="0" w:color="auto"/>
            <w:left w:val="none" w:sz="0" w:space="0" w:color="auto"/>
            <w:bottom w:val="none" w:sz="0" w:space="0" w:color="auto"/>
            <w:right w:val="none" w:sz="0" w:space="0" w:color="auto"/>
          </w:divBdr>
        </w:div>
        <w:div w:id="1683970359">
          <w:marLeft w:val="640"/>
          <w:marRight w:val="0"/>
          <w:marTop w:val="0"/>
          <w:marBottom w:val="0"/>
          <w:divBdr>
            <w:top w:val="none" w:sz="0" w:space="0" w:color="auto"/>
            <w:left w:val="none" w:sz="0" w:space="0" w:color="auto"/>
            <w:bottom w:val="none" w:sz="0" w:space="0" w:color="auto"/>
            <w:right w:val="none" w:sz="0" w:space="0" w:color="auto"/>
          </w:divBdr>
        </w:div>
        <w:div w:id="808285905">
          <w:marLeft w:val="640"/>
          <w:marRight w:val="0"/>
          <w:marTop w:val="0"/>
          <w:marBottom w:val="0"/>
          <w:divBdr>
            <w:top w:val="none" w:sz="0" w:space="0" w:color="auto"/>
            <w:left w:val="none" w:sz="0" w:space="0" w:color="auto"/>
            <w:bottom w:val="none" w:sz="0" w:space="0" w:color="auto"/>
            <w:right w:val="none" w:sz="0" w:space="0" w:color="auto"/>
          </w:divBdr>
        </w:div>
        <w:div w:id="1578327130">
          <w:marLeft w:val="640"/>
          <w:marRight w:val="0"/>
          <w:marTop w:val="0"/>
          <w:marBottom w:val="0"/>
          <w:divBdr>
            <w:top w:val="none" w:sz="0" w:space="0" w:color="auto"/>
            <w:left w:val="none" w:sz="0" w:space="0" w:color="auto"/>
            <w:bottom w:val="none" w:sz="0" w:space="0" w:color="auto"/>
            <w:right w:val="none" w:sz="0" w:space="0" w:color="auto"/>
          </w:divBdr>
        </w:div>
        <w:div w:id="374744289">
          <w:marLeft w:val="640"/>
          <w:marRight w:val="0"/>
          <w:marTop w:val="0"/>
          <w:marBottom w:val="0"/>
          <w:divBdr>
            <w:top w:val="none" w:sz="0" w:space="0" w:color="auto"/>
            <w:left w:val="none" w:sz="0" w:space="0" w:color="auto"/>
            <w:bottom w:val="none" w:sz="0" w:space="0" w:color="auto"/>
            <w:right w:val="none" w:sz="0" w:space="0" w:color="auto"/>
          </w:divBdr>
        </w:div>
        <w:div w:id="1821077288">
          <w:marLeft w:val="640"/>
          <w:marRight w:val="0"/>
          <w:marTop w:val="0"/>
          <w:marBottom w:val="0"/>
          <w:divBdr>
            <w:top w:val="none" w:sz="0" w:space="0" w:color="auto"/>
            <w:left w:val="none" w:sz="0" w:space="0" w:color="auto"/>
            <w:bottom w:val="none" w:sz="0" w:space="0" w:color="auto"/>
            <w:right w:val="none" w:sz="0" w:space="0" w:color="auto"/>
          </w:divBdr>
        </w:div>
        <w:div w:id="2017883626">
          <w:marLeft w:val="640"/>
          <w:marRight w:val="0"/>
          <w:marTop w:val="0"/>
          <w:marBottom w:val="0"/>
          <w:divBdr>
            <w:top w:val="none" w:sz="0" w:space="0" w:color="auto"/>
            <w:left w:val="none" w:sz="0" w:space="0" w:color="auto"/>
            <w:bottom w:val="none" w:sz="0" w:space="0" w:color="auto"/>
            <w:right w:val="none" w:sz="0" w:space="0" w:color="auto"/>
          </w:divBdr>
        </w:div>
        <w:div w:id="971711221">
          <w:marLeft w:val="640"/>
          <w:marRight w:val="0"/>
          <w:marTop w:val="0"/>
          <w:marBottom w:val="0"/>
          <w:divBdr>
            <w:top w:val="none" w:sz="0" w:space="0" w:color="auto"/>
            <w:left w:val="none" w:sz="0" w:space="0" w:color="auto"/>
            <w:bottom w:val="none" w:sz="0" w:space="0" w:color="auto"/>
            <w:right w:val="none" w:sz="0" w:space="0" w:color="auto"/>
          </w:divBdr>
        </w:div>
        <w:div w:id="834151379">
          <w:marLeft w:val="640"/>
          <w:marRight w:val="0"/>
          <w:marTop w:val="0"/>
          <w:marBottom w:val="0"/>
          <w:divBdr>
            <w:top w:val="none" w:sz="0" w:space="0" w:color="auto"/>
            <w:left w:val="none" w:sz="0" w:space="0" w:color="auto"/>
            <w:bottom w:val="none" w:sz="0" w:space="0" w:color="auto"/>
            <w:right w:val="none" w:sz="0" w:space="0" w:color="auto"/>
          </w:divBdr>
        </w:div>
        <w:div w:id="1860661440">
          <w:marLeft w:val="640"/>
          <w:marRight w:val="0"/>
          <w:marTop w:val="0"/>
          <w:marBottom w:val="0"/>
          <w:divBdr>
            <w:top w:val="none" w:sz="0" w:space="0" w:color="auto"/>
            <w:left w:val="none" w:sz="0" w:space="0" w:color="auto"/>
            <w:bottom w:val="none" w:sz="0" w:space="0" w:color="auto"/>
            <w:right w:val="none" w:sz="0" w:space="0" w:color="auto"/>
          </w:divBdr>
        </w:div>
        <w:div w:id="257523195">
          <w:marLeft w:val="640"/>
          <w:marRight w:val="0"/>
          <w:marTop w:val="0"/>
          <w:marBottom w:val="0"/>
          <w:divBdr>
            <w:top w:val="none" w:sz="0" w:space="0" w:color="auto"/>
            <w:left w:val="none" w:sz="0" w:space="0" w:color="auto"/>
            <w:bottom w:val="none" w:sz="0" w:space="0" w:color="auto"/>
            <w:right w:val="none" w:sz="0" w:space="0" w:color="auto"/>
          </w:divBdr>
        </w:div>
        <w:div w:id="1060665376">
          <w:marLeft w:val="640"/>
          <w:marRight w:val="0"/>
          <w:marTop w:val="0"/>
          <w:marBottom w:val="0"/>
          <w:divBdr>
            <w:top w:val="none" w:sz="0" w:space="0" w:color="auto"/>
            <w:left w:val="none" w:sz="0" w:space="0" w:color="auto"/>
            <w:bottom w:val="none" w:sz="0" w:space="0" w:color="auto"/>
            <w:right w:val="none" w:sz="0" w:space="0" w:color="auto"/>
          </w:divBdr>
        </w:div>
        <w:div w:id="151608622">
          <w:marLeft w:val="640"/>
          <w:marRight w:val="0"/>
          <w:marTop w:val="0"/>
          <w:marBottom w:val="0"/>
          <w:divBdr>
            <w:top w:val="none" w:sz="0" w:space="0" w:color="auto"/>
            <w:left w:val="none" w:sz="0" w:space="0" w:color="auto"/>
            <w:bottom w:val="none" w:sz="0" w:space="0" w:color="auto"/>
            <w:right w:val="none" w:sz="0" w:space="0" w:color="auto"/>
          </w:divBdr>
        </w:div>
        <w:div w:id="1082683415">
          <w:marLeft w:val="640"/>
          <w:marRight w:val="0"/>
          <w:marTop w:val="0"/>
          <w:marBottom w:val="0"/>
          <w:divBdr>
            <w:top w:val="none" w:sz="0" w:space="0" w:color="auto"/>
            <w:left w:val="none" w:sz="0" w:space="0" w:color="auto"/>
            <w:bottom w:val="none" w:sz="0" w:space="0" w:color="auto"/>
            <w:right w:val="none" w:sz="0" w:space="0" w:color="auto"/>
          </w:divBdr>
        </w:div>
        <w:div w:id="1407919437">
          <w:marLeft w:val="640"/>
          <w:marRight w:val="0"/>
          <w:marTop w:val="0"/>
          <w:marBottom w:val="0"/>
          <w:divBdr>
            <w:top w:val="none" w:sz="0" w:space="0" w:color="auto"/>
            <w:left w:val="none" w:sz="0" w:space="0" w:color="auto"/>
            <w:bottom w:val="none" w:sz="0" w:space="0" w:color="auto"/>
            <w:right w:val="none" w:sz="0" w:space="0" w:color="auto"/>
          </w:divBdr>
        </w:div>
        <w:div w:id="435563845">
          <w:marLeft w:val="640"/>
          <w:marRight w:val="0"/>
          <w:marTop w:val="0"/>
          <w:marBottom w:val="0"/>
          <w:divBdr>
            <w:top w:val="none" w:sz="0" w:space="0" w:color="auto"/>
            <w:left w:val="none" w:sz="0" w:space="0" w:color="auto"/>
            <w:bottom w:val="none" w:sz="0" w:space="0" w:color="auto"/>
            <w:right w:val="none" w:sz="0" w:space="0" w:color="auto"/>
          </w:divBdr>
        </w:div>
        <w:div w:id="939487592">
          <w:marLeft w:val="640"/>
          <w:marRight w:val="0"/>
          <w:marTop w:val="0"/>
          <w:marBottom w:val="0"/>
          <w:divBdr>
            <w:top w:val="none" w:sz="0" w:space="0" w:color="auto"/>
            <w:left w:val="none" w:sz="0" w:space="0" w:color="auto"/>
            <w:bottom w:val="none" w:sz="0" w:space="0" w:color="auto"/>
            <w:right w:val="none" w:sz="0" w:space="0" w:color="auto"/>
          </w:divBdr>
        </w:div>
        <w:div w:id="1412431995">
          <w:marLeft w:val="640"/>
          <w:marRight w:val="0"/>
          <w:marTop w:val="0"/>
          <w:marBottom w:val="0"/>
          <w:divBdr>
            <w:top w:val="none" w:sz="0" w:space="0" w:color="auto"/>
            <w:left w:val="none" w:sz="0" w:space="0" w:color="auto"/>
            <w:bottom w:val="none" w:sz="0" w:space="0" w:color="auto"/>
            <w:right w:val="none" w:sz="0" w:space="0" w:color="auto"/>
          </w:divBdr>
        </w:div>
        <w:div w:id="1801142189">
          <w:marLeft w:val="640"/>
          <w:marRight w:val="0"/>
          <w:marTop w:val="0"/>
          <w:marBottom w:val="0"/>
          <w:divBdr>
            <w:top w:val="none" w:sz="0" w:space="0" w:color="auto"/>
            <w:left w:val="none" w:sz="0" w:space="0" w:color="auto"/>
            <w:bottom w:val="none" w:sz="0" w:space="0" w:color="auto"/>
            <w:right w:val="none" w:sz="0" w:space="0" w:color="auto"/>
          </w:divBdr>
        </w:div>
        <w:div w:id="1953199086">
          <w:marLeft w:val="640"/>
          <w:marRight w:val="0"/>
          <w:marTop w:val="0"/>
          <w:marBottom w:val="0"/>
          <w:divBdr>
            <w:top w:val="none" w:sz="0" w:space="0" w:color="auto"/>
            <w:left w:val="none" w:sz="0" w:space="0" w:color="auto"/>
            <w:bottom w:val="none" w:sz="0" w:space="0" w:color="auto"/>
            <w:right w:val="none" w:sz="0" w:space="0" w:color="auto"/>
          </w:divBdr>
        </w:div>
        <w:div w:id="777681398">
          <w:marLeft w:val="640"/>
          <w:marRight w:val="0"/>
          <w:marTop w:val="0"/>
          <w:marBottom w:val="0"/>
          <w:divBdr>
            <w:top w:val="none" w:sz="0" w:space="0" w:color="auto"/>
            <w:left w:val="none" w:sz="0" w:space="0" w:color="auto"/>
            <w:bottom w:val="none" w:sz="0" w:space="0" w:color="auto"/>
            <w:right w:val="none" w:sz="0" w:space="0" w:color="auto"/>
          </w:divBdr>
        </w:div>
        <w:div w:id="2045783533">
          <w:marLeft w:val="640"/>
          <w:marRight w:val="0"/>
          <w:marTop w:val="0"/>
          <w:marBottom w:val="0"/>
          <w:divBdr>
            <w:top w:val="none" w:sz="0" w:space="0" w:color="auto"/>
            <w:left w:val="none" w:sz="0" w:space="0" w:color="auto"/>
            <w:bottom w:val="none" w:sz="0" w:space="0" w:color="auto"/>
            <w:right w:val="none" w:sz="0" w:space="0" w:color="auto"/>
          </w:divBdr>
        </w:div>
        <w:div w:id="2133396184">
          <w:marLeft w:val="640"/>
          <w:marRight w:val="0"/>
          <w:marTop w:val="0"/>
          <w:marBottom w:val="0"/>
          <w:divBdr>
            <w:top w:val="none" w:sz="0" w:space="0" w:color="auto"/>
            <w:left w:val="none" w:sz="0" w:space="0" w:color="auto"/>
            <w:bottom w:val="none" w:sz="0" w:space="0" w:color="auto"/>
            <w:right w:val="none" w:sz="0" w:space="0" w:color="auto"/>
          </w:divBdr>
        </w:div>
        <w:div w:id="2066105323">
          <w:marLeft w:val="640"/>
          <w:marRight w:val="0"/>
          <w:marTop w:val="0"/>
          <w:marBottom w:val="0"/>
          <w:divBdr>
            <w:top w:val="none" w:sz="0" w:space="0" w:color="auto"/>
            <w:left w:val="none" w:sz="0" w:space="0" w:color="auto"/>
            <w:bottom w:val="none" w:sz="0" w:space="0" w:color="auto"/>
            <w:right w:val="none" w:sz="0" w:space="0" w:color="auto"/>
          </w:divBdr>
        </w:div>
        <w:div w:id="497962617">
          <w:marLeft w:val="640"/>
          <w:marRight w:val="0"/>
          <w:marTop w:val="0"/>
          <w:marBottom w:val="0"/>
          <w:divBdr>
            <w:top w:val="none" w:sz="0" w:space="0" w:color="auto"/>
            <w:left w:val="none" w:sz="0" w:space="0" w:color="auto"/>
            <w:bottom w:val="none" w:sz="0" w:space="0" w:color="auto"/>
            <w:right w:val="none" w:sz="0" w:space="0" w:color="auto"/>
          </w:divBdr>
        </w:div>
        <w:div w:id="583034753">
          <w:marLeft w:val="640"/>
          <w:marRight w:val="0"/>
          <w:marTop w:val="0"/>
          <w:marBottom w:val="0"/>
          <w:divBdr>
            <w:top w:val="none" w:sz="0" w:space="0" w:color="auto"/>
            <w:left w:val="none" w:sz="0" w:space="0" w:color="auto"/>
            <w:bottom w:val="none" w:sz="0" w:space="0" w:color="auto"/>
            <w:right w:val="none" w:sz="0" w:space="0" w:color="auto"/>
          </w:divBdr>
        </w:div>
        <w:div w:id="1583487129">
          <w:marLeft w:val="640"/>
          <w:marRight w:val="0"/>
          <w:marTop w:val="0"/>
          <w:marBottom w:val="0"/>
          <w:divBdr>
            <w:top w:val="none" w:sz="0" w:space="0" w:color="auto"/>
            <w:left w:val="none" w:sz="0" w:space="0" w:color="auto"/>
            <w:bottom w:val="none" w:sz="0" w:space="0" w:color="auto"/>
            <w:right w:val="none" w:sz="0" w:space="0" w:color="auto"/>
          </w:divBdr>
        </w:div>
        <w:div w:id="1169174955">
          <w:marLeft w:val="640"/>
          <w:marRight w:val="0"/>
          <w:marTop w:val="0"/>
          <w:marBottom w:val="0"/>
          <w:divBdr>
            <w:top w:val="none" w:sz="0" w:space="0" w:color="auto"/>
            <w:left w:val="none" w:sz="0" w:space="0" w:color="auto"/>
            <w:bottom w:val="none" w:sz="0" w:space="0" w:color="auto"/>
            <w:right w:val="none" w:sz="0" w:space="0" w:color="auto"/>
          </w:divBdr>
        </w:div>
        <w:div w:id="284893392">
          <w:marLeft w:val="640"/>
          <w:marRight w:val="0"/>
          <w:marTop w:val="0"/>
          <w:marBottom w:val="0"/>
          <w:divBdr>
            <w:top w:val="none" w:sz="0" w:space="0" w:color="auto"/>
            <w:left w:val="none" w:sz="0" w:space="0" w:color="auto"/>
            <w:bottom w:val="none" w:sz="0" w:space="0" w:color="auto"/>
            <w:right w:val="none" w:sz="0" w:space="0" w:color="auto"/>
          </w:divBdr>
        </w:div>
        <w:div w:id="1649239092">
          <w:marLeft w:val="640"/>
          <w:marRight w:val="0"/>
          <w:marTop w:val="0"/>
          <w:marBottom w:val="0"/>
          <w:divBdr>
            <w:top w:val="none" w:sz="0" w:space="0" w:color="auto"/>
            <w:left w:val="none" w:sz="0" w:space="0" w:color="auto"/>
            <w:bottom w:val="none" w:sz="0" w:space="0" w:color="auto"/>
            <w:right w:val="none" w:sz="0" w:space="0" w:color="auto"/>
          </w:divBdr>
        </w:div>
        <w:div w:id="1415397317">
          <w:marLeft w:val="640"/>
          <w:marRight w:val="0"/>
          <w:marTop w:val="0"/>
          <w:marBottom w:val="0"/>
          <w:divBdr>
            <w:top w:val="none" w:sz="0" w:space="0" w:color="auto"/>
            <w:left w:val="none" w:sz="0" w:space="0" w:color="auto"/>
            <w:bottom w:val="none" w:sz="0" w:space="0" w:color="auto"/>
            <w:right w:val="none" w:sz="0" w:space="0" w:color="auto"/>
          </w:divBdr>
        </w:div>
        <w:div w:id="2065904139">
          <w:marLeft w:val="640"/>
          <w:marRight w:val="0"/>
          <w:marTop w:val="0"/>
          <w:marBottom w:val="0"/>
          <w:divBdr>
            <w:top w:val="none" w:sz="0" w:space="0" w:color="auto"/>
            <w:left w:val="none" w:sz="0" w:space="0" w:color="auto"/>
            <w:bottom w:val="none" w:sz="0" w:space="0" w:color="auto"/>
            <w:right w:val="none" w:sz="0" w:space="0" w:color="auto"/>
          </w:divBdr>
        </w:div>
        <w:div w:id="1565290126">
          <w:marLeft w:val="640"/>
          <w:marRight w:val="0"/>
          <w:marTop w:val="0"/>
          <w:marBottom w:val="0"/>
          <w:divBdr>
            <w:top w:val="none" w:sz="0" w:space="0" w:color="auto"/>
            <w:left w:val="none" w:sz="0" w:space="0" w:color="auto"/>
            <w:bottom w:val="none" w:sz="0" w:space="0" w:color="auto"/>
            <w:right w:val="none" w:sz="0" w:space="0" w:color="auto"/>
          </w:divBdr>
        </w:div>
        <w:div w:id="1401098993">
          <w:marLeft w:val="640"/>
          <w:marRight w:val="0"/>
          <w:marTop w:val="0"/>
          <w:marBottom w:val="0"/>
          <w:divBdr>
            <w:top w:val="none" w:sz="0" w:space="0" w:color="auto"/>
            <w:left w:val="none" w:sz="0" w:space="0" w:color="auto"/>
            <w:bottom w:val="none" w:sz="0" w:space="0" w:color="auto"/>
            <w:right w:val="none" w:sz="0" w:space="0" w:color="auto"/>
          </w:divBdr>
        </w:div>
        <w:div w:id="628897778">
          <w:marLeft w:val="640"/>
          <w:marRight w:val="0"/>
          <w:marTop w:val="0"/>
          <w:marBottom w:val="0"/>
          <w:divBdr>
            <w:top w:val="none" w:sz="0" w:space="0" w:color="auto"/>
            <w:left w:val="none" w:sz="0" w:space="0" w:color="auto"/>
            <w:bottom w:val="none" w:sz="0" w:space="0" w:color="auto"/>
            <w:right w:val="none" w:sz="0" w:space="0" w:color="auto"/>
          </w:divBdr>
        </w:div>
        <w:div w:id="1206285265">
          <w:marLeft w:val="640"/>
          <w:marRight w:val="0"/>
          <w:marTop w:val="0"/>
          <w:marBottom w:val="0"/>
          <w:divBdr>
            <w:top w:val="none" w:sz="0" w:space="0" w:color="auto"/>
            <w:left w:val="none" w:sz="0" w:space="0" w:color="auto"/>
            <w:bottom w:val="none" w:sz="0" w:space="0" w:color="auto"/>
            <w:right w:val="none" w:sz="0" w:space="0" w:color="auto"/>
          </w:divBdr>
        </w:div>
        <w:div w:id="1172451929">
          <w:marLeft w:val="640"/>
          <w:marRight w:val="0"/>
          <w:marTop w:val="0"/>
          <w:marBottom w:val="0"/>
          <w:divBdr>
            <w:top w:val="none" w:sz="0" w:space="0" w:color="auto"/>
            <w:left w:val="none" w:sz="0" w:space="0" w:color="auto"/>
            <w:bottom w:val="none" w:sz="0" w:space="0" w:color="auto"/>
            <w:right w:val="none" w:sz="0" w:space="0" w:color="auto"/>
          </w:divBdr>
        </w:div>
        <w:div w:id="277223198">
          <w:marLeft w:val="640"/>
          <w:marRight w:val="0"/>
          <w:marTop w:val="0"/>
          <w:marBottom w:val="0"/>
          <w:divBdr>
            <w:top w:val="none" w:sz="0" w:space="0" w:color="auto"/>
            <w:left w:val="none" w:sz="0" w:space="0" w:color="auto"/>
            <w:bottom w:val="none" w:sz="0" w:space="0" w:color="auto"/>
            <w:right w:val="none" w:sz="0" w:space="0" w:color="auto"/>
          </w:divBdr>
        </w:div>
        <w:div w:id="1609845853">
          <w:marLeft w:val="640"/>
          <w:marRight w:val="0"/>
          <w:marTop w:val="0"/>
          <w:marBottom w:val="0"/>
          <w:divBdr>
            <w:top w:val="none" w:sz="0" w:space="0" w:color="auto"/>
            <w:left w:val="none" w:sz="0" w:space="0" w:color="auto"/>
            <w:bottom w:val="none" w:sz="0" w:space="0" w:color="auto"/>
            <w:right w:val="none" w:sz="0" w:space="0" w:color="auto"/>
          </w:divBdr>
        </w:div>
      </w:divsChild>
    </w:div>
    <w:div w:id="586155285">
      <w:bodyDiv w:val="1"/>
      <w:marLeft w:val="0"/>
      <w:marRight w:val="0"/>
      <w:marTop w:val="0"/>
      <w:marBottom w:val="0"/>
      <w:divBdr>
        <w:top w:val="none" w:sz="0" w:space="0" w:color="auto"/>
        <w:left w:val="none" w:sz="0" w:space="0" w:color="auto"/>
        <w:bottom w:val="none" w:sz="0" w:space="0" w:color="auto"/>
        <w:right w:val="none" w:sz="0" w:space="0" w:color="auto"/>
      </w:divBdr>
    </w:div>
    <w:div w:id="594828134">
      <w:bodyDiv w:val="1"/>
      <w:marLeft w:val="0"/>
      <w:marRight w:val="0"/>
      <w:marTop w:val="0"/>
      <w:marBottom w:val="0"/>
      <w:divBdr>
        <w:top w:val="none" w:sz="0" w:space="0" w:color="auto"/>
        <w:left w:val="none" w:sz="0" w:space="0" w:color="auto"/>
        <w:bottom w:val="none" w:sz="0" w:space="0" w:color="auto"/>
        <w:right w:val="none" w:sz="0" w:space="0" w:color="auto"/>
      </w:divBdr>
    </w:div>
    <w:div w:id="594942799">
      <w:bodyDiv w:val="1"/>
      <w:marLeft w:val="0"/>
      <w:marRight w:val="0"/>
      <w:marTop w:val="0"/>
      <w:marBottom w:val="0"/>
      <w:divBdr>
        <w:top w:val="none" w:sz="0" w:space="0" w:color="auto"/>
        <w:left w:val="none" w:sz="0" w:space="0" w:color="auto"/>
        <w:bottom w:val="none" w:sz="0" w:space="0" w:color="auto"/>
        <w:right w:val="none" w:sz="0" w:space="0" w:color="auto"/>
      </w:divBdr>
    </w:div>
    <w:div w:id="611593849">
      <w:bodyDiv w:val="1"/>
      <w:marLeft w:val="0"/>
      <w:marRight w:val="0"/>
      <w:marTop w:val="0"/>
      <w:marBottom w:val="0"/>
      <w:divBdr>
        <w:top w:val="none" w:sz="0" w:space="0" w:color="auto"/>
        <w:left w:val="none" w:sz="0" w:space="0" w:color="auto"/>
        <w:bottom w:val="none" w:sz="0" w:space="0" w:color="auto"/>
        <w:right w:val="none" w:sz="0" w:space="0" w:color="auto"/>
      </w:divBdr>
      <w:divsChild>
        <w:div w:id="90975564">
          <w:marLeft w:val="640"/>
          <w:marRight w:val="0"/>
          <w:marTop w:val="0"/>
          <w:marBottom w:val="0"/>
          <w:divBdr>
            <w:top w:val="none" w:sz="0" w:space="0" w:color="auto"/>
            <w:left w:val="none" w:sz="0" w:space="0" w:color="auto"/>
            <w:bottom w:val="none" w:sz="0" w:space="0" w:color="auto"/>
            <w:right w:val="none" w:sz="0" w:space="0" w:color="auto"/>
          </w:divBdr>
        </w:div>
        <w:div w:id="1367485574">
          <w:marLeft w:val="640"/>
          <w:marRight w:val="0"/>
          <w:marTop w:val="0"/>
          <w:marBottom w:val="0"/>
          <w:divBdr>
            <w:top w:val="none" w:sz="0" w:space="0" w:color="auto"/>
            <w:left w:val="none" w:sz="0" w:space="0" w:color="auto"/>
            <w:bottom w:val="none" w:sz="0" w:space="0" w:color="auto"/>
            <w:right w:val="none" w:sz="0" w:space="0" w:color="auto"/>
          </w:divBdr>
        </w:div>
        <w:div w:id="460004267">
          <w:marLeft w:val="640"/>
          <w:marRight w:val="0"/>
          <w:marTop w:val="0"/>
          <w:marBottom w:val="0"/>
          <w:divBdr>
            <w:top w:val="none" w:sz="0" w:space="0" w:color="auto"/>
            <w:left w:val="none" w:sz="0" w:space="0" w:color="auto"/>
            <w:bottom w:val="none" w:sz="0" w:space="0" w:color="auto"/>
            <w:right w:val="none" w:sz="0" w:space="0" w:color="auto"/>
          </w:divBdr>
        </w:div>
        <w:div w:id="2099983025">
          <w:marLeft w:val="640"/>
          <w:marRight w:val="0"/>
          <w:marTop w:val="0"/>
          <w:marBottom w:val="0"/>
          <w:divBdr>
            <w:top w:val="none" w:sz="0" w:space="0" w:color="auto"/>
            <w:left w:val="none" w:sz="0" w:space="0" w:color="auto"/>
            <w:bottom w:val="none" w:sz="0" w:space="0" w:color="auto"/>
            <w:right w:val="none" w:sz="0" w:space="0" w:color="auto"/>
          </w:divBdr>
        </w:div>
        <w:div w:id="994526070">
          <w:marLeft w:val="640"/>
          <w:marRight w:val="0"/>
          <w:marTop w:val="0"/>
          <w:marBottom w:val="0"/>
          <w:divBdr>
            <w:top w:val="none" w:sz="0" w:space="0" w:color="auto"/>
            <w:left w:val="none" w:sz="0" w:space="0" w:color="auto"/>
            <w:bottom w:val="none" w:sz="0" w:space="0" w:color="auto"/>
            <w:right w:val="none" w:sz="0" w:space="0" w:color="auto"/>
          </w:divBdr>
        </w:div>
        <w:div w:id="301931392">
          <w:marLeft w:val="640"/>
          <w:marRight w:val="0"/>
          <w:marTop w:val="0"/>
          <w:marBottom w:val="0"/>
          <w:divBdr>
            <w:top w:val="none" w:sz="0" w:space="0" w:color="auto"/>
            <w:left w:val="none" w:sz="0" w:space="0" w:color="auto"/>
            <w:bottom w:val="none" w:sz="0" w:space="0" w:color="auto"/>
            <w:right w:val="none" w:sz="0" w:space="0" w:color="auto"/>
          </w:divBdr>
        </w:div>
        <w:div w:id="327369036">
          <w:marLeft w:val="640"/>
          <w:marRight w:val="0"/>
          <w:marTop w:val="0"/>
          <w:marBottom w:val="0"/>
          <w:divBdr>
            <w:top w:val="none" w:sz="0" w:space="0" w:color="auto"/>
            <w:left w:val="none" w:sz="0" w:space="0" w:color="auto"/>
            <w:bottom w:val="none" w:sz="0" w:space="0" w:color="auto"/>
            <w:right w:val="none" w:sz="0" w:space="0" w:color="auto"/>
          </w:divBdr>
        </w:div>
        <w:div w:id="343439749">
          <w:marLeft w:val="640"/>
          <w:marRight w:val="0"/>
          <w:marTop w:val="0"/>
          <w:marBottom w:val="0"/>
          <w:divBdr>
            <w:top w:val="none" w:sz="0" w:space="0" w:color="auto"/>
            <w:left w:val="none" w:sz="0" w:space="0" w:color="auto"/>
            <w:bottom w:val="none" w:sz="0" w:space="0" w:color="auto"/>
            <w:right w:val="none" w:sz="0" w:space="0" w:color="auto"/>
          </w:divBdr>
        </w:div>
        <w:div w:id="314381969">
          <w:marLeft w:val="640"/>
          <w:marRight w:val="0"/>
          <w:marTop w:val="0"/>
          <w:marBottom w:val="0"/>
          <w:divBdr>
            <w:top w:val="none" w:sz="0" w:space="0" w:color="auto"/>
            <w:left w:val="none" w:sz="0" w:space="0" w:color="auto"/>
            <w:bottom w:val="none" w:sz="0" w:space="0" w:color="auto"/>
            <w:right w:val="none" w:sz="0" w:space="0" w:color="auto"/>
          </w:divBdr>
        </w:div>
        <w:div w:id="1185509905">
          <w:marLeft w:val="640"/>
          <w:marRight w:val="0"/>
          <w:marTop w:val="0"/>
          <w:marBottom w:val="0"/>
          <w:divBdr>
            <w:top w:val="none" w:sz="0" w:space="0" w:color="auto"/>
            <w:left w:val="none" w:sz="0" w:space="0" w:color="auto"/>
            <w:bottom w:val="none" w:sz="0" w:space="0" w:color="auto"/>
            <w:right w:val="none" w:sz="0" w:space="0" w:color="auto"/>
          </w:divBdr>
        </w:div>
        <w:div w:id="751971231">
          <w:marLeft w:val="640"/>
          <w:marRight w:val="0"/>
          <w:marTop w:val="0"/>
          <w:marBottom w:val="0"/>
          <w:divBdr>
            <w:top w:val="none" w:sz="0" w:space="0" w:color="auto"/>
            <w:left w:val="none" w:sz="0" w:space="0" w:color="auto"/>
            <w:bottom w:val="none" w:sz="0" w:space="0" w:color="auto"/>
            <w:right w:val="none" w:sz="0" w:space="0" w:color="auto"/>
          </w:divBdr>
        </w:div>
        <w:div w:id="414859922">
          <w:marLeft w:val="640"/>
          <w:marRight w:val="0"/>
          <w:marTop w:val="0"/>
          <w:marBottom w:val="0"/>
          <w:divBdr>
            <w:top w:val="none" w:sz="0" w:space="0" w:color="auto"/>
            <w:left w:val="none" w:sz="0" w:space="0" w:color="auto"/>
            <w:bottom w:val="none" w:sz="0" w:space="0" w:color="auto"/>
            <w:right w:val="none" w:sz="0" w:space="0" w:color="auto"/>
          </w:divBdr>
        </w:div>
        <w:div w:id="1716928362">
          <w:marLeft w:val="640"/>
          <w:marRight w:val="0"/>
          <w:marTop w:val="0"/>
          <w:marBottom w:val="0"/>
          <w:divBdr>
            <w:top w:val="none" w:sz="0" w:space="0" w:color="auto"/>
            <w:left w:val="none" w:sz="0" w:space="0" w:color="auto"/>
            <w:bottom w:val="none" w:sz="0" w:space="0" w:color="auto"/>
            <w:right w:val="none" w:sz="0" w:space="0" w:color="auto"/>
          </w:divBdr>
        </w:div>
        <w:div w:id="1701663552">
          <w:marLeft w:val="640"/>
          <w:marRight w:val="0"/>
          <w:marTop w:val="0"/>
          <w:marBottom w:val="0"/>
          <w:divBdr>
            <w:top w:val="none" w:sz="0" w:space="0" w:color="auto"/>
            <w:left w:val="none" w:sz="0" w:space="0" w:color="auto"/>
            <w:bottom w:val="none" w:sz="0" w:space="0" w:color="auto"/>
            <w:right w:val="none" w:sz="0" w:space="0" w:color="auto"/>
          </w:divBdr>
        </w:div>
        <w:div w:id="1765951671">
          <w:marLeft w:val="640"/>
          <w:marRight w:val="0"/>
          <w:marTop w:val="0"/>
          <w:marBottom w:val="0"/>
          <w:divBdr>
            <w:top w:val="none" w:sz="0" w:space="0" w:color="auto"/>
            <w:left w:val="none" w:sz="0" w:space="0" w:color="auto"/>
            <w:bottom w:val="none" w:sz="0" w:space="0" w:color="auto"/>
            <w:right w:val="none" w:sz="0" w:space="0" w:color="auto"/>
          </w:divBdr>
        </w:div>
        <w:div w:id="569854172">
          <w:marLeft w:val="640"/>
          <w:marRight w:val="0"/>
          <w:marTop w:val="0"/>
          <w:marBottom w:val="0"/>
          <w:divBdr>
            <w:top w:val="none" w:sz="0" w:space="0" w:color="auto"/>
            <w:left w:val="none" w:sz="0" w:space="0" w:color="auto"/>
            <w:bottom w:val="none" w:sz="0" w:space="0" w:color="auto"/>
            <w:right w:val="none" w:sz="0" w:space="0" w:color="auto"/>
          </w:divBdr>
        </w:div>
        <w:div w:id="1048259409">
          <w:marLeft w:val="640"/>
          <w:marRight w:val="0"/>
          <w:marTop w:val="0"/>
          <w:marBottom w:val="0"/>
          <w:divBdr>
            <w:top w:val="none" w:sz="0" w:space="0" w:color="auto"/>
            <w:left w:val="none" w:sz="0" w:space="0" w:color="auto"/>
            <w:bottom w:val="none" w:sz="0" w:space="0" w:color="auto"/>
            <w:right w:val="none" w:sz="0" w:space="0" w:color="auto"/>
          </w:divBdr>
        </w:div>
        <w:div w:id="1763329433">
          <w:marLeft w:val="640"/>
          <w:marRight w:val="0"/>
          <w:marTop w:val="0"/>
          <w:marBottom w:val="0"/>
          <w:divBdr>
            <w:top w:val="none" w:sz="0" w:space="0" w:color="auto"/>
            <w:left w:val="none" w:sz="0" w:space="0" w:color="auto"/>
            <w:bottom w:val="none" w:sz="0" w:space="0" w:color="auto"/>
            <w:right w:val="none" w:sz="0" w:space="0" w:color="auto"/>
          </w:divBdr>
        </w:div>
        <w:div w:id="579023563">
          <w:marLeft w:val="640"/>
          <w:marRight w:val="0"/>
          <w:marTop w:val="0"/>
          <w:marBottom w:val="0"/>
          <w:divBdr>
            <w:top w:val="none" w:sz="0" w:space="0" w:color="auto"/>
            <w:left w:val="none" w:sz="0" w:space="0" w:color="auto"/>
            <w:bottom w:val="none" w:sz="0" w:space="0" w:color="auto"/>
            <w:right w:val="none" w:sz="0" w:space="0" w:color="auto"/>
          </w:divBdr>
        </w:div>
        <w:div w:id="518738453">
          <w:marLeft w:val="640"/>
          <w:marRight w:val="0"/>
          <w:marTop w:val="0"/>
          <w:marBottom w:val="0"/>
          <w:divBdr>
            <w:top w:val="none" w:sz="0" w:space="0" w:color="auto"/>
            <w:left w:val="none" w:sz="0" w:space="0" w:color="auto"/>
            <w:bottom w:val="none" w:sz="0" w:space="0" w:color="auto"/>
            <w:right w:val="none" w:sz="0" w:space="0" w:color="auto"/>
          </w:divBdr>
        </w:div>
        <w:div w:id="477695829">
          <w:marLeft w:val="640"/>
          <w:marRight w:val="0"/>
          <w:marTop w:val="0"/>
          <w:marBottom w:val="0"/>
          <w:divBdr>
            <w:top w:val="none" w:sz="0" w:space="0" w:color="auto"/>
            <w:left w:val="none" w:sz="0" w:space="0" w:color="auto"/>
            <w:bottom w:val="none" w:sz="0" w:space="0" w:color="auto"/>
            <w:right w:val="none" w:sz="0" w:space="0" w:color="auto"/>
          </w:divBdr>
        </w:div>
        <w:div w:id="1163740908">
          <w:marLeft w:val="640"/>
          <w:marRight w:val="0"/>
          <w:marTop w:val="0"/>
          <w:marBottom w:val="0"/>
          <w:divBdr>
            <w:top w:val="none" w:sz="0" w:space="0" w:color="auto"/>
            <w:left w:val="none" w:sz="0" w:space="0" w:color="auto"/>
            <w:bottom w:val="none" w:sz="0" w:space="0" w:color="auto"/>
            <w:right w:val="none" w:sz="0" w:space="0" w:color="auto"/>
          </w:divBdr>
        </w:div>
        <w:div w:id="1623221134">
          <w:marLeft w:val="640"/>
          <w:marRight w:val="0"/>
          <w:marTop w:val="0"/>
          <w:marBottom w:val="0"/>
          <w:divBdr>
            <w:top w:val="none" w:sz="0" w:space="0" w:color="auto"/>
            <w:left w:val="none" w:sz="0" w:space="0" w:color="auto"/>
            <w:bottom w:val="none" w:sz="0" w:space="0" w:color="auto"/>
            <w:right w:val="none" w:sz="0" w:space="0" w:color="auto"/>
          </w:divBdr>
        </w:div>
        <w:div w:id="1559852421">
          <w:marLeft w:val="640"/>
          <w:marRight w:val="0"/>
          <w:marTop w:val="0"/>
          <w:marBottom w:val="0"/>
          <w:divBdr>
            <w:top w:val="none" w:sz="0" w:space="0" w:color="auto"/>
            <w:left w:val="none" w:sz="0" w:space="0" w:color="auto"/>
            <w:bottom w:val="none" w:sz="0" w:space="0" w:color="auto"/>
            <w:right w:val="none" w:sz="0" w:space="0" w:color="auto"/>
          </w:divBdr>
        </w:div>
        <w:div w:id="423377950">
          <w:marLeft w:val="640"/>
          <w:marRight w:val="0"/>
          <w:marTop w:val="0"/>
          <w:marBottom w:val="0"/>
          <w:divBdr>
            <w:top w:val="none" w:sz="0" w:space="0" w:color="auto"/>
            <w:left w:val="none" w:sz="0" w:space="0" w:color="auto"/>
            <w:bottom w:val="none" w:sz="0" w:space="0" w:color="auto"/>
            <w:right w:val="none" w:sz="0" w:space="0" w:color="auto"/>
          </w:divBdr>
        </w:div>
        <w:div w:id="1522278880">
          <w:marLeft w:val="640"/>
          <w:marRight w:val="0"/>
          <w:marTop w:val="0"/>
          <w:marBottom w:val="0"/>
          <w:divBdr>
            <w:top w:val="none" w:sz="0" w:space="0" w:color="auto"/>
            <w:left w:val="none" w:sz="0" w:space="0" w:color="auto"/>
            <w:bottom w:val="none" w:sz="0" w:space="0" w:color="auto"/>
            <w:right w:val="none" w:sz="0" w:space="0" w:color="auto"/>
          </w:divBdr>
        </w:div>
        <w:div w:id="532229682">
          <w:marLeft w:val="640"/>
          <w:marRight w:val="0"/>
          <w:marTop w:val="0"/>
          <w:marBottom w:val="0"/>
          <w:divBdr>
            <w:top w:val="none" w:sz="0" w:space="0" w:color="auto"/>
            <w:left w:val="none" w:sz="0" w:space="0" w:color="auto"/>
            <w:bottom w:val="none" w:sz="0" w:space="0" w:color="auto"/>
            <w:right w:val="none" w:sz="0" w:space="0" w:color="auto"/>
          </w:divBdr>
        </w:div>
        <w:div w:id="1540168740">
          <w:marLeft w:val="640"/>
          <w:marRight w:val="0"/>
          <w:marTop w:val="0"/>
          <w:marBottom w:val="0"/>
          <w:divBdr>
            <w:top w:val="none" w:sz="0" w:space="0" w:color="auto"/>
            <w:left w:val="none" w:sz="0" w:space="0" w:color="auto"/>
            <w:bottom w:val="none" w:sz="0" w:space="0" w:color="auto"/>
            <w:right w:val="none" w:sz="0" w:space="0" w:color="auto"/>
          </w:divBdr>
        </w:div>
        <w:div w:id="733116424">
          <w:marLeft w:val="640"/>
          <w:marRight w:val="0"/>
          <w:marTop w:val="0"/>
          <w:marBottom w:val="0"/>
          <w:divBdr>
            <w:top w:val="none" w:sz="0" w:space="0" w:color="auto"/>
            <w:left w:val="none" w:sz="0" w:space="0" w:color="auto"/>
            <w:bottom w:val="none" w:sz="0" w:space="0" w:color="auto"/>
            <w:right w:val="none" w:sz="0" w:space="0" w:color="auto"/>
          </w:divBdr>
        </w:div>
        <w:div w:id="1899827208">
          <w:marLeft w:val="640"/>
          <w:marRight w:val="0"/>
          <w:marTop w:val="0"/>
          <w:marBottom w:val="0"/>
          <w:divBdr>
            <w:top w:val="none" w:sz="0" w:space="0" w:color="auto"/>
            <w:left w:val="none" w:sz="0" w:space="0" w:color="auto"/>
            <w:bottom w:val="none" w:sz="0" w:space="0" w:color="auto"/>
            <w:right w:val="none" w:sz="0" w:space="0" w:color="auto"/>
          </w:divBdr>
        </w:div>
        <w:div w:id="189027155">
          <w:marLeft w:val="640"/>
          <w:marRight w:val="0"/>
          <w:marTop w:val="0"/>
          <w:marBottom w:val="0"/>
          <w:divBdr>
            <w:top w:val="none" w:sz="0" w:space="0" w:color="auto"/>
            <w:left w:val="none" w:sz="0" w:space="0" w:color="auto"/>
            <w:bottom w:val="none" w:sz="0" w:space="0" w:color="auto"/>
            <w:right w:val="none" w:sz="0" w:space="0" w:color="auto"/>
          </w:divBdr>
        </w:div>
        <w:div w:id="916136351">
          <w:marLeft w:val="640"/>
          <w:marRight w:val="0"/>
          <w:marTop w:val="0"/>
          <w:marBottom w:val="0"/>
          <w:divBdr>
            <w:top w:val="none" w:sz="0" w:space="0" w:color="auto"/>
            <w:left w:val="none" w:sz="0" w:space="0" w:color="auto"/>
            <w:bottom w:val="none" w:sz="0" w:space="0" w:color="auto"/>
            <w:right w:val="none" w:sz="0" w:space="0" w:color="auto"/>
          </w:divBdr>
        </w:div>
        <w:div w:id="1863349653">
          <w:marLeft w:val="640"/>
          <w:marRight w:val="0"/>
          <w:marTop w:val="0"/>
          <w:marBottom w:val="0"/>
          <w:divBdr>
            <w:top w:val="none" w:sz="0" w:space="0" w:color="auto"/>
            <w:left w:val="none" w:sz="0" w:space="0" w:color="auto"/>
            <w:bottom w:val="none" w:sz="0" w:space="0" w:color="auto"/>
            <w:right w:val="none" w:sz="0" w:space="0" w:color="auto"/>
          </w:divBdr>
        </w:div>
        <w:div w:id="99885515">
          <w:marLeft w:val="640"/>
          <w:marRight w:val="0"/>
          <w:marTop w:val="0"/>
          <w:marBottom w:val="0"/>
          <w:divBdr>
            <w:top w:val="none" w:sz="0" w:space="0" w:color="auto"/>
            <w:left w:val="none" w:sz="0" w:space="0" w:color="auto"/>
            <w:bottom w:val="none" w:sz="0" w:space="0" w:color="auto"/>
            <w:right w:val="none" w:sz="0" w:space="0" w:color="auto"/>
          </w:divBdr>
        </w:div>
        <w:div w:id="222058735">
          <w:marLeft w:val="640"/>
          <w:marRight w:val="0"/>
          <w:marTop w:val="0"/>
          <w:marBottom w:val="0"/>
          <w:divBdr>
            <w:top w:val="none" w:sz="0" w:space="0" w:color="auto"/>
            <w:left w:val="none" w:sz="0" w:space="0" w:color="auto"/>
            <w:bottom w:val="none" w:sz="0" w:space="0" w:color="auto"/>
            <w:right w:val="none" w:sz="0" w:space="0" w:color="auto"/>
          </w:divBdr>
        </w:div>
        <w:div w:id="1942253310">
          <w:marLeft w:val="640"/>
          <w:marRight w:val="0"/>
          <w:marTop w:val="0"/>
          <w:marBottom w:val="0"/>
          <w:divBdr>
            <w:top w:val="none" w:sz="0" w:space="0" w:color="auto"/>
            <w:left w:val="none" w:sz="0" w:space="0" w:color="auto"/>
            <w:bottom w:val="none" w:sz="0" w:space="0" w:color="auto"/>
            <w:right w:val="none" w:sz="0" w:space="0" w:color="auto"/>
          </w:divBdr>
        </w:div>
        <w:div w:id="611282901">
          <w:marLeft w:val="640"/>
          <w:marRight w:val="0"/>
          <w:marTop w:val="0"/>
          <w:marBottom w:val="0"/>
          <w:divBdr>
            <w:top w:val="none" w:sz="0" w:space="0" w:color="auto"/>
            <w:left w:val="none" w:sz="0" w:space="0" w:color="auto"/>
            <w:bottom w:val="none" w:sz="0" w:space="0" w:color="auto"/>
            <w:right w:val="none" w:sz="0" w:space="0" w:color="auto"/>
          </w:divBdr>
        </w:div>
        <w:div w:id="2047679386">
          <w:marLeft w:val="640"/>
          <w:marRight w:val="0"/>
          <w:marTop w:val="0"/>
          <w:marBottom w:val="0"/>
          <w:divBdr>
            <w:top w:val="none" w:sz="0" w:space="0" w:color="auto"/>
            <w:left w:val="none" w:sz="0" w:space="0" w:color="auto"/>
            <w:bottom w:val="none" w:sz="0" w:space="0" w:color="auto"/>
            <w:right w:val="none" w:sz="0" w:space="0" w:color="auto"/>
          </w:divBdr>
        </w:div>
        <w:div w:id="1959290138">
          <w:marLeft w:val="640"/>
          <w:marRight w:val="0"/>
          <w:marTop w:val="0"/>
          <w:marBottom w:val="0"/>
          <w:divBdr>
            <w:top w:val="none" w:sz="0" w:space="0" w:color="auto"/>
            <w:left w:val="none" w:sz="0" w:space="0" w:color="auto"/>
            <w:bottom w:val="none" w:sz="0" w:space="0" w:color="auto"/>
            <w:right w:val="none" w:sz="0" w:space="0" w:color="auto"/>
          </w:divBdr>
        </w:div>
        <w:div w:id="954871490">
          <w:marLeft w:val="640"/>
          <w:marRight w:val="0"/>
          <w:marTop w:val="0"/>
          <w:marBottom w:val="0"/>
          <w:divBdr>
            <w:top w:val="none" w:sz="0" w:space="0" w:color="auto"/>
            <w:left w:val="none" w:sz="0" w:space="0" w:color="auto"/>
            <w:bottom w:val="none" w:sz="0" w:space="0" w:color="auto"/>
            <w:right w:val="none" w:sz="0" w:space="0" w:color="auto"/>
          </w:divBdr>
        </w:div>
        <w:div w:id="1365204841">
          <w:marLeft w:val="640"/>
          <w:marRight w:val="0"/>
          <w:marTop w:val="0"/>
          <w:marBottom w:val="0"/>
          <w:divBdr>
            <w:top w:val="none" w:sz="0" w:space="0" w:color="auto"/>
            <w:left w:val="none" w:sz="0" w:space="0" w:color="auto"/>
            <w:bottom w:val="none" w:sz="0" w:space="0" w:color="auto"/>
            <w:right w:val="none" w:sz="0" w:space="0" w:color="auto"/>
          </w:divBdr>
        </w:div>
        <w:div w:id="1565413651">
          <w:marLeft w:val="640"/>
          <w:marRight w:val="0"/>
          <w:marTop w:val="0"/>
          <w:marBottom w:val="0"/>
          <w:divBdr>
            <w:top w:val="none" w:sz="0" w:space="0" w:color="auto"/>
            <w:left w:val="none" w:sz="0" w:space="0" w:color="auto"/>
            <w:bottom w:val="none" w:sz="0" w:space="0" w:color="auto"/>
            <w:right w:val="none" w:sz="0" w:space="0" w:color="auto"/>
          </w:divBdr>
        </w:div>
        <w:div w:id="1620258858">
          <w:marLeft w:val="640"/>
          <w:marRight w:val="0"/>
          <w:marTop w:val="0"/>
          <w:marBottom w:val="0"/>
          <w:divBdr>
            <w:top w:val="none" w:sz="0" w:space="0" w:color="auto"/>
            <w:left w:val="none" w:sz="0" w:space="0" w:color="auto"/>
            <w:bottom w:val="none" w:sz="0" w:space="0" w:color="auto"/>
            <w:right w:val="none" w:sz="0" w:space="0" w:color="auto"/>
          </w:divBdr>
        </w:div>
        <w:div w:id="1272856500">
          <w:marLeft w:val="640"/>
          <w:marRight w:val="0"/>
          <w:marTop w:val="0"/>
          <w:marBottom w:val="0"/>
          <w:divBdr>
            <w:top w:val="none" w:sz="0" w:space="0" w:color="auto"/>
            <w:left w:val="none" w:sz="0" w:space="0" w:color="auto"/>
            <w:bottom w:val="none" w:sz="0" w:space="0" w:color="auto"/>
            <w:right w:val="none" w:sz="0" w:space="0" w:color="auto"/>
          </w:divBdr>
        </w:div>
        <w:div w:id="2141220666">
          <w:marLeft w:val="640"/>
          <w:marRight w:val="0"/>
          <w:marTop w:val="0"/>
          <w:marBottom w:val="0"/>
          <w:divBdr>
            <w:top w:val="none" w:sz="0" w:space="0" w:color="auto"/>
            <w:left w:val="none" w:sz="0" w:space="0" w:color="auto"/>
            <w:bottom w:val="none" w:sz="0" w:space="0" w:color="auto"/>
            <w:right w:val="none" w:sz="0" w:space="0" w:color="auto"/>
          </w:divBdr>
        </w:div>
        <w:div w:id="796148249">
          <w:marLeft w:val="640"/>
          <w:marRight w:val="0"/>
          <w:marTop w:val="0"/>
          <w:marBottom w:val="0"/>
          <w:divBdr>
            <w:top w:val="none" w:sz="0" w:space="0" w:color="auto"/>
            <w:left w:val="none" w:sz="0" w:space="0" w:color="auto"/>
            <w:bottom w:val="none" w:sz="0" w:space="0" w:color="auto"/>
            <w:right w:val="none" w:sz="0" w:space="0" w:color="auto"/>
          </w:divBdr>
        </w:div>
        <w:div w:id="1399548599">
          <w:marLeft w:val="640"/>
          <w:marRight w:val="0"/>
          <w:marTop w:val="0"/>
          <w:marBottom w:val="0"/>
          <w:divBdr>
            <w:top w:val="none" w:sz="0" w:space="0" w:color="auto"/>
            <w:left w:val="none" w:sz="0" w:space="0" w:color="auto"/>
            <w:bottom w:val="none" w:sz="0" w:space="0" w:color="auto"/>
            <w:right w:val="none" w:sz="0" w:space="0" w:color="auto"/>
          </w:divBdr>
        </w:div>
        <w:div w:id="265815933">
          <w:marLeft w:val="640"/>
          <w:marRight w:val="0"/>
          <w:marTop w:val="0"/>
          <w:marBottom w:val="0"/>
          <w:divBdr>
            <w:top w:val="none" w:sz="0" w:space="0" w:color="auto"/>
            <w:left w:val="none" w:sz="0" w:space="0" w:color="auto"/>
            <w:bottom w:val="none" w:sz="0" w:space="0" w:color="auto"/>
            <w:right w:val="none" w:sz="0" w:space="0" w:color="auto"/>
          </w:divBdr>
        </w:div>
        <w:div w:id="1034114514">
          <w:marLeft w:val="640"/>
          <w:marRight w:val="0"/>
          <w:marTop w:val="0"/>
          <w:marBottom w:val="0"/>
          <w:divBdr>
            <w:top w:val="none" w:sz="0" w:space="0" w:color="auto"/>
            <w:left w:val="none" w:sz="0" w:space="0" w:color="auto"/>
            <w:bottom w:val="none" w:sz="0" w:space="0" w:color="auto"/>
            <w:right w:val="none" w:sz="0" w:space="0" w:color="auto"/>
          </w:divBdr>
        </w:div>
        <w:div w:id="1756391994">
          <w:marLeft w:val="640"/>
          <w:marRight w:val="0"/>
          <w:marTop w:val="0"/>
          <w:marBottom w:val="0"/>
          <w:divBdr>
            <w:top w:val="none" w:sz="0" w:space="0" w:color="auto"/>
            <w:left w:val="none" w:sz="0" w:space="0" w:color="auto"/>
            <w:bottom w:val="none" w:sz="0" w:space="0" w:color="auto"/>
            <w:right w:val="none" w:sz="0" w:space="0" w:color="auto"/>
          </w:divBdr>
        </w:div>
        <w:div w:id="1224752046">
          <w:marLeft w:val="640"/>
          <w:marRight w:val="0"/>
          <w:marTop w:val="0"/>
          <w:marBottom w:val="0"/>
          <w:divBdr>
            <w:top w:val="none" w:sz="0" w:space="0" w:color="auto"/>
            <w:left w:val="none" w:sz="0" w:space="0" w:color="auto"/>
            <w:bottom w:val="none" w:sz="0" w:space="0" w:color="auto"/>
            <w:right w:val="none" w:sz="0" w:space="0" w:color="auto"/>
          </w:divBdr>
        </w:div>
        <w:div w:id="667707500">
          <w:marLeft w:val="640"/>
          <w:marRight w:val="0"/>
          <w:marTop w:val="0"/>
          <w:marBottom w:val="0"/>
          <w:divBdr>
            <w:top w:val="none" w:sz="0" w:space="0" w:color="auto"/>
            <w:left w:val="none" w:sz="0" w:space="0" w:color="auto"/>
            <w:bottom w:val="none" w:sz="0" w:space="0" w:color="auto"/>
            <w:right w:val="none" w:sz="0" w:space="0" w:color="auto"/>
          </w:divBdr>
        </w:div>
        <w:div w:id="787358230">
          <w:marLeft w:val="640"/>
          <w:marRight w:val="0"/>
          <w:marTop w:val="0"/>
          <w:marBottom w:val="0"/>
          <w:divBdr>
            <w:top w:val="none" w:sz="0" w:space="0" w:color="auto"/>
            <w:left w:val="none" w:sz="0" w:space="0" w:color="auto"/>
            <w:bottom w:val="none" w:sz="0" w:space="0" w:color="auto"/>
            <w:right w:val="none" w:sz="0" w:space="0" w:color="auto"/>
          </w:divBdr>
        </w:div>
        <w:div w:id="948850532">
          <w:marLeft w:val="640"/>
          <w:marRight w:val="0"/>
          <w:marTop w:val="0"/>
          <w:marBottom w:val="0"/>
          <w:divBdr>
            <w:top w:val="none" w:sz="0" w:space="0" w:color="auto"/>
            <w:left w:val="none" w:sz="0" w:space="0" w:color="auto"/>
            <w:bottom w:val="none" w:sz="0" w:space="0" w:color="auto"/>
            <w:right w:val="none" w:sz="0" w:space="0" w:color="auto"/>
          </w:divBdr>
        </w:div>
        <w:div w:id="1017459930">
          <w:marLeft w:val="640"/>
          <w:marRight w:val="0"/>
          <w:marTop w:val="0"/>
          <w:marBottom w:val="0"/>
          <w:divBdr>
            <w:top w:val="none" w:sz="0" w:space="0" w:color="auto"/>
            <w:left w:val="none" w:sz="0" w:space="0" w:color="auto"/>
            <w:bottom w:val="none" w:sz="0" w:space="0" w:color="auto"/>
            <w:right w:val="none" w:sz="0" w:space="0" w:color="auto"/>
          </w:divBdr>
        </w:div>
        <w:div w:id="350884132">
          <w:marLeft w:val="640"/>
          <w:marRight w:val="0"/>
          <w:marTop w:val="0"/>
          <w:marBottom w:val="0"/>
          <w:divBdr>
            <w:top w:val="none" w:sz="0" w:space="0" w:color="auto"/>
            <w:left w:val="none" w:sz="0" w:space="0" w:color="auto"/>
            <w:bottom w:val="none" w:sz="0" w:space="0" w:color="auto"/>
            <w:right w:val="none" w:sz="0" w:space="0" w:color="auto"/>
          </w:divBdr>
        </w:div>
        <w:div w:id="538279238">
          <w:marLeft w:val="640"/>
          <w:marRight w:val="0"/>
          <w:marTop w:val="0"/>
          <w:marBottom w:val="0"/>
          <w:divBdr>
            <w:top w:val="none" w:sz="0" w:space="0" w:color="auto"/>
            <w:left w:val="none" w:sz="0" w:space="0" w:color="auto"/>
            <w:bottom w:val="none" w:sz="0" w:space="0" w:color="auto"/>
            <w:right w:val="none" w:sz="0" w:space="0" w:color="auto"/>
          </w:divBdr>
        </w:div>
        <w:div w:id="524056620">
          <w:marLeft w:val="640"/>
          <w:marRight w:val="0"/>
          <w:marTop w:val="0"/>
          <w:marBottom w:val="0"/>
          <w:divBdr>
            <w:top w:val="none" w:sz="0" w:space="0" w:color="auto"/>
            <w:left w:val="none" w:sz="0" w:space="0" w:color="auto"/>
            <w:bottom w:val="none" w:sz="0" w:space="0" w:color="auto"/>
            <w:right w:val="none" w:sz="0" w:space="0" w:color="auto"/>
          </w:divBdr>
        </w:div>
        <w:div w:id="1778256624">
          <w:marLeft w:val="640"/>
          <w:marRight w:val="0"/>
          <w:marTop w:val="0"/>
          <w:marBottom w:val="0"/>
          <w:divBdr>
            <w:top w:val="none" w:sz="0" w:space="0" w:color="auto"/>
            <w:left w:val="none" w:sz="0" w:space="0" w:color="auto"/>
            <w:bottom w:val="none" w:sz="0" w:space="0" w:color="auto"/>
            <w:right w:val="none" w:sz="0" w:space="0" w:color="auto"/>
          </w:divBdr>
        </w:div>
      </w:divsChild>
    </w:div>
    <w:div w:id="621108201">
      <w:bodyDiv w:val="1"/>
      <w:marLeft w:val="0"/>
      <w:marRight w:val="0"/>
      <w:marTop w:val="0"/>
      <w:marBottom w:val="0"/>
      <w:divBdr>
        <w:top w:val="none" w:sz="0" w:space="0" w:color="auto"/>
        <w:left w:val="none" w:sz="0" w:space="0" w:color="auto"/>
        <w:bottom w:val="none" w:sz="0" w:space="0" w:color="auto"/>
        <w:right w:val="none" w:sz="0" w:space="0" w:color="auto"/>
      </w:divBdr>
    </w:div>
    <w:div w:id="663902237">
      <w:bodyDiv w:val="1"/>
      <w:marLeft w:val="0"/>
      <w:marRight w:val="0"/>
      <w:marTop w:val="0"/>
      <w:marBottom w:val="0"/>
      <w:divBdr>
        <w:top w:val="none" w:sz="0" w:space="0" w:color="auto"/>
        <w:left w:val="none" w:sz="0" w:space="0" w:color="auto"/>
        <w:bottom w:val="none" w:sz="0" w:space="0" w:color="auto"/>
        <w:right w:val="none" w:sz="0" w:space="0" w:color="auto"/>
      </w:divBdr>
    </w:div>
    <w:div w:id="706418287">
      <w:bodyDiv w:val="1"/>
      <w:marLeft w:val="0"/>
      <w:marRight w:val="0"/>
      <w:marTop w:val="0"/>
      <w:marBottom w:val="0"/>
      <w:divBdr>
        <w:top w:val="none" w:sz="0" w:space="0" w:color="auto"/>
        <w:left w:val="none" w:sz="0" w:space="0" w:color="auto"/>
        <w:bottom w:val="none" w:sz="0" w:space="0" w:color="auto"/>
        <w:right w:val="none" w:sz="0" w:space="0" w:color="auto"/>
      </w:divBdr>
    </w:div>
    <w:div w:id="712116753">
      <w:bodyDiv w:val="1"/>
      <w:marLeft w:val="0"/>
      <w:marRight w:val="0"/>
      <w:marTop w:val="0"/>
      <w:marBottom w:val="0"/>
      <w:divBdr>
        <w:top w:val="none" w:sz="0" w:space="0" w:color="auto"/>
        <w:left w:val="none" w:sz="0" w:space="0" w:color="auto"/>
        <w:bottom w:val="none" w:sz="0" w:space="0" w:color="auto"/>
        <w:right w:val="none" w:sz="0" w:space="0" w:color="auto"/>
      </w:divBdr>
      <w:divsChild>
        <w:div w:id="819880107">
          <w:marLeft w:val="640"/>
          <w:marRight w:val="0"/>
          <w:marTop w:val="0"/>
          <w:marBottom w:val="0"/>
          <w:divBdr>
            <w:top w:val="none" w:sz="0" w:space="0" w:color="auto"/>
            <w:left w:val="none" w:sz="0" w:space="0" w:color="auto"/>
            <w:bottom w:val="none" w:sz="0" w:space="0" w:color="auto"/>
            <w:right w:val="none" w:sz="0" w:space="0" w:color="auto"/>
          </w:divBdr>
        </w:div>
        <w:div w:id="537741174">
          <w:marLeft w:val="640"/>
          <w:marRight w:val="0"/>
          <w:marTop w:val="0"/>
          <w:marBottom w:val="0"/>
          <w:divBdr>
            <w:top w:val="none" w:sz="0" w:space="0" w:color="auto"/>
            <w:left w:val="none" w:sz="0" w:space="0" w:color="auto"/>
            <w:bottom w:val="none" w:sz="0" w:space="0" w:color="auto"/>
            <w:right w:val="none" w:sz="0" w:space="0" w:color="auto"/>
          </w:divBdr>
        </w:div>
        <w:div w:id="553005656">
          <w:marLeft w:val="640"/>
          <w:marRight w:val="0"/>
          <w:marTop w:val="0"/>
          <w:marBottom w:val="0"/>
          <w:divBdr>
            <w:top w:val="none" w:sz="0" w:space="0" w:color="auto"/>
            <w:left w:val="none" w:sz="0" w:space="0" w:color="auto"/>
            <w:bottom w:val="none" w:sz="0" w:space="0" w:color="auto"/>
            <w:right w:val="none" w:sz="0" w:space="0" w:color="auto"/>
          </w:divBdr>
        </w:div>
        <w:div w:id="1691567055">
          <w:marLeft w:val="640"/>
          <w:marRight w:val="0"/>
          <w:marTop w:val="0"/>
          <w:marBottom w:val="0"/>
          <w:divBdr>
            <w:top w:val="none" w:sz="0" w:space="0" w:color="auto"/>
            <w:left w:val="none" w:sz="0" w:space="0" w:color="auto"/>
            <w:bottom w:val="none" w:sz="0" w:space="0" w:color="auto"/>
            <w:right w:val="none" w:sz="0" w:space="0" w:color="auto"/>
          </w:divBdr>
        </w:div>
        <w:div w:id="33506919">
          <w:marLeft w:val="640"/>
          <w:marRight w:val="0"/>
          <w:marTop w:val="0"/>
          <w:marBottom w:val="0"/>
          <w:divBdr>
            <w:top w:val="none" w:sz="0" w:space="0" w:color="auto"/>
            <w:left w:val="none" w:sz="0" w:space="0" w:color="auto"/>
            <w:bottom w:val="none" w:sz="0" w:space="0" w:color="auto"/>
            <w:right w:val="none" w:sz="0" w:space="0" w:color="auto"/>
          </w:divBdr>
        </w:div>
        <w:div w:id="7340033">
          <w:marLeft w:val="640"/>
          <w:marRight w:val="0"/>
          <w:marTop w:val="0"/>
          <w:marBottom w:val="0"/>
          <w:divBdr>
            <w:top w:val="none" w:sz="0" w:space="0" w:color="auto"/>
            <w:left w:val="none" w:sz="0" w:space="0" w:color="auto"/>
            <w:bottom w:val="none" w:sz="0" w:space="0" w:color="auto"/>
            <w:right w:val="none" w:sz="0" w:space="0" w:color="auto"/>
          </w:divBdr>
        </w:div>
        <w:div w:id="470439110">
          <w:marLeft w:val="640"/>
          <w:marRight w:val="0"/>
          <w:marTop w:val="0"/>
          <w:marBottom w:val="0"/>
          <w:divBdr>
            <w:top w:val="none" w:sz="0" w:space="0" w:color="auto"/>
            <w:left w:val="none" w:sz="0" w:space="0" w:color="auto"/>
            <w:bottom w:val="none" w:sz="0" w:space="0" w:color="auto"/>
            <w:right w:val="none" w:sz="0" w:space="0" w:color="auto"/>
          </w:divBdr>
        </w:div>
        <w:div w:id="1159535203">
          <w:marLeft w:val="640"/>
          <w:marRight w:val="0"/>
          <w:marTop w:val="0"/>
          <w:marBottom w:val="0"/>
          <w:divBdr>
            <w:top w:val="none" w:sz="0" w:space="0" w:color="auto"/>
            <w:left w:val="none" w:sz="0" w:space="0" w:color="auto"/>
            <w:bottom w:val="none" w:sz="0" w:space="0" w:color="auto"/>
            <w:right w:val="none" w:sz="0" w:space="0" w:color="auto"/>
          </w:divBdr>
        </w:div>
        <w:div w:id="1308513633">
          <w:marLeft w:val="640"/>
          <w:marRight w:val="0"/>
          <w:marTop w:val="0"/>
          <w:marBottom w:val="0"/>
          <w:divBdr>
            <w:top w:val="none" w:sz="0" w:space="0" w:color="auto"/>
            <w:left w:val="none" w:sz="0" w:space="0" w:color="auto"/>
            <w:bottom w:val="none" w:sz="0" w:space="0" w:color="auto"/>
            <w:right w:val="none" w:sz="0" w:space="0" w:color="auto"/>
          </w:divBdr>
        </w:div>
        <w:div w:id="2131699575">
          <w:marLeft w:val="640"/>
          <w:marRight w:val="0"/>
          <w:marTop w:val="0"/>
          <w:marBottom w:val="0"/>
          <w:divBdr>
            <w:top w:val="none" w:sz="0" w:space="0" w:color="auto"/>
            <w:left w:val="none" w:sz="0" w:space="0" w:color="auto"/>
            <w:bottom w:val="none" w:sz="0" w:space="0" w:color="auto"/>
            <w:right w:val="none" w:sz="0" w:space="0" w:color="auto"/>
          </w:divBdr>
        </w:div>
        <w:div w:id="176047415">
          <w:marLeft w:val="640"/>
          <w:marRight w:val="0"/>
          <w:marTop w:val="0"/>
          <w:marBottom w:val="0"/>
          <w:divBdr>
            <w:top w:val="none" w:sz="0" w:space="0" w:color="auto"/>
            <w:left w:val="none" w:sz="0" w:space="0" w:color="auto"/>
            <w:bottom w:val="none" w:sz="0" w:space="0" w:color="auto"/>
            <w:right w:val="none" w:sz="0" w:space="0" w:color="auto"/>
          </w:divBdr>
        </w:div>
        <w:div w:id="1594509776">
          <w:marLeft w:val="640"/>
          <w:marRight w:val="0"/>
          <w:marTop w:val="0"/>
          <w:marBottom w:val="0"/>
          <w:divBdr>
            <w:top w:val="none" w:sz="0" w:space="0" w:color="auto"/>
            <w:left w:val="none" w:sz="0" w:space="0" w:color="auto"/>
            <w:bottom w:val="none" w:sz="0" w:space="0" w:color="auto"/>
            <w:right w:val="none" w:sz="0" w:space="0" w:color="auto"/>
          </w:divBdr>
        </w:div>
        <w:div w:id="1158037720">
          <w:marLeft w:val="640"/>
          <w:marRight w:val="0"/>
          <w:marTop w:val="0"/>
          <w:marBottom w:val="0"/>
          <w:divBdr>
            <w:top w:val="none" w:sz="0" w:space="0" w:color="auto"/>
            <w:left w:val="none" w:sz="0" w:space="0" w:color="auto"/>
            <w:bottom w:val="none" w:sz="0" w:space="0" w:color="auto"/>
            <w:right w:val="none" w:sz="0" w:space="0" w:color="auto"/>
          </w:divBdr>
        </w:div>
        <w:div w:id="1138575548">
          <w:marLeft w:val="640"/>
          <w:marRight w:val="0"/>
          <w:marTop w:val="0"/>
          <w:marBottom w:val="0"/>
          <w:divBdr>
            <w:top w:val="none" w:sz="0" w:space="0" w:color="auto"/>
            <w:left w:val="none" w:sz="0" w:space="0" w:color="auto"/>
            <w:bottom w:val="none" w:sz="0" w:space="0" w:color="auto"/>
            <w:right w:val="none" w:sz="0" w:space="0" w:color="auto"/>
          </w:divBdr>
        </w:div>
        <w:div w:id="2118941226">
          <w:marLeft w:val="640"/>
          <w:marRight w:val="0"/>
          <w:marTop w:val="0"/>
          <w:marBottom w:val="0"/>
          <w:divBdr>
            <w:top w:val="none" w:sz="0" w:space="0" w:color="auto"/>
            <w:left w:val="none" w:sz="0" w:space="0" w:color="auto"/>
            <w:bottom w:val="none" w:sz="0" w:space="0" w:color="auto"/>
            <w:right w:val="none" w:sz="0" w:space="0" w:color="auto"/>
          </w:divBdr>
        </w:div>
        <w:div w:id="1151603110">
          <w:marLeft w:val="640"/>
          <w:marRight w:val="0"/>
          <w:marTop w:val="0"/>
          <w:marBottom w:val="0"/>
          <w:divBdr>
            <w:top w:val="none" w:sz="0" w:space="0" w:color="auto"/>
            <w:left w:val="none" w:sz="0" w:space="0" w:color="auto"/>
            <w:bottom w:val="none" w:sz="0" w:space="0" w:color="auto"/>
            <w:right w:val="none" w:sz="0" w:space="0" w:color="auto"/>
          </w:divBdr>
        </w:div>
        <w:div w:id="374895587">
          <w:marLeft w:val="640"/>
          <w:marRight w:val="0"/>
          <w:marTop w:val="0"/>
          <w:marBottom w:val="0"/>
          <w:divBdr>
            <w:top w:val="none" w:sz="0" w:space="0" w:color="auto"/>
            <w:left w:val="none" w:sz="0" w:space="0" w:color="auto"/>
            <w:bottom w:val="none" w:sz="0" w:space="0" w:color="auto"/>
            <w:right w:val="none" w:sz="0" w:space="0" w:color="auto"/>
          </w:divBdr>
        </w:div>
        <w:div w:id="1960331638">
          <w:marLeft w:val="640"/>
          <w:marRight w:val="0"/>
          <w:marTop w:val="0"/>
          <w:marBottom w:val="0"/>
          <w:divBdr>
            <w:top w:val="none" w:sz="0" w:space="0" w:color="auto"/>
            <w:left w:val="none" w:sz="0" w:space="0" w:color="auto"/>
            <w:bottom w:val="none" w:sz="0" w:space="0" w:color="auto"/>
            <w:right w:val="none" w:sz="0" w:space="0" w:color="auto"/>
          </w:divBdr>
        </w:div>
        <w:div w:id="1684429722">
          <w:marLeft w:val="640"/>
          <w:marRight w:val="0"/>
          <w:marTop w:val="0"/>
          <w:marBottom w:val="0"/>
          <w:divBdr>
            <w:top w:val="none" w:sz="0" w:space="0" w:color="auto"/>
            <w:left w:val="none" w:sz="0" w:space="0" w:color="auto"/>
            <w:bottom w:val="none" w:sz="0" w:space="0" w:color="auto"/>
            <w:right w:val="none" w:sz="0" w:space="0" w:color="auto"/>
          </w:divBdr>
        </w:div>
        <w:div w:id="1212306278">
          <w:marLeft w:val="640"/>
          <w:marRight w:val="0"/>
          <w:marTop w:val="0"/>
          <w:marBottom w:val="0"/>
          <w:divBdr>
            <w:top w:val="none" w:sz="0" w:space="0" w:color="auto"/>
            <w:left w:val="none" w:sz="0" w:space="0" w:color="auto"/>
            <w:bottom w:val="none" w:sz="0" w:space="0" w:color="auto"/>
            <w:right w:val="none" w:sz="0" w:space="0" w:color="auto"/>
          </w:divBdr>
        </w:div>
        <w:div w:id="2125805822">
          <w:marLeft w:val="640"/>
          <w:marRight w:val="0"/>
          <w:marTop w:val="0"/>
          <w:marBottom w:val="0"/>
          <w:divBdr>
            <w:top w:val="none" w:sz="0" w:space="0" w:color="auto"/>
            <w:left w:val="none" w:sz="0" w:space="0" w:color="auto"/>
            <w:bottom w:val="none" w:sz="0" w:space="0" w:color="auto"/>
            <w:right w:val="none" w:sz="0" w:space="0" w:color="auto"/>
          </w:divBdr>
        </w:div>
        <w:div w:id="309333512">
          <w:marLeft w:val="640"/>
          <w:marRight w:val="0"/>
          <w:marTop w:val="0"/>
          <w:marBottom w:val="0"/>
          <w:divBdr>
            <w:top w:val="none" w:sz="0" w:space="0" w:color="auto"/>
            <w:left w:val="none" w:sz="0" w:space="0" w:color="auto"/>
            <w:bottom w:val="none" w:sz="0" w:space="0" w:color="auto"/>
            <w:right w:val="none" w:sz="0" w:space="0" w:color="auto"/>
          </w:divBdr>
        </w:div>
        <w:div w:id="1538007727">
          <w:marLeft w:val="640"/>
          <w:marRight w:val="0"/>
          <w:marTop w:val="0"/>
          <w:marBottom w:val="0"/>
          <w:divBdr>
            <w:top w:val="none" w:sz="0" w:space="0" w:color="auto"/>
            <w:left w:val="none" w:sz="0" w:space="0" w:color="auto"/>
            <w:bottom w:val="none" w:sz="0" w:space="0" w:color="auto"/>
            <w:right w:val="none" w:sz="0" w:space="0" w:color="auto"/>
          </w:divBdr>
        </w:div>
        <w:div w:id="423578616">
          <w:marLeft w:val="640"/>
          <w:marRight w:val="0"/>
          <w:marTop w:val="0"/>
          <w:marBottom w:val="0"/>
          <w:divBdr>
            <w:top w:val="none" w:sz="0" w:space="0" w:color="auto"/>
            <w:left w:val="none" w:sz="0" w:space="0" w:color="auto"/>
            <w:bottom w:val="none" w:sz="0" w:space="0" w:color="auto"/>
            <w:right w:val="none" w:sz="0" w:space="0" w:color="auto"/>
          </w:divBdr>
        </w:div>
        <w:div w:id="101192329">
          <w:marLeft w:val="640"/>
          <w:marRight w:val="0"/>
          <w:marTop w:val="0"/>
          <w:marBottom w:val="0"/>
          <w:divBdr>
            <w:top w:val="none" w:sz="0" w:space="0" w:color="auto"/>
            <w:left w:val="none" w:sz="0" w:space="0" w:color="auto"/>
            <w:bottom w:val="none" w:sz="0" w:space="0" w:color="auto"/>
            <w:right w:val="none" w:sz="0" w:space="0" w:color="auto"/>
          </w:divBdr>
        </w:div>
        <w:div w:id="553345664">
          <w:marLeft w:val="640"/>
          <w:marRight w:val="0"/>
          <w:marTop w:val="0"/>
          <w:marBottom w:val="0"/>
          <w:divBdr>
            <w:top w:val="none" w:sz="0" w:space="0" w:color="auto"/>
            <w:left w:val="none" w:sz="0" w:space="0" w:color="auto"/>
            <w:bottom w:val="none" w:sz="0" w:space="0" w:color="auto"/>
            <w:right w:val="none" w:sz="0" w:space="0" w:color="auto"/>
          </w:divBdr>
        </w:div>
        <w:div w:id="1762026158">
          <w:marLeft w:val="640"/>
          <w:marRight w:val="0"/>
          <w:marTop w:val="0"/>
          <w:marBottom w:val="0"/>
          <w:divBdr>
            <w:top w:val="none" w:sz="0" w:space="0" w:color="auto"/>
            <w:left w:val="none" w:sz="0" w:space="0" w:color="auto"/>
            <w:bottom w:val="none" w:sz="0" w:space="0" w:color="auto"/>
            <w:right w:val="none" w:sz="0" w:space="0" w:color="auto"/>
          </w:divBdr>
        </w:div>
        <w:div w:id="1227641270">
          <w:marLeft w:val="640"/>
          <w:marRight w:val="0"/>
          <w:marTop w:val="0"/>
          <w:marBottom w:val="0"/>
          <w:divBdr>
            <w:top w:val="none" w:sz="0" w:space="0" w:color="auto"/>
            <w:left w:val="none" w:sz="0" w:space="0" w:color="auto"/>
            <w:bottom w:val="none" w:sz="0" w:space="0" w:color="auto"/>
            <w:right w:val="none" w:sz="0" w:space="0" w:color="auto"/>
          </w:divBdr>
        </w:div>
        <w:div w:id="1504970311">
          <w:marLeft w:val="640"/>
          <w:marRight w:val="0"/>
          <w:marTop w:val="0"/>
          <w:marBottom w:val="0"/>
          <w:divBdr>
            <w:top w:val="none" w:sz="0" w:space="0" w:color="auto"/>
            <w:left w:val="none" w:sz="0" w:space="0" w:color="auto"/>
            <w:bottom w:val="none" w:sz="0" w:space="0" w:color="auto"/>
            <w:right w:val="none" w:sz="0" w:space="0" w:color="auto"/>
          </w:divBdr>
        </w:div>
        <w:div w:id="1312099150">
          <w:marLeft w:val="640"/>
          <w:marRight w:val="0"/>
          <w:marTop w:val="0"/>
          <w:marBottom w:val="0"/>
          <w:divBdr>
            <w:top w:val="none" w:sz="0" w:space="0" w:color="auto"/>
            <w:left w:val="none" w:sz="0" w:space="0" w:color="auto"/>
            <w:bottom w:val="none" w:sz="0" w:space="0" w:color="auto"/>
            <w:right w:val="none" w:sz="0" w:space="0" w:color="auto"/>
          </w:divBdr>
        </w:div>
        <w:div w:id="765003639">
          <w:marLeft w:val="640"/>
          <w:marRight w:val="0"/>
          <w:marTop w:val="0"/>
          <w:marBottom w:val="0"/>
          <w:divBdr>
            <w:top w:val="none" w:sz="0" w:space="0" w:color="auto"/>
            <w:left w:val="none" w:sz="0" w:space="0" w:color="auto"/>
            <w:bottom w:val="none" w:sz="0" w:space="0" w:color="auto"/>
            <w:right w:val="none" w:sz="0" w:space="0" w:color="auto"/>
          </w:divBdr>
        </w:div>
        <w:div w:id="1904950342">
          <w:marLeft w:val="640"/>
          <w:marRight w:val="0"/>
          <w:marTop w:val="0"/>
          <w:marBottom w:val="0"/>
          <w:divBdr>
            <w:top w:val="none" w:sz="0" w:space="0" w:color="auto"/>
            <w:left w:val="none" w:sz="0" w:space="0" w:color="auto"/>
            <w:bottom w:val="none" w:sz="0" w:space="0" w:color="auto"/>
            <w:right w:val="none" w:sz="0" w:space="0" w:color="auto"/>
          </w:divBdr>
        </w:div>
        <w:div w:id="1461875429">
          <w:marLeft w:val="640"/>
          <w:marRight w:val="0"/>
          <w:marTop w:val="0"/>
          <w:marBottom w:val="0"/>
          <w:divBdr>
            <w:top w:val="none" w:sz="0" w:space="0" w:color="auto"/>
            <w:left w:val="none" w:sz="0" w:space="0" w:color="auto"/>
            <w:bottom w:val="none" w:sz="0" w:space="0" w:color="auto"/>
            <w:right w:val="none" w:sz="0" w:space="0" w:color="auto"/>
          </w:divBdr>
        </w:div>
        <w:div w:id="1573659203">
          <w:marLeft w:val="640"/>
          <w:marRight w:val="0"/>
          <w:marTop w:val="0"/>
          <w:marBottom w:val="0"/>
          <w:divBdr>
            <w:top w:val="none" w:sz="0" w:space="0" w:color="auto"/>
            <w:left w:val="none" w:sz="0" w:space="0" w:color="auto"/>
            <w:bottom w:val="none" w:sz="0" w:space="0" w:color="auto"/>
            <w:right w:val="none" w:sz="0" w:space="0" w:color="auto"/>
          </w:divBdr>
        </w:div>
        <w:div w:id="2011131809">
          <w:marLeft w:val="640"/>
          <w:marRight w:val="0"/>
          <w:marTop w:val="0"/>
          <w:marBottom w:val="0"/>
          <w:divBdr>
            <w:top w:val="none" w:sz="0" w:space="0" w:color="auto"/>
            <w:left w:val="none" w:sz="0" w:space="0" w:color="auto"/>
            <w:bottom w:val="none" w:sz="0" w:space="0" w:color="auto"/>
            <w:right w:val="none" w:sz="0" w:space="0" w:color="auto"/>
          </w:divBdr>
        </w:div>
        <w:div w:id="523057691">
          <w:marLeft w:val="640"/>
          <w:marRight w:val="0"/>
          <w:marTop w:val="0"/>
          <w:marBottom w:val="0"/>
          <w:divBdr>
            <w:top w:val="none" w:sz="0" w:space="0" w:color="auto"/>
            <w:left w:val="none" w:sz="0" w:space="0" w:color="auto"/>
            <w:bottom w:val="none" w:sz="0" w:space="0" w:color="auto"/>
            <w:right w:val="none" w:sz="0" w:space="0" w:color="auto"/>
          </w:divBdr>
        </w:div>
        <w:div w:id="1122849117">
          <w:marLeft w:val="640"/>
          <w:marRight w:val="0"/>
          <w:marTop w:val="0"/>
          <w:marBottom w:val="0"/>
          <w:divBdr>
            <w:top w:val="none" w:sz="0" w:space="0" w:color="auto"/>
            <w:left w:val="none" w:sz="0" w:space="0" w:color="auto"/>
            <w:bottom w:val="none" w:sz="0" w:space="0" w:color="auto"/>
            <w:right w:val="none" w:sz="0" w:space="0" w:color="auto"/>
          </w:divBdr>
        </w:div>
        <w:div w:id="68159639">
          <w:marLeft w:val="640"/>
          <w:marRight w:val="0"/>
          <w:marTop w:val="0"/>
          <w:marBottom w:val="0"/>
          <w:divBdr>
            <w:top w:val="none" w:sz="0" w:space="0" w:color="auto"/>
            <w:left w:val="none" w:sz="0" w:space="0" w:color="auto"/>
            <w:bottom w:val="none" w:sz="0" w:space="0" w:color="auto"/>
            <w:right w:val="none" w:sz="0" w:space="0" w:color="auto"/>
          </w:divBdr>
        </w:div>
        <w:div w:id="110130829">
          <w:marLeft w:val="640"/>
          <w:marRight w:val="0"/>
          <w:marTop w:val="0"/>
          <w:marBottom w:val="0"/>
          <w:divBdr>
            <w:top w:val="none" w:sz="0" w:space="0" w:color="auto"/>
            <w:left w:val="none" w:sz="0" w:space="0" w:color="auto"/>
            <w:bottom w:val="none" w:sz="0" w:space="0" w:color="auto"/>
            <w:right w:val="none" w:sz="0" w:space="0" w:color="auto"/>
          </w:divBdr>
        </w:div>
        <w:div w:id="943653503">
          <w:marLeft w:val="640"/>
          <w:marRight w:val="0"/>
          <w:marTop w:val="0"/>
          <w:marBottom w:val="0"/>
          <w:divBdr>
            <w:top w:val="none" w:sz="0" w:space="0" w:color="auto"/>
            <w:left w:val="none" w:sz="0" w:space="0" w:color="auto"/>
            <w:bottom w:val="none" w:sz="0" w:space="0" w:color="auto"/>
            <w:right w:val="none" w:sz="0" w:space="0" w:color="auto"/>
          </w:divBdr>
        </w:div>
        <w:div w:id="952638763">
          <w:marLeft w:val="640"/>
          <w:marRight w:val="0"/>
          <w:marTop w:val="0"/>
          <w:marBottom w:val="0"/>
          <w:divBdr>
            <w:top w:val="none" w:sz="0" w:space="0" w:color="auto"/>
            <w:left w:val="none" w:sz="0" w:space="0" w:color="auto"/>
            <w:bottom w:val="none" w:sz="0" w:space="0" w:color="auto"/>
            <w:right w:val="none" w:sz="0" w:space="0" w:color="auto"/>
          </w:divBdr>
        </w:div>
        <w:div w:id="227768517">
          <w:marLeft w:val="640"/>
          <w:marRight w:val="0"/>
          <w:marTop w:val="0"/>
          <w:marBottom w:val="0"/>
          <w:divBdr>
            <w:top w:val="none" w:sz="0" w:space="0" w:color="auto"/>
            <w:left w:val="none" w:sz="0" w:space="0" w:color="auto"/>
            <w:bottom w:val="none" w:sz="0" w:space="0" w:color="auto"/>
            <w:right w:val="none" w:sz="0" w:space="0" w:color="auto"/>
          </w:divBdr>
        </w:div>
        <w:div w:id="1453204705">
          <w:marLeft w:val="640"/>
          <w:marRight w:val="0"/>
          <w:marTop w:val="0"/>
          <w:marBottom w:val="0"/>
          <w:divBdr>
            <w:top w:val="none" w:sz="0" w:space="0" w:color="auto"/>
            <w:left w:val="none" w:sz="0" w:space="0" w:color="auto"/>
            <w:bottom w:val="none" w:sz="0" w:space="0" w:color="auto"/>
            <w:right w:val="none" w:sz="0" w:space="0" w:color="auto"/>
          </w:divBdr>
        </w:div>
        <w:div w:id="1628003382">
          <w:marLeft w:val="640"/>
          <w:marRight w:val="0"/>
          <w:marTop w:val="0"/>
          <w:marBottom w:val="0"/>
          <w:divBdr>
            <w:top w:val="none" w:sz="0" w:space="0" w:color="auto"/>
            <w:left w:val="none" w:sz="0" w:space="0" w:color="auto"/>
            <w:bottom w:val="none" w:sz="0" w:space="0" w:color="auto"/>
            <w:right w:val="none" w:sz="0" w:space="0" w:color="auto"/>
          </w:divBdr>
        </w:div>
        <w:div w:id="803620986">
          <w:marLeft w:val="640"/>
          <w:marRight w:val="0"/>
          <w:marTop w:val="0"/>
          <w:marBottom w:val="0"/>
          <w:divBdr>
            <w:top w:val="none" w:sz="0" w:space="0" w:color="auto"/>
            <w:left w:val="none" w:sz="0" w:space="0" w:color="auto"/>
            <w:bottom w:val="none" w:sz="0" w:space="0" w:color="auto"/>
            <w:right w:val="none" w:sz="0" w:space="0" w:color="auto"/>
          </w:divBdr>
        </w:div>
        <w:div w:id="64451435">
          <w:marLeft w:val="640"/>
          <w:marRight w:val="0"/>
          <w:marTop w:val="0"/>
          <w:marBottom w:val="0"/>
          <w:divBdr>
            <w:top w:val="none" w:sz="0" w:space="0" w:color="auto"/>
            <w:left w:val="none" w:sz="0" w:space="0" w:color="auto"/>
            <w:bottom w:val="none" w:sz="0" w:space="0" w:color="auto"/>
            <w:right w:val="none" w:sz="0" w:space="0" w:color="auto"/>
          </w:divBdr>
        </w:div>
        <w:div w:id="154809395">
          <w:marLeft w:val="640"/>
          <w:marRight w:val="0"/>
          <w:marTop w:val="0"/>
          <w:marBottom w:val="0"/>
          <w:divBdr>
            <w:top w:val="none" w:sz="0" w:space="0" w:color="auto"/>
            <w:left w:val="none" w:sz="0" w:space="0" w:color="auto"/>
            <w:bottom w:val="none" w:sz="0" w:space="0" w:color="auto"/>
            <w:right w:val="none" w:sz="0" w:space="0" w:color="auto"/>
          </w:divBdr>
        </w:div>
        <w:div w:id="846944835">
          <w:marLeft w:val="640"/>
          <w:marRight w:val="0"/>
          <w:marTop w:val="0"/>
          <w:marBottom w:val="0"/>
          <w:divBdr>
            <w:top w:val="none" w:sz="0" w:space="0" w:color="auto"/>
            <w:left w:val="none" w:sz="0" w:space="0" w:color="auto"/>
            <w:bottom w:val="none" w:sz="0" w:space="0" w:color="auto"/>
            <w:right w:val="none" w:sz="0" w:space="0" w:color="auto"/>
          </w:divBdr>
        </w:div>
        <w:div w:id="1680034908">
          <w:marLeft w:val="640"/>
          <w:marRight w:val="0"/>
          <w:marTop w:val="0"/>
          <w:marBottom w:val="0"/>
          <w:divBdr>
            <w:top w:val="none" w:sz="0" w:space="0" w:color="auto"/>
            <w:left w:val="none" w:sz="0" w:space="0" w:color="auto"/>
            <w:bottom w:val="none" w:sz="0" w:space="0" w:color="auto"/>
            <w:right w:val="none" w:sz="0" w:space="0" w:color="auto"/>
          </w:divBdr>
        </w:div>
        <w:div w:id="129398621">
          <w:marLeft w:val="640"/>
          <w:marRight w:val="0"/>
          <w:marTop w:val="0"/>
          <w:marBottom w:val="0"/>
          <w:divBdr>
            <w:top w:val="none" w:sz="0" w:space="0" w:color="auto"/>
            <w:left w:val="none" w:sz="0" w:space="0" w:color="auto"/>
            <w:bottom w:val="none" w:sz="0" w:space="0" w:color="auto"/>
            <w:right w:val="none" w:sz="0" w:space="0" w:color="auto"/>
          </w:divBdr>
        </w:div>
        <w:div w:id="1470779578">
          <w:marLeft w:val="640"/>
          <w:marRight w:val="0"/>
          <w:marTop w:val="0"/>
          <w:marBottom w:val="0"/>
          <w:divBdr>
            <w:top w:val="none" w:sz="0" w:space="0" w:color="auto"/>
            <w:left w:val="none" w:sz="0" w:space="0" w:color="auto"/>
            <w:bottom w:val="none" w:sz="0" w:space="0" w:color="auto"/>
            <w:right w:val="none" w:sz="0" w:space="0" w:color="auto"/>
          </w:divBdr>
        </w:div>
        <w:div w:id="219488655">
          <w:marLeft w:val="640"/>
          <w:marRight w:val="0"/>
          <w:marTop w:val="0"/>
          <w:marBottom w:val="0"/>
          <w:divBdr>
            <w:top w:val="none" w:sz="0" w:space="0" w:color="auto"/>
            <w:left w:val="none" w:sz="0" w:space="0" w:color="auto"/>
            <w:bottom w:val="none" w:sz="0" w:space="0" w:color="auto"/>
            <w:right w:val="none" w:sz="0" w:space="0" w:color="auto"/>
          </w:divBdr>
        </w:div>
        <w:div w:id="1969234533">
          <w:marLeft w:val="640"/>
          <w:marRight w:val="0"/>
          <w:marTop w:val="0"/>
          <w:marBottom w:val="0"/>
          <w:divBdr>
            <w:top w:val="none" w:sz="0" w:space="0" w:color="auto"/>
            <w:left w:val="none" w:sz="0" w:space="0" w:color="auto"/>
            <w:bottom w:val="none" w:sz="0" w:space="0" w:color="auto"/>
            <w:right w:val="none" w:sz="0" w:space="0" w:color="auto"/>
          </w:divBdr>
        </w:div>
        <w:div w:id="223377713">
          <w:marLeft w:val="640"/>
          <w:marRight w:val="0"/>
          <w:marTop w:val="0"/>
          <w:marBottom w:val="0"/>
          <w:divBdr>
            <w:top w:val="none" w:sz="0" w:space="0" w:color="auto"/>
            <w:left w:val="none" w:sz="0" w:space="0" w:color="auto"/>
            <w:bottom w:val="none" w:sz="0" w:space="0" w:color="auto"/>
            <w:right w:val="none" w:sz="0" w:space="0" w:color="auto"/>
          </w:divBdr>
        </w:div>
        <w:div w:id="56367542">
          <w:marLeft w:val="640"/>
          <w:marRight w:val="0"/>
          <w:marTop w:val="0"/>
          <w:marBottom w:val="0"/>
          <w:divBdr>
            <w:top w:val="none" w:sz="0" w:space="0" w:color="auto"/>
            <w:left w:val="none" w:sz="0" w:space="0" w:color="auto"/>
            <w:bottom w:val="none" w:sz="0" w:space="0" w:color="auto"/>
            <w:right w:val="none" w:sz="0" w:space="0" w:color="auto"/>
          </w:divBdr>
        </w:div>
        <w:div w:id="2010595902">
          <w:marLeft w:val="640"/>
          <w:marRight w:val="0"/>
          <w:marTop w:val="0"/>
          <w:marBottom w:val="0"/>
          <w:divBdr>
            <w:top w:val="none" w:sz="0" w:space="0" w:color="auto"/>
            <w:left w:val="none" w:sz="0" w:space="0" w:color="auto"/>
            <w:bottom w:val="none" w:sz="0" w:space="0" w:color="auto"/>
            <w:right w:val="none" w:sz="0" w:space="0" w:color="auto"/>
          </w:divBdr>
        </w:div>
        <w:div w:id="1550990437">
          <w:marLeft w:val="640"/>
          <w:marRight w:val="0"/>
          <w:marTop w:val="0"/>
          <w:marBottom w:val="0"/>
          <w:divBdr>
            <w:top w:val="none" w:sz="0" w:space="0" w:color="auto"/>
            <w:left w:val="none" w:sz="0" w:space="0" w:color="auto"/>
            <w:bottom w:val="none" w:sz="0" w:space="0" w:color="auto"/>
            <w:right w:val="none" w:sz="0" w:space="0" w:color="auto"/>
          </w:divBdr>
        </w:div>
        <w:div w:id="2116900833">
          <w:marLeft w:val="640"/>
          <w:marRight w:val="0"/>
          <w:marTop w:val="0"/>
          <w:marBottom w:val="0"/>
          <w:divBdr>
            <w:top w:val="none" w:sz="0" w:space="0" w:color="auto"/>
            <w:left w:val="none" w:sz="0" w:space="0" w:color="auto"/>
            <w:bottom w:val="none" w:sz="0" w:space="0" w:color="auto"/>
            <w:right w:val="none" w:sz="0" w:space="0" w:color="auto"/>
          </w:divBdr>
        </w:div>
        <w:div w:id="12273195">
          <w:marLeft w:val="640"/>
          <w:marRight w:val="0"/>
          <w:marTop w:val="0"/>
          <w:marBottom w:val="0"/>
          <w:divBdr>
            <w:top w:val="none" w:sz="0" w:space="0" w:color="auto"/>
            <w:left w:val="none" w:sz="0" w:space="0" w:color="auto"/>
            <w:bottom w:val="none" w:sz="0" w:space="0" w:color="auto"/>
            <w:right w:val="none" w:sz="0" w:space="0" w:color="auto"/>
          </w:divBdr>
        </w:div>
        <w:div w:id="2115056548">
          <w:marLeft w:val="640"/>
          <w:marRight w:val="0"/>
          <w:marTop w:val="0"/>
          <w:marBottom w:val="0"/>
          <w:divBdr>
            <w:top w:val="none" w:sz="0" w:space="0" w:color="auto"/>
            <w:left w:val="none" w:sz="0" w:space="0" w:color="auto"/>
            <w:bottom w:val="none" w:sz="0" w:space="0" w:color="auto"/>
            <w:right w:val="none" w:sz="0" w:space="0" w:color="auto"/>
          </w:divBdr>
        </w:div>
        <w:div w:id="803040310">
          <w:marLeft w:val="640"/>
          <w:marRight w:val="0"/>
          <w:marTop w:val="0"/>
          <w:marBottom w:val="0"/>
          <w:divBdr>
            <w:top w:val="none" w:sz="0" w:space="0" w:color="auto"/>
            <w:left w:val="none" w:sz="0" w:space="0" w:color="auto"/>
            <w:bottom w:val="none" w:sz="0" w:space="0" w:color="auto"/>
            <w:right w:val="none" w:sz="0" w:space="0" w:color="auto"/>
          </w:divBdr>
        </w:div>
        <w:div w:id="1855265211">
          <w:marLeft w:val="640"/>
          <w:marRight w:val="0"/>
          <w:marTop w:val="0"/>
          <w:marBottom w:val="0"/>
          <w:divBdr>
            <w:top w:val="none" w:sz="0" w:space="0" w:color="auto"/>
            <w:left w:val="none" w:sz="0" w:space="0" w:color="auto"/>
            <w:bottom w:val="none" w:sz="0" w:space="0" w:color="auto"/>
            <w:right w:val="none" w:sz="0" w:space="0" w:color="auto"/>
          </w:divBdr>
        </w:div>
        <w:div w:id="404227183">
          <w:marLeft w:val="640"/>
          <w:marRight w:val="0"/>
          <w:marTop w:val="0"/>
          <w:marBottom w:val="0"/>
          <w:divBdr>
            <w:top w:val="none" w:sz="0" w:space="0" w:color="auto"/>
            <w:left w:val="none" w:sz="0" w:space="0" w:color="auto"/>
            <w:bottom w:val="none" w:sz="0" w:space="0" w:color="auto"/>
            <w:right w:val="none" w:sz="0" w:space="0" w:color="auto"/>
          </w:divBdr>
        </w:div>
      </w:divsChild>
    </w:div>
    <w:div w:id="764616385">
      <w:bodyDiv w:val="1"/>
      <w:marLeft w:val="0"/>
      <w:marRight w:val="0"/>
      <w:marTop w:val="0"/>
      <w:marBottom w:val="0"/>
      <w:divBdr>
        <w:top w:val="none" w:sz="0" w:space="0" w:color="auto"/>
        <w:left w:val="none" w:sz="0" w:space="0" w:color="auto"/>
        <w:bottom w:val="none" w:sz="0" w:space="0" w:color="auto"/>
        <w:right w:val="none" w:sz="0" w:space="0" w:color="auto"/>
      </w:divBdr>
    </w:div>
    <w:div w:id="790829198">
      <w:bodyDiv w:val="1"/>
      <w:marLeft w:val="0"/>
      <w:marRight w:val="0"/>
      <w:marTop w:val="0"/>
      <w:marBottom w:val="0"/>
      <w:divBdr>
        <w:top w:val="none" w:sz="0" w:space="0" w:color="auto"/>
        <w:left w:val="none" w:sz="0" w:space="0" w:color="auto"/>
        <w:bottom w:val="none" w:sz="0" w:space="0" w:color="auto"/>
        <w:right w:val="none" w:sz="0" w:space="0" w:color="auto"/>
      </w:divBdr>
      <w:divsChild>
        <w:div w:id="885023702">
          <w:marLeft w:val="640"/>
          <w:marRight w:val="0"/>
          <w:marTop w:val="0"/>
          <w:marBottom w:val="0"/>
          <w:divBdr>
            <w:top w:val="none" w:sz="0" w:space="0" w:color="auto"/>
            <w:left w:val="none" w:sz="0" w:space="0" w:color="auto"/>
            <w:bottom w:val="none" w:sz="0" w:space="0" w:color="auto"/>
            <w:right w:val="none" w:sz="0" w:space="0" w:color="auto"/>
          </w:divBdr>
        </w:div>
        <w:div w:id="635842098">
          <w:marLeft w:val="640"/>
          <w:marRight w:val="0"/>
          <w:marTop w:val="0"/>
          <w:marBottom w:val="0"/>
          <w:divBdr>
            <w:top w:val="none" w:sz="0" w:space="0" w:color="auto"/>
            <w:left w:val="none" w:sz="0" w:space="0" w:color="auto"/>
            <w:bottom w:val="none" w:sz="0" w:space="0" w:color="auto"/>
            <w:right w:val="none" w:sz="0" w:space="0" w:color="auto"/>
          </w:divBdr>
        </w:div>
        <w:div w:id="1415976755">
          <w:marLeft w:val="640"/>
          <w:marRight w:val="0"/>
          <w:marTop w:val="0"/>
          <w:marBottom w:val="0"/>
          <w:divBdr>
            <w:top w:val="none" w:sz="0" w:space="0" w:color="auto"/>
            <w:left w:val="none" w:sz="0" w:space="0" w:color="auto"/>
            <w:bottom w:val="none" w:sz="0" w:space="0" w:color="auto"/>
            <w:right w:val="none" w:sz="0" w:space="0" w:color="auto"/>
          </w:divBdr>
        </w:div>
        <w:div w:id="187378579">
          <w:marLeft w:val="640"/>
          <w:marRight w:val="0"/>
          <w:marTop w:val="0"/>
          <w:marBottom w:val="0"/>
          <w:divBdr>
            <w:top w:val="none" w:sz="0" w:space="0" w:color="auto"/>
            <w:left w:val="none" w:sz="0" w:space="0" w:color="auto"/>
            <w:bottom w:val="none" w:sz="0" w:space="0" w:color="auto"/>
            <w:right w:val="none" w:sz="0" w:space="0" w:color="auto"/>
          </w:divBdr>
        </w:div>
        <w:div w:id="762846472">
          <w:marLeft w:val="640"/>
          <w:marRight w:val="0"/>
          <w:marTop w:val="0"/>
          <w:marBottom w:val="0"/>
          <w:divBdr>
            <w:top w:val="none" w:sz="0" w:space="0" w:color="auto"/>
            <w:left w:val="none" w:sz="0" w:space="0" w:color="auto"/>
            <w:bottom w:val="none" w:sz="0" w:space="0" w:color="auto"/>
            <w:right w:val="none" w:sz="0" w:space="0" w:color="auto"/>
          </w:divBdr>
        </w:div>
        <w:div w:id="1306279457">
          <w:marLeft w:val="640"/>
          <w:marRight w:val="0"/>
          <w:marTop w:val="0"/>
          <w:marBottom w:val="0"/>
          <w:divBdr>
            <w:top w:val="none" w:sz="0" w:space="0" w:color="auto"/>
            <w:left w:val="none" w:sz="0" w:space="0" w:color="auto"/>
            <w:bottom w:val="none" w:sz="0" w:space="0" w:color="auto"/>
            <w:right w:val="none" w:sz="0" w:space="0" w:color="auto"/>
          </w:divBdr>
        </w:div>
        <w:div w:id="286855799">
          <w:marLeft w:val="640"/>
          <w:marRight w:val="0"/>
          <w:marTop w:val="0"/>
          <w:marBottom w:val="0"/>
          <w:divBdr>
            <w:top w:val="none" w:sz="0" w:space="0" w:color="auto"/>
            <w:left w:val="none" w:sz="0" w:space="0" w:color="auto"/>
            <w:bottom w:val="none" w:sz="0" w:space="0" w:color="auto"/>
            <w:right w:val="none" w:sz="0" w:space="0" w:color="auto"/>
          </w:divBdr>
        </w:div>
        <w:div w:id="1679967645">
          <w:marLeft w:val="640"/>
          <w:marRight w:val="0"/>
          <w:marTop w:val="0"/>
          <w:marBottom w:val="0"/>
          <w:divBdr>
            <w:top w:val="none" w:sz="0" w:space="0" w:color="auto"/>
            <w:left w:val="none" w:sz="0" w:space="0" w:color="auto"/>
            <w:bottom w:val="none" w:sz="0" w:space="0" w:color="auto"/>
            <w:right w:val="none" w:sz="0" w:space="0" w:color="auto"/>
          </w:divBdr>
        </w:div>
        <w:div w:id="1151337117">
          <w:marLeft w:val="640"/>
          <w:marRight w:val="0"/>
          <w:marTop w:val="0"/>
          <w:marBottom w:val="0"/>
          <w:divBdr>
            <w:top w:val="none" w:sz="0" w:space="0" w:color="auto"/>
            <w:left w:val="none" w:sz="0" w:space="0" w:color="auto"/>
            <w:bottom w:val="none" w:sz="0" w:space="0" w:color="auto"/>
            <w:right w:val="none" w:sz="0" w:space="0" w:color="auto"/>
          </w:divBdr>
        </w:div>
        <w:div w:id="1100687318">
          <w:marLeft w:val="640"/>
          <w:marRight w:val="0"/>
          <w:marTop w:val="0"/>
          <w:marBottom w:val="0"/>
          <w:divBdr>
            <w:top w:val="none" w:sz="0" w:space="0" w:color="auto"/>
            <w:left w:val="none" w:sz="0" w:space="0" w:color="auto"/>
            <w:bottom w:val="none" w:sz="0" w:space="0" w:color="auto"/>
            <w:right w:val="none" w:sz="0" w:space="0" w:color="auto"/>
          </w:divBdr>
        </w:div>
        <w:div w:id="1137723350">
          <w:marLeft w:val="640"/>
          <w:marRight w:val="0"/>
          <w:marTop w:val="0"/>
          <w:marBottom w:val="0"/>
          <w:divBdr>
            <w:top w:val="none" w:sz="0" w:space="0" w:color="auto"/>
            <w:left w:val="none" w:sz="0" w:space="0" w:color="auto"/>
            <w:bottom w:val="none" w:sz="0" w:space="0" w:color="auto"/>
            <w:right w:val="none" w:sz="0" w:space="0" w:color="auto"/>
          </w:divBdr>
        </w:div>
        <w:div w:id="58132831">
          <w:marLeft w:val="640"/>
          <w:marRight w:val="0"/>
          <w:marTop w:val="0"/>
          <w:marBottom w:val="0"/>
          <w:divBdr>
            <w:top w:val="none" w:sz="0" w:space="0" w:color="auto"/>
            <w:left w:val="none" w:sz="0" w:space="0" w:color="auto"/>
            <w:bottom w:val="none" w:sz="0" w:space="0" w:color="auto"/>
            <w:right w:val="none" w:sz="0" w:space="0" w:color="auto"/>
          </w:divBdr>
        </w:div>
        <w:div w:id="2060206415">
          <w:marLeft w:val="640"/>
          <w:marRight w:val="0"/>
          <w:marTop w:val="0"/>
          <w:marBottom w:val="0"/>
          <w:divBdr>
            <w:top w:val="none" w:sz="0" w:space="0" w:color="auto"/>
            <w:left w:val="none" w:sz="0" w:space="0" w:color="auto"/>
            <w:bottom w:val="none" w:sz="0" w:space="0" w:color="auto"/>
            <w:right w:val="none" w:sz="0" w:space="0" w:color="auto"/>
          </w:divBdr>
        </w:div>
        <w:div w:id="96413882">
          <w:marLeft w:val="640"/>
          <w:marRight w:val="0"/>
          <w:marTop w:val="0"/>
          <w:marBottom w:val="0"/>
          <w:divBdr>
            <w:top w:val="none" w:sz="0" w:space="0" w:color="auto"/>
            <w:left w:val="none" w:sz="0" w:space="0" w:color="auto"/>
            <w:bottom w:val="none" w:sz="0" w:space="0" w:color="auto"/>
            <w:right w:val="none" w:sz="0" w:space="0" w:color="auto"/>
          </w:divBdr>
        </w:div>
        <w:div w:id="21051153">
          <w:marLeft w:val="640"/>
          <w:marRight w:val="0"/>
          <w:marTop w:val="0"/>
          <w:marBottom w:val="0"/>
          <w:divBdr>
            <w:top w:val="none" w:sz="0" w:space="0" w:color="auto"/>
            <w:left w:val="none" w:sz="0" w:space="0" w:color="auto"/>
            <w:bottom w:val="none" w:sz="0" w:space="0" w:color="auto"/>
            <w:right w:val="none" w:sz="0" w:space="0" w:color="auto"/>
          </w:divBdr>
        </w:div>
        <w:div w:id="347827493">
          <w:marLeft w:val="640"/>
          <w:marRight w:val="0"/>
          <w:marTop w:val="0"/>
          <w:marBottom w:val="0"/>
          <w:divBdr>
            <w:top w:val="none" w:sz="0" w:space="0" w:color="auto"/>
            <w:left w:val="none" w:sz="0" w:space="0" w:color="auto"/>
            <w:bottom w:val="none" w:sz="0" w:space="0" w:color="auto"/>
            <w:right w:val="none" w:sz="0" w:space="0" w:color="auto"/>
          </w:divBdr>
        </w:div>
        <w:div w:id="1293243009">
          <w:marLeft w:val="640"/>
          <w:marRight w:val="0"/>
          <w:marTop w:val="0"/>
          <w:marBottom w:val="0"/>
          <w:divBdr>
            <w:top w:val="none" w:sz="0" w:space="0" w:color="auto"/>
            <w:left w:val="none" w:sz="0" w:space="0" w:color="auto"/>
            <w:bottom w:val="none" w:sz="0" w:space="0" w:color="auto"/>
            <w:right w:val="none" w:sz="0" w:space="0" w:color="auto"/>
          </w:divBdr>
        </w:div>
        <w:div w:id="1379159907">
          <w:marLeft w:val="640"/>
          <w:marRight w:val="0"/>
          <w:marTop w:val="0"/>
          <w:marBottom w:val="0"/>
          <w:divBdr>
            <w:top w:val="none" w:sz="0" w:space="0" w:color="auto"/>
            <w:left w:val="none" w:sz="0" w:space="0" w:color="auto"/>
            <w:bottom w:val="none" w:sz="0" w:space="0" w:color="auto"/>
            <w:right w:val="none" w:sz="0" w:space="0" w:color="auto"/>
          </w:divBdr>
        </w:div>
        <w:div w:id="980158001">
          <w:marLeft w:val="640"/>
          <w:marRight w:val="0"/>
          <w:marTop w:val="0"/>
          <w:marBottom w:val="0"/>
          <w:divBdr>
            <w:top w:val="none" w:sz="0" w:space="0" w:color="auto"/>
            <w:left w:val="none" w:sz="0" w:space="0" w:color="auto"/>
            <w:bottom w:val="none" w:sz="0" w:space="0" w:color="auto"/>
            <w:right w:val="none" w:sz="0" w:space="0" w:color="auto"/>
          </w:divBdr>
        </w:div>
        <w:div w:id="418141909">
          <w:marLeft w:val="640"/>
          <w:marRight w:val="0"/>
          <w:marTop w:val="0"/>
          <w:marBottom w:val="0"/>
          <w:divBdr>
            <w:top w:val="none" w:sz="0" w:space="0" w:color="auto"/>
            <w:left w:val="none" w:sz="0" w:space="0" w:color="auto"/>
            <w:bottom w:val="none" w:sz="0" w:space="0" w:color="auto"/>
            <w:right w:val="none" w:sz="0" w:space="0" w:color="auto"/>
          </w:divBdr>
        </w:div>
        <w:div w:id="1017120842">
          <w:marLeft w:val="640"/>
          <w:marRight w:val="0"/>
          <w:marTop w:val="0"/>
          <w:marBottom w:val="0"/>
          <w:divBdr>
            <w:top w:val="none" w:sz="0" w:space="0" w:color="auto"/>
            <w:left w:val="none" w:sz="0" w:space="0" w:color="auto"/>
            <w:bottom w:val="none" w:sz="0" w:space="0" w:color="auto"/>
            <w:right w:val="none" w:sz="0" w:space="0" w:color="auto"/>
          </w:divBdr>
        </w:div>
        <w:div w:id="2110659568">
          <w:marLeft w:val="640"/>
          <w:marRight w:val="0"/>
          <w:marTop w:val="0"/>
          <w:marBottom w:val="0"/>
          <w:divBdr>
            <w:top w:val="none" w:sz="0" w:space="0" w:color="auto"/>
            <w:left w:val="none" w:sz="0" w:space="0" w:color="auto"/>
            <w:bottom w:val="none" w:sz="0" w:space="0" w:color="auto"/>
            <w:right w:val="none" w:sz="0" w:space="0" w:color="auto"/>
          </w:divBdr>
        </w:div>
        <w:div w:id="1350372122">
          <w:marLeft w:val="640"/>
          <w:marRight w:val="0"/>
          <w:marTop w:val="0"/>
          <w:marBottom w:val="0"/>
          <w:divBdr>
            <w:top w:val="none" w:sz="0" w:space="0" w:color="auto"/>
            <w:left w:val="none" w:sz="0" w:space="0" w:color="auto"/>
            <w:bottom w:val="none" w:sz="0" w:space="0" w:color="auto"/>
            <w:right w:val="none" w:sz="0" w:space="0" w:color="auto"/>
          </w:divBdr>
        </w:div>
        <w:div w:id="1677146096">
          <w:marLeft w:val="640"/>
          <w:marRight w:val="0"/>
          <w:marTop w:val="0"/>
          <w:marBottom w:val="0"/>
          <w:divBdr>
            <w:top w:val="none" w:sz="0" w:space="0" w:color="auto"/>
            <w:left w:val="none" w:sz="0" w:space="0" w:color="auto"/>
            <w:bottom w:val="none" w:sz="0" w:space="0" w:color="auto"/>
            <w:right w:val="none" w:sz="0" w:space="0" w:color="auto"/>
          </w:divBdr>
        </w:div>
        <w:div w:id="152064574">
          <w:marLeft w:val="640"/>
          <w:marRight w:val="0"/>
          <w:marTop w:val="0"/>
          <w:marBottom w:val="0"/>
          <w:divBdr>
            <w:top w:val="none" w:sz="0" w:space="0" w:color="auto"/>
            <w:left w:val="none" w:sz="0" w:space="0" w:color="auto"/>
            <w:bottom w:val="none" w:sz="0" w:space="0" w:color="auto"/>
            <w:right w:val="none" w:sz="0" w:space="0" w:color="auto"/>
          </w:divBdr>
        </w:div>
        <w:div w:id="730538329">
          <w:marLeft w:val="640"/>
          <w:marRight w:val="0"/>
          <w:marTop w:val="0"/>
          <w:marBottom w:val="0"/>
          <w:divBdr>
            <w:top w:val="none" w:sz="0" w:space="0" w:color="auto"/>
            <w:left w:val="none" w:sz="0" w:space="0" w:color="auto"/>
            <w:bottom w:val="none" w:sz="0" w:space="0" w:color="auto"/>
            <w:right w:val="none" w:sz="0" w:space="0" w:color="auto"/>
          </w:divBdr>
        </w:div>
        <w:div w:id="1526364518">
          <w:marLeft w:val="640"/>
          <w:marRight w:val="0"/>
          <w:marTop w:val="0"/>
          <w:marBottom w:val="0"/>
          <w:divBdr>
            <w:top w:val="none" w:sz="0" w:space="0" w:color="auto"/>
            <w:left w:val="none" w:sz="0" w:space="0" w:color="auto"/>
            <w:bottom w:val="none" w:sz="0" w:space="0" w:color="auto"/>
            <w:right w:val="none" w:sz="0" w:space="0" w:color="auto"/>
          </w:divBdr>
        </w:div>
        <w:div w:id="1623220388">
          <w:marLeft w:val="640"/>
          <w:marRight w:val="0"/>
          <w:marTop w:val="0"/>
          <w:marBottom w:val="0"/>
          <w:divBdr>
            <w:top w:val="none" w:sz="0" w:space="0" w:color="auto"/>
            <w:left w:val="none" w:sz="0" w:space="0" w:color="auto"/>
            <w:bottom w:val="none" w:sz="0" w:space="0" w:color="auto"/>
            <w:right w:val="none" w:sz="0" w:space="0" w:color="auto"/>
          </w:divBdr>
        </w:div>
        <w:div w:id="507869087">
          <w:marLeft w:val="640"/>
          <w:marRight w:val="0"/>
          <w:marTop w:val="0"/>
          <w:marBottom w:val="0"/>
          <w:divBdr>
            <w:top w:val="none" w:sz="0" w:space="0" w:color="auto"/>
            <w:left w:val="none" w:sz="0" w:space="0" w:color="auto"/>
            <w:bottom w:val="none" w:sz="0" w:space="0" w:color="auto"/>
            <w:right w:val="none" w:sz="0" w:space="0" w:color="auto"/>
          </w:divBdr>
        </w:div>
        <w:div w:id="981542586">
          <w:marLeft w:val="640"/>
          <w:marRight w:val="0"/>
          <w:marTop w:val="0"/>
          <w:marBottom w:val="0"/>
          <w:divBdr>
            <w:top w:val="none" w:sz="0" w:space="0" w:color="auto"/>
            <w:left w:val="none" w:sz="0" w:space="0" w:color="auto"/>
            <w:bottom w:val="none" w:sz="0" w:space="0" w:color="auto"/>
            <w:right w:val="none" w:sz="0" w:space="0" w:color="auto"/>
          </w:divBdr>
        </w:div>
        <w:div w:id="995458512">
          <w:marLeft w:val="640"/>
          <w:marRight w:val="0"/>
          <w:marTop w:val="0"/>
          <w:marBottom w:val="0"/>
          <w:divBdr>
            <w:top w:val="none" w:sz="0" w:space="0" w:color="auto"/>
            <w:left w:val="none" w:sz="0" w:space="0" w:color="auto"/>
            <w:bottom w:val="none" w:sz="0" w:space="0" w:color="auto"/>
            <w:right w:val="none" w:sz="0" w:space="0" w:color="auto"/>
          </w:divBdr>
        </w:div>
        <w:div w:id="1187910020">
          <w:marLeft w:val="640"/>
          <w:marRight w:val="0"/>
          <w:marTop w:val="0"/>
          <w:marBottom w:val="0"/>
          <w:divBdr>
            <w:top w:val="none" w:sz="0" w:space="0" w:color="auto"/>
            <w:left w:val="none" w:sz="0" w:space="0" w:color="auto"/>
            <w:bottom w:val="none" w:sz="0" w:space="0" w:color="auto"/>
            <w:right w:val="none" w:sz="0" w:space="0" w:color="auto"/>
          </w:divBdr>
        </w:div>
        <w:div w:id="191767767">
          <w:marLeft w:val="640"/>
          <w:marRight w:val="0"/>
          <w:marTop w:val="0"/>
          <w:marBottom w:val="0"/>
          <w:divBdr>
            <w:top w:val="none" w:sz="0" w:space="0" w:color="auto"/>
            <w:left w:val="none" w:sz="0" w:space="0" w:color="auto"/>
            <w:bottom w:val="none" w:sz="0" w:space="0" w:color="auto"/>
            <w:right w:val="none" w:sz="0" w:space="0" w:color="auto"/>
          </w:divBdr>
        </w:div>
        <w:div w:id="1866557904">
          <w:marLeft w:val="640"/>
          <w:marRight w:val="0"/>
          <w:marTop w:val="0"/>
          <w:marBottom w:val="0"/>
          <w:divBdr>
            <w:top w:val="none" w:sz="0" w:space="0" w:color="auto"/>
            <w:left w:val="none" w:sz="0" w:space="0" w:color="auto"/>
            <w:bottom w:val="none" w:sz="0" w:space="0" w:color="auto"/>
            <w:right w:val="none" w:sz="0" w:space="0" w:color="auto"/>
          </w:divBdr>
        </w:div>
        <w:div w:id="110636924">
          <w:marLeft w:val="640"/>
          <w:marRight w:val="0"/>
          <w:marTop w:val="0"/>
          <w:marBottom w:val="0"/>
          <w:divBdr>
            <w:top w:val="none" w:sz="0" w:space="0" w:color="auto"/>
            <w:left w:val="none" w:sz="0" w:space="0" w:color="auto"/>
            <w:bottom w:val="none" w:sz="0" w:space="0" w:color="auto"/>
            <w:right w:val="none" w:sz="0" w:space="0" w:color="auto"/>
          </w:divBdr>
        </w:div>
        <w:div w:id="1292245843">
          <w:marLeft w:val="640"/>
          <w:marRight w:val="0"/>
          <w:marTop w:val="0"/>
          <w:marBottom w:val="0"/>
          <w:divBdr>
            <w:top w:val="none" w:sz="0" w:space="0" w:color="auto"/>
            <w:left w:val="none" w:sz="0" w:space="0" w:color="auto"/>
            <w:bottom w:val="none" w:sz="0" w:space="0" w:color="auto"/>
            <w:right w:val="none" w:sz="0" w:space="0" w:color="auto"/>
          </w:divBdr>
        </w:div>
        <w:div w:id="1268662640">
          <w:marLeft w:val="640"/>
          <w:marRight w:val="0"/>
          <w:marTop w:val="0"/>
          <w:marBottom w:val="0"/>
          <w:divBdr>
            <w:top w:val="none" w:sz="0" w:space="0" w:color="auto"/>
            <w:left w:val="none" w:sz="0" w:space="0" w:color="auto"/>
            <w:bottom w:val="none" w:sz="0" w:space="0" w:color="auto"/>
            <w:right w:val="none" w:sz="0" w:space="0" w:color="auto"/>
          </w:divBdr>
        </w:div>
        <w:div w:id="2076463605">
          <w:marLeft w:val="640"/>
          <w:marRight w:val="0"/>
          <w:marTop w:val="0"/>
          <w:marBottom w:val="0"/>
          <w:divBdr>
            <w:top w:val="none" w:sz="0" w:space="0" w:color="auto"/>
            <w:left w:val="none" w:sz="0" w:space="0" w:color="auto"/>
            <w:bottom w:val="none" w:sz="0" w:space="0" w:color="auto"/>
            <w:right w:val="none" w:sz="0" w:space="0" w:color="auto"/>
          </w:divBdr>
        </w:div>
        <w:div w:id="880048118">
          <w:marLeft w:val="640"/>
          <w:marRight w:val="0"/>
          <w:marTop w:val="0"/>
          <w:marBottom w:val="0"/>
          <w:divBdr>
            <w:top w:val="none" w:sz="0" w:space="0" w:color="auto"/>
            <w:left w:val="none" w:sz="0" w:space="0" w:color="auto"/>
            <w:bottom w:val="none" w:sz="0" w:space="0" w:color="auto"/>
            <w:right w:val="none" w:sz="0" w:space="0" w:color="auto"/>
          </w:divBdr>
        </w:div>
        <w:div w:id="1145587050">
          <w:marLeft w:val="640"/>
          <w:marRight w:val="0"/>
          <w:marTop w:val="0"/>
          <w:marBottom w:val="0"/>
          <w:divBdr>
            <w:top w:val="none" w:sz="0" w:space="0" w:color="auto"/>
            <w:left w:val="none" w:sz="0" w:space="0" w:color="auto"/>
            <w:bottom w:val="none" w:sz="0" w:space="0" w:color="auto"/>
            <w:right w:val="none" w:sz="0" w:space="0" w:color="auto"/>
          </w:divBdr>
        </w:div>
        <w:div w:id="84962497">
          <w:marLeft w:val="640"/>
          <w:marRight w:val="0"/>
          <w:marTop w:val="0"/>
          <w:marBottom w:val="0"/>
          <w:divBdr>
            <w:top w:val="none" w:sz="0" w:space="0" w:color="auto"/>
            <w:left w:val="none" w:sz="0" w:space="0" w:color="auto"/>
            <w:bottom w:val="none" w:sz="0" w:space="0" w:color="auto"/>
            <w:right w:val="none" w:sz="0" w:space="0" w:color="auto"/>
          </w:divBdr>
        </w:div>
        <w:div w:id="1559630456">
          <w:marLeft w:val="640"/>
          <w:marRight w:val="0"/>
          <w:marTop w:val="0"/>
          <w:marBottom w:val="0"/>
          <w:divBdr>
            <w:top w:val="none" w:sz="0" w:space="0" w:color="auto"/>
            <w:left w:val="none" w:sz="0" w:space="0" w:color="auto"/>
            <w:bottom w:val="none" w:sz="0" w:space="0" w:color="auto"/>
            <w:right w:val="none" w:sz="0" w:space="0" w:color="auto"/>
          </w:divBdr>
        </w:div>
        <w:div w:id="28723097">
          <w:marLeft w:val="640"/>
          <w:marRight w:val="0"/>
          <w:marTop w:val="0"/>
          <w:marBottom w:val="0"/>
          <w:divBdr>
            <w:top w:val="none" w:sz="0" w:space="0" w:color="auto"/>
            <w:left w:val="none" w:sz="0" w:space="0" w:color="auto"/>
            <w:bottom w:val="none" w:sz="0" w:space="0" w:color="auto"/>
            <w:right w:val="none" w:sz="0" w:space="0" w:color="auto"/>
          </w:divBdr>
        </w:div>
        <w:div w:id="1384133781">
          <w:marLeft w:val="640"/>
          <w:marRight w:val="0"/>
          <w:marTop w:val="0"/>
          <w:marBottom w:val="0"/>
          <w:divBdr>
            <w:top w:val="none" w:sz="0" w:space="0" w:color="auto"/>
            <w:left w:val="none" w:sz="0" w:space="0" w:color="auto"/>
            <w:bottom w:val="none" w:sz="0" w:space="0" w:color="auto"/>
            <w:right w:val="none" w:sz="0" w:space="0" w:color="auto"/>
          </w:divBdr>
        </w:div>
        <w:div w:id="1479304307">
          <w:marLeft w:val="640"/>
          <w:marRight w:val="0"/>
          <w:marTop w:val="0"/>
          <w:marBottom w:val="0"/>
          <w:divBdr>
            <w:top w:val="none" w:sz="0" w:space="0" w:color="auto"/>
            <w:left w:val="none" w:sz="0" w:space="0" w:color="auto"/>
            <w:bottom w:val="none" w:sz="0" w:space="0" w:color="auto"/>
            <w:right w:val="none" w:sz="0" w:space="0" w:color="auto"/>
          </w:divBdr>
        </w:div>
        <w:div w:id="1013071292">
          <w:marLeft w:val="640"/>
          <w:marRight w:val="0"/>
          <w:marTop w:val="0"/>
          <w:marBottom w:val="0"/>
          <w:divBdr>
            <w:top w:val="none" w:sz="0" w:space="0" w:color="auto"/>
            <w:left w:val="none" w:sz="0" w:space="0" w:color="auto"/>
            <w:bottom w:val="none" w:sz="0" w:space="0" w:color="auto"/>
            <w:right w:val="none" w:sz="0" w:space="0" w:color="auto"/>
          </w:divBdr>
        </w:div>
        <w:div w:id="2033873221">
          <w:marLeft w:val="640"/>
          <w:marRight w:val="0"/>
          <w:marTop w:val="0"/>
          <w:marBottom w:val="0"/>
          <w:divBdr>
            <w:top w:val="none" w:sz="0" w:space="0" w:color="auto"/>
            <w:left w:val="none" w:sz="0" w:space="0" w:color="auto"/>
            <w:bottom w:val="none" w:sz="0" w:space="0" w:color="auto"/>
            <w:right w:val="none" w:sz="0" w:space="0" w:color="auto"/>
          </w:divBdr>
        </w:div>
        <w:div w:id="2138598802">
          <w:marLeft w:val="640"/>
          <w:marRight w:val="0"/>
          <w:marTop w:val="0"/>
          <w:marBottom w:val="0"/>
          <w:divBdr>
            <w:top w:val="none" w:sz="0" w:space="0" w:color="auto"/>
            <w:left w:val="none" w:sz="0" w:space="0" w:color="auto"/>
            <w:bottom w:val="none" w:sz="0" w:space="0" w:color="auto"/>
            <w:right w:val="none" w:sz="0" w:space="0" w:color="auto"/>
          </w:divBdr>
        </w:div>
        <w:div w:id="635263096">
          <w:marLeft w:val="640"/>
          <w:marRight w:val="0"/>
          <w:marTop w:val="0"/>
          <w:marBottom w:val="0"/>
          <w:divBdr>
            <w:top w:val="none" w:sz="0" w:space="0" w:color="auto"/>
            <w:left w:val="none" w:sz="0" w:space="0" w:color="auto"/>
            <w:bottom w:val="none" w:sz="0" w:space="0" w:color="auto"/>
            <w:right w:val="none" w:sz="0" w:space="0" w:color="auto"/>
          </w:divBdr>
        </w:div>
        <w:div w:id="640616753">
          <w:marLeft w:val="640"/>
          <w:marRight w:val="0"/>
          <w:marTop w:val="0"/>
          <w:marBottom w:val="0"/>
          <w:divBdr>
            <w:top w:val="none" w:sz="0" w:space="0" w:color="auto"/>
            <w:left w:val="none" w:sz="0" w:space="0" w:color="auto"/>
            <w:bottom w:val="none" w:sz="0" w:space="0" w:color="auto"/>
            <w:right w:val="none" w:sz="0" w:space="0" w:color="auto"/>
          </w:divBdr>
        </w:div>
        <w:div w:id="578102571">
          <w:marLeft w:val="640"/>
          <w:marRight w:val="0"/>
          <w:marTop w:val="0"/>
          <w:marBottom w:val="0"/>
          <w:divBdr>
            <w:top w:val="none" w:sz="0" w:space="0" w:color="auto"/>
            <w:left w:val="none" w:sz="0" w:space="0" w:color="auto"/>
            <w:bottom w:val="none" w:sz="0" w:space="0" w:color="auto"/>
            <w:right w:val="none" w:sz="0" w:space="0" w:color="auto"/>
          </w:divBdr>
        </w:div>
        <w:div w:id="1774981870">
          <w:marLeft w:val="640"/>
          <w:marRight w:val="0"/>
          <w:marTop w:val="0"/>
          <w:marBottom w:val="0"/>
          <w:divBdr>
            <w:top w:val="none" w:sz="0" w:space="0" w:color="auto"/>
            <w:left w:val="none" w:sz="0" w:space="0" w:color="auto"/>
            <w:bottom w:val="none" w:sz="0" w:space="0" w:color="auto"/>
            <w:right w:val="none" w:sz="0" w:space="0" w:color="auto"/>
          </w:divBdr>
        </w:div>
        <w:div w:id="1133207645">
          <w:marLeft w:val="640"/>
          <w:marRight w:val="0"/>
          <w:marTop w:val="0"/>
          <w:marBottom w:val="0"/>
          <w:divBdr>
            <w:top w:val="none" w:sz="0" w:space="0" w:color="auto"/>
            <w:left w:val="none" w:sz="0" w:space="0" w:color="auto"/>
            <w:bottom w:val="none" w:sz="0" w:space="0" w:color="auto"/>
            <w:right w:val="none" w:sz="0" w:space="0" w:color="auto"/>
          </w:divBdr>
        </w:div>
        <w:div w:id="1648239094">
          <w:marLeft w:val="640"/>
          <w:marRight w:val="0"/>
          <w:marTop w:val="0"/>
          <w:marBottom w:val="0"/>
          <w:divBdr>
            <w:top w:val="none" w:sz="0" w:space="0" w:color="auto"/>
            <w:left w:val="none" w:sz="0" w:space="0" w:color="auto"/>
            <w:bottom w:val="none" w:sz="0" w:space="0" w:color="auto"/>
            <w:right w:val="none" w:sz="0" w:space="0" w:color="auto"/>
          </w:divBdr>
        </w:div>
        <w:div w:id="1892961968">
          <w:marLeft w:val="640"/>
          <w:marRight w:val="0"/>
          <w:marTop w:val="0"/>
          <w:marBottom w:val="0"/>
          <w:divBdr>
            <w:top w:val="none" w:sz="0" w:space="0" w:color="auto"/>
            <w:left w:val="none" w:sz="0" w:space="0" w:color="auto"/>
            <w:bottom w:val="none" w:sz="0" w:space="0" w:color="auto"/>
            <w:right w:val="none" w:sz="0" w:space="0" w:color="auto"/>
          </w:divBdr>
        </w:div>
        <w:div w:id="1497070025">
          <w:marLeft w:val="640"/>
          <w:marRight w:val="0"/>
          <w:marTop w:val="0"/>
          <w:marBottom w:val="0"/>
          <w:divBdr>
            <w:top w:val="none" w:sz="0" w:space="0" w:color="auto"/>
            <w:left w:val="none" w:sz="0" w:space="0" w:color="auto"/>
            <w:bottom w:val="none" w:sz="0" w:space="0" w:color="auto"/>
            <w:right w:val="none" w:sz="0" w:space="0" w:color="auto"/>
          </w:divBdr>
        </w:div>
        <w:div w:id="1111240448">
          <w:marLeft w:val="640"/>
          <w:marRight w:val="0"/>
          <w:marTop w:val="0"/>
          <w:marBottom w:val="0"/>
          <w:divBdr>
            <w:top w:val="none" w:sz="0" w:space="0" w:color="auto"/>
            <w:left w:val="none" w:sz="0" w:space="0" w:color="auto"/>
            <w:bottom w:val="none" w:sz="0" w:space="0" w:color="auto"/>
            <w:right w:val="none" w:sz="0" w:space="0" w:color="auto"/>
          </w:divBdr>
        </w:div>
        <w:div w:id="1006518323">
          <w:marLeft w:val="640"/>
          <w:marRight w:val="0"/>
          <w:marTop w:val="0"/>
          <w:marBottom w:val="0"/>
          <w:divBdr>
            <w:top w:val="none" w:sz="0" w:space="0" w:color="auto"/>
            <w:left w:val="none" w:sz="0" w:space="0" w:color="auto"/>
            <w:bottom w:val="none" w:sz="0" w:space="0" w:color="auto"/>
            <w:right w:val="none" w:sz="0" w:space="0" w:color="auto"/>
          </w:divBdr>
        </w:div>
        <w:div w:id="1951476266">
          <w:marLeft w:val="640"/>
          <w:marRight w:val="0"/>
          <w:marTop w:val="0"/>
          <w:marBottom w:val="0"/>
          <w:divBdr>
            <w:top w:val="none" w:sz="0" w:space="0" w:color="auto"/>
            <w:left w:val="none" w:sz="0" w:space="0" w:color="auto"/>
            <w:bottom w:val="none" w:sz="0" w:space="0" w:color="auto"/>
            <w:right w:val="none" w:sz="0" w:space="0" w:color="auto"/>
          </w:divBdr>
        </w:div>
        <w:div w:id="712967123">
          <w:marLeft w:val="640"/>
          <w:marRight w:val="0"/>
          <w:marTop w:val="0"/>
          <w:marBottom w:val="0"/>
          <w:divBdr>
            <w:top w:val="none" w:sz="0" w:space="0" w:color="auto"/>
            <w:left w:val="none" w:sz="0" w:space="0" w:color="auto"/>
            <w:bottom w:val="none" w:sz="0" w:space="0" w:color="auto"/>
            <w:right w:val="none" w:sz="0" w:space="0" w:color="auto"/>
          </w:divBdr>
        </w:div>
        <w:div w:id="1307078807">
          <w:marLeft w:val="640"/>
          <w:marRight w:val="0"/>
          <w:marTop w:val="0"/>
          <w:marBottom w:val="0"/>
          <w:divBdr>
            <w:top w:val="none" w:sz="0" w:space="0" w:color="auto"/>
            <w:left w:val="none" w:sz="0" w:space="0" w:color="auto"/>
            <w:bottom w:val="none" w:sz="0" w:space="0" w:color="auto"/>
            <w:right w:val="none" w:sz="0" w:space="0" w:color="auto"/>
          </w:divBdr>
        </w:div>
        <w:div w:id="2025354520">
          <w:marLeft w:val="640"/>
          <w:marRight w:val="0"/>
          <w:marTop w:val="0"/>
          <w:marBottom w:val="0"/>
          <w:divBdr>
            <w:top w:val="none" w:sz="0" w:space="0" w:color="auto"/>
            <w:left w:val="none" w:sz="0" w:space="0" w:color="auto"/>
            <w:bottom w:val="none" w:sz="0" w:space="0" w:color="auto"/>
            <w:right w:val="none" w:sz="0" w:space="0" w:color="auto"/>
          </w:divBdr>
        </w:div>
        <w:div w:id="869220939">
          <w:marLeft w:val="640"/>
          <w:marRight w:val="0"/>
          <w:marTop w:val="0"/>
          <w:marBottom w:val="0"/>
          <w:divBdr>
            <w:top w:val="none" w:sz="0" w:space="0" w:color="auto"/>
            <w:left w:val="none" w:sz="0" w:space="0" w:color="auto"/>
            <w:bottom w:val="none" w:sz="0" w:space="0" w:color="auto"/>
            <w:right w:val="none" w:sz="0" w:space="0" w:color="auto"/>
          </w:divBdr>
        </w:div>
        <w:div w:id="1214197574">
          <w:marLeft w:val="640"/>
          <w:marRight w:val="0"/>
          <w:marTop w:val="0"/>
          <w:marBottom w:val="0"/>
          <w:divBdr>
            <w:top w:val="none" w:sz="0" w:space="0" w:color="auto"/>
            <w:left w:val="none" w:sz="0" w:space="0" w:color="auto"/>
            <w:bottom w:val="none" w:sz="0" w:space="0" w:color="auto"/>
            <w:right w:val="none" w:sz="0" w:space="0" w:color="auto"/>
          </w:divBdr>
        </w:div>
      </w:divsChild>
    </w:div>
    <w:div w:id="968900023">
      <w:bodyDiv w:val="1"/>
      <w:marLeft w:val="0"/>
      <w:marRight w:val="0"/>
      <w:marTop w:val="0"/>
      <w:marBottom w:val="0"/>
      <w:divBdr>
        <w:top w:val="none" w:sz="0" w:space="0" w:color="auto"/>
        <w:left w:val="none" w:sz="0" w:space="0" w:color="auto"/>
        <w:bottom w:val="none" w:sz="0" w:space="0" w:color="auto"/>
        <w:right w:val="none" w:sz="0" w:space="0" w:color="auto"/>
      </w:divBdr>
    </w:div>
    <w:div w:id="981739558">
      <w:bodyDiv w:val="1"/>
      <w:marLeft w:val="0"/>
      <w:marRight w:val="0"/>
      <w:marTop w:val="0"/>
      <w:marBottom w:val="0"/>
      <w:divBdr>
        <w:top w:val="none" w:sz="0" w:space="0" w:color="auto"/>
        <w:left w:val="none" w:sz="0" w:space="0" w:color="auto"/>
        <w:bottom w:val="none" w:sz="0" w:space="0" w:color="auto"/>
        <w:right w:val="none" w:sz="0" w:space="0" w:color="auto"/>
      </w:divBdr>
      <w:divsChild>
        <w:div w:id="284776082">
          <w:marLeft w:val="480"/>
          <w:marRight w:val="0"/>
          <w:marTop w:val="0"/>
          <w:marBottom w:val="0"/>
          <w:divBdr>
            <w:top w:val="none" w:sz="0" w:space="0" w:color="auto"/>
            <w:left w:val="none" w:sz="0" w:space="0" w:color="auto"/>
            <w:bottom w:val="none" w:sz="0" w:space="0" w:color="auto"/>
            <w:right w:val="none" w:sz="0" w:space="0" w:color="auto"/>
          </w:divBdr>
        </w:div>
        <w:div w:id="1064838842">
          <w:marLeft w:val="480"/>
          <w:marRight w:val="0"/>
          <w:marTop w:val="0"/>
          <w:marBottom w:val="0"/>
          <w:divBdr>
            <w:top w:val="none" w:sz="0" w:space="0" w:color="auto"/>
            <w:left w:val="none" w:sz="0" w:space="0" w:color="auto"/>
            <w:bottom w:val="none" w:sz="0" w:space="0" w:color="auto"/>
            <w:right w:val="none" w:sz="0" w:space="0" w:color="auto"/>
          </w:divBdr>
        </w:div>
        <w:div w:id="1227377102">
          <w:marLeft w:val="480"/>
          <w:marRight w:val="0"/>
          <w:marTop w:val="0"/>
          <w:marBottom w:val="0"/>
          <w:divBdr>
            <w:top w:val="none" w:sz="0" w:space="0" w:color="auto"/>
            <w:left w:val="none" w:sz="0" w:space="0" w:color="auto"/>
            <w:bottom w:val="none" w:sz="0" w:space="0" w:color="auto"/>
            <w:right w:val="none" w:sz="0" w:space="0" w:color="auto"/>
          </w:divBdr>
        </w:div>
        <w:div w:id="34041442">
          <w:marLeft w:val="480"/>
          <w:marRight w:val="0"/>
          <w:marTop w:val="0"/>
          <w:marBottom w:val="0"/>
          <w:divBdr>
            <w:top w:val="none" w:sz="0" w:space="0" w:color="auto"/>
            <w:left w:val="none" w:sz="0" w:space="0" w:color="auto"/>
            <w:bottom w:val="none" w:sz="0" w:space="0" w:color="auto"/>
            <w:right w:val="none" w:sz="0" w:space="0" w:color="auto"/>
          </w:divBdr>
        </w:div>
        <w:div w:id="1060396253">
          <w:marLeft w:val="480"/>
          <w:marRight w:val="0"/>
          <w:marTop w:val="0"/>
          <w:marBottom w:val="0"/>
          <w:divBdr>
            <w:top w:val="none" w:sz="0" w:space="0" w:color="auto"/>
            <w:left w:val="none" w:sz="0" w:space="0" w:color="auto"/>
            <w:bottom w:val="none" w:sz="0" w:space="0" w:color="auto"/>
            <w:right w:val="none" w:sz="0" w:space="0" w:color="auto"/>
          </w:divBdr>
        </w:div>
        <w:div w:id="964851351">
          <w:marLeft w:val="480"/>
          <w:marRight w:val="0"/>
          <w:marTop w:val="0"/>
          <w:marBottom w:val="0"/>
          <w:divBdr>
            <w:top w:val="none" w:sz="0" w:space="0" w:color="auto"/>
            <w:left w:val="none" w:sz="0" w:space="0" w:color="auto"/>
            <w:bottom w:val="none" w:sz="0" w:space="0" w:color="auto"/>
            <w:right w:val="none" w:sz="0" w:space="0" w:color="auto"/>
          </w:divBdr>
        </w:div>
        <w:div w:id="595097524">
          <w:marLeft w:val="480"/>
          <w:marRight w:val="0"/>
          <w:marTop w:val="0"/>
          <w:marBottom w:val="0"/>
          <w:divBdr>
            <w:top w:val="none" w:sz="0" w:space="0" w:color="auto"/>
            <w:left w:val="none" w:sz="0" w:space="0" w:color="auto"/>
            <w:bottom w:val="none" w:sz="0" w:space="0" w:color="auto"/>
            <w:right w:val="none" w:sz="0" w:space="0" w:color="auto"/>
          </w:divBdr>
        </w:div>
        <w:div w:id="1885562766">
          <w:marLeft w:val="480"/>
          <w:marRight w:val="0"/>
          <w:marTop w:val="0"/>
          <w:marBottom w:val="0"/>
          <w:divBdr>
            <w:top w:val="none" w:sz="0" w:space="0" w:color="auto"/>
            <w:left w:val="none" w:sz="0" w:space="0" w:color="auto"/>
            <w:bottom w:val="none" w:sz="0" w:space="0" w:color="auto"/>
            <w:right w:val="none" w:sz="0" w:space="0" w:color="auto"/>
          </w:divBdr>
        </w:div>
        <w:div w:id="1637300687">
          <w:marLeft w:val="480"/>
          <w:marRight w:val="0"/>
          <w:marTop w:val="0"/>
          <w:marBottom w:val="0"/>
          <w:divBdr>
            <w:top w:val="none" w:sz="0" w:space="0" w:color="auto"/>
            <w:left w:val="none" w:sz="0" w:space="0" w:color="auto"/>
            <w:bottom w:val="none" w:sz="0" w:space="0" w:color="auto"/>
            <w:right w:val="none" w:sz="0" w:space="0" w:color="auto"/>
          </w:divBdr>
        </w:div>
        <w:div w:id="1307196982">
          <w:marLeft w:val="480"/>
          <w:marRight w:val="0"/>
          <w:marTop w:val="0"/>
          <w:marBottom w:val="0"/>
          <w:divBdr>
            <w:top w:val="none" w:sz="0" w:space="0" w:color="auto"/>
            <w:left w:val="none" w:sz="0" w:space="0" w:color="auto"/>
            <w:bottom w:val="none" w:sz="0" w:space="0" w:color="auto"/>
            <w:right w:val="none" w:sz="0" w:space="0" w:color="auto"/>
          </w:divBdr>
        </w:div>
        <w:div w:id="1047559839">
          <w:marLeft w:val="480"/>
          <w:marRight w:val="0"/>
          <w:marTop w:val="0"/>
          <w:marBottom w:val="0"/>
          <w:divBdr>
            <w:top w:val="none" w:sz="0" w:space="0" w:color="auto"/>
            <w:left w:val="none" w:sz="0" w:space="0" w:color="auto"/>
            <w:bottom w:val="none" w:sz="0" w:space="0" w:color="auto"/>
            <w:right w:val="none" w:sz="0" w:space="0" w:color="auto"/>
          </w:divBdr>
        </w:div>
        <w:div w:id="1129401274">
          <w:marLeft w:val="480"/>
          <w:marRight w:val="0"/>
          <w:marTop w:val="0"/>
          <w:marBottom w:val="0"/>
          <w:divBdr>
            <w:top w:val="none" w:sz="0" w:space="0" w:color="auto"/>
            <w:left w:val="none" w:sz="0" w:space="0" w:color="auto"/>
            <w:bottom w:val="none" w:sz="0" w:space="0" w:color="auto"/>
            <w:right w:val="none" w:sz="0" w:space="0" w:color="auto"/>
          </w:divBdr>
        </w:div>
        <w:div w:id="1160922573">
          <w:marLeft w:val="480"/>
          <w:marRight w:val="0"/>
          <w:marTop w:val="0"/>
          <w:marBottom w:val="0"/>
          <w:divBdr>
            <w:top w:val="none" w:sz="0" w:space="0" w:color="auto"/>
            <w:left w:val="none" w:sz="0" w:space="0" w:color="auto"/>
            <w:bottom w:val="none" w:sz="0" w:space="0" w:color="auto"/>
            <w:right w:val="none" w:sz="0" w:space="0" w:color="auto"/>
          </w:divBdr>
        </w:div>
        <w:div w:id="1765343571">
          <w:marLeft w:val="480"/>
          <w:marRight w:val="0"/>
          <w:marTop w:val="0"/>
          <w:marBottom w:val="0"/>
          <w:divBdr>
            <w:top w:val="none" w:sz="0" w:space="0" w:color="auto"/>
            <w:left w:val="none" w:sz="0" w:space="0" w:color="auto"/>
            <w:bottom w:val="none" w:sz="0" w:space="0" w:color="auto"/>
            <w:right w:val="none" w:sz="0" w:space="0" w:color="auto"/>
          </w:divBdr>
        </w:div>
        <w:div w:id="1368870249">
          <w:marLeft w:val="480"/>
          <w:marRight w:val="0"/>
          <w:marTop w:val="0"/>
          <w:marBottom w:val="0"/>
          <w:divBdr>
            <w:top w:val="none" w:sz="0" w:space="0" w:color="auto"/>
            <w:left w:val="none" w:sz="0" w:space="0" w:color="auto"/>
            <w:bottom w:val="none" w:sz="0" w:space="0" w:color="auto"/>
            <w:right w:val="none" w:sz="0" w:space="0" w:color="auto"/>
          </w:divBdr>
        </w:div>
        <w:div w:id="1430588614">
          <w:marLeft w:val="480"/>
          <w:marRight w:val="0"/>
          <w:marTop w:val="0"/>
          <w:marBottom w:val="0"/>
          <w:divBdr>
            <w:top w:val="none" w:sz="0" w:space="0" w:color="auto"/>
            <w:left w:val="none" w:sz="0" w:space="0" w:color="auto"/>
            <w:bottom w:val="none" w:sz="0" w:space="0" w:color="auto"/>
            <w:right w:val="none" w:sz="0" w:space="0" w:color="auto"/>
          </w:divBdr>
        </w:div>
        <w:div w:id="555315037">
          <w:marLeft w:val="480"/>
          <w:marRight w:val="0"/>
          <w:marTop w:val="0"/>
          <w:marBottom w:val="0"/>
          <w:divBdr>
            <w:top w:val="none" w:sz="0" w:space="0" w:color="auto"/>
            <w:left w:val="none" w:sz="0" w:space="0" w:color="auto"/>
            <w:bottom w:val="none" w:sz="0" w:space="0" w:color="auto"/>
            <w:right w:val="none" w:sz="0" w:space="0" w:color="auto"/>
          </w:divBdr>
        </w:div>
        <w:div w:id="1704553242">
          <w:marLeft w:val="480"/>
          <w:marRight w:val="0"/>
          <w:marTop w:val="0"/>
          <w:marBottom w:val="0"/>
          <w:divBdr>
            <w:top w:val="none" w:sz="0" w:space="0" w:color="auto"/>
            <w:left w:val="none" w:sz="0" w:space="0" w:color="auto"/>
            <w:bottom w:val="none" w:sz="0" w:space="0" w:color="auto"/>
            <w:right w:val="none" w:sz="0" w:space="0" w:color="auto"/>
          </w:divBdr>
        </w:div>
        <w:div w:id="1817600466">
          <w:marLeft w:val="480"/>
          <w:marRight w:val="0"/>
          <w:marTop w:val="0"/>
          <w:marBottom w:val="0"/>
          <w:divBdr>
            <w:top w:val="none" w:sz="0" w:space="0" w:color="auto"/>
            <w:left w:val="none" w:sz="0" w:space="0" w:color="auto"/>
            <w:bottom w:val="none" w:sz="0" w:space="0" w:color="auto"/>
            <w:right w:val="none" w:sz="0" w:space="0" w:color="auto"/>
          </w:divBdr>
        </w:div>
        <w:div w:id="1420835647">
          <w:marLeft w:val="480"/>
          <w:marRight w:val="0"/>
          <w:marTop w:val="0"/>
          <w:marBottom w:val="0"/>
          <w:divBdr>
            <w:top w:val="none" w:sz="0" w:space="0" w:color="auto"/>
            <w:left w:val="none" w:sz="0" w:space="0" w:color="auto"/>
            <w:bottom w:val="none" w:sz="0" w:space="0" w:color="auto"/>
            <w:right w:val="none" w:sz="0" w:space="0" w:color="auto"/>
          </w:divBdr>
        </w:div>
        <w:div w:id="1978218250">
          <w:marLeft w:val="480"/>
          <w:marRight w:val="0"/>
          <w:marTop w:val="0"/>
          <w:marBottom w:val="0"/>
          <w:divBdr>
            <w:top w:val="none" w:sz="0" w:space="0" w:color="auto"/>
            <w:left w:val="none" w:sz="0" w:space="0" w:color="auto"/>
            <w:bottom w:val="none" w:sz="0" w:space="0" w:color="auto"/>
            <w:right w:val="none" w:sz="0" w:space="0" w:color="auto"/>
          </w:divBdr>
        </w:div>
        <w:div w:id="70204161">
          <w:marLeft w:val="480"/>
          <w:marRight w:val="0"/>
          <w:marTop w:val="0"/>
          <w:marBottom w:val="0"/>
          <w:divBdr>
            <w:top w:val="none" w:sz="0" w:space="0" w:color="auto"/>
            <w:left w:val="none" w:sz="0" w:space="0" w:color="auto"/>
            <w:bottom w:val="none" w:sz="0" w:space="0" w:color="auto"/>
            <w:right w:val="none" w:sz="0" w:space="0" w:color="auto"/>
          </w:divBdr>
        </w:div>
        <w:div w:id="871843677">
          <w:marLeft w:val="480"/>
          <w:marRight w:val="0"/>
          <w:marTop w:val="0"/>
          <w:marBottom w:val="0"/>
          <w:divBdr>
            <w:top w:val="none" w:sz="0" w:space="0" w:color="auto"/>
            <w:left w:val="none" w:sz="0" w:space="0" w:color="auto"/>
            <w:bottom w:val="none" w:sz="0" w:space="0" w:color="auto"/>
            <w:right w:val="none" w:sz="0" w:space="0" w:color="auto"/>
          </w:divBdr>
        </w:div>
        <w:div w:id="1711762032">
          <w:marLeft w:val="480"/>
          <w:marRight w:val="0"/>
          <w:marTop w:val="0"/>
          <w:marBottom w:val="0"/>
          <w:divBdr>
            <w:top w:val="none" w:sz="0" w:space="0" w:color="auto"/>
            <w:left w:val="none" w:sz="0" w:space="0" w:color="auto"/>
            <w:bottom w:val="none" w:sz="0" w:space="0" w:color="auto"/>
            <w:right w:val="none" w:sz="0" w:space="0" w:color="auto"/>
          </w:divBdr>
        </w:div>
        <w:div w:id="1697073807">
          <w:marLeft w:val="480"/>
          <w:marRight w:val="0"/>
          <w:marTop w:val="0"/>
          <w:marBottom w:val="0"/>
          <w:divBdr>
            <w:top w:val="none" w:sz="0" w:space="0" w:color="auto"/>
            <w:left w:val="none" w:sz="0" w:space="0" w:color="auto"/>
            <w:bottom w:val="none" w:sz="0" w:space="0" w:color="auto"/>
            <w:right w:val="none" w:sz="0" w:space="0" w:color="auto"/>
          </w:divBdr>
        </w:div>
        <w:div w:id="2140801113">
          <w:marLeft w:val="480"/>
          <w:marRight w:val="0"/>
          <w:marTop w:val="0"/>
          <w:marBottom w:val="0"/>
          <w:divBdr>
            <w:top w:val="none" w:sz="0" w:space="0" w:color="auto"/>
            <w:left w:val="none" w:sz="0" w:space="0" w:color="auto"/>
            <w:bottom w:val="none" w:sz="0" w:space="0" w:color="auto"/>
            <w:right w:val="none" w:sz="0" w:space="0" w:color="auto"/>
          </w:divBdr>
        </w:div>
        <w:div w:id="1350444380">
          <w:marLeft w:val="480"/>
          <w:marRight w:val="0"/>
          <w:marTop w:val="0"/>
          <w:marBottom w:val="0"/>
          <w:divBdr>
            <w:top w:val="none" w:sz="0" w:space="0" w:color="auto"/>
            <w:left w:val="none" w:sz="0" w:space="0" w:color="auto"/>
            <w:bottom w:val="none" w:sz="0" w:space="0" w:color="auto"/>
            <w:right w:val="none" w:sz="0" w:space="0" w:color="auto"/>
          </w:divBdr>
        </w:div>
        <w:div w:id="1353073679">
          <w:marLeft w:val="480"/>
          <w:marRight w:val="0"/>
          <w:marTop w:val="0"/>
          <w:marBottom w:val="0"/>
          <w:divBdr>
            <w:top w:val="none" w:sz="0" w:space="0" w:color="auto"/>
            <w:left w:val="none" w:sz="0" w:space="0" w:color="auto"/>
            <w:bottom w:val="none" w:sz="0" w:space="0" w:color="auto"/>
            <w:right w:val="none" w:sz="0" w:space="0" w:color="auto"/>
          </w:divBdr>
        </w:div>
        <w:div w:id="510951139">
          <w:marLeft w:val="480"/>
          <w:marRight w:val="0"/>
          <w:marTop w:val="0"/>
          <w:marBottom w:val="0"/>
          <w:divBdr>
            <w:top w:val="none" w:sz="0" w:space="0" w:color="auto"/>
            <w:left w:val="none" w:sz="0" w:space="0" w:color="auto"/>
            <w:bottom w:val="none" w:sz="0" w:space="0" w:color="auto"/>
            <w:right w:val="none" w:sz="0" w:space="0" w:color="auto"/>
          </w:divBdr>
        </w:div>
        <w:div w:id="136074950">
          <w:marLeft w:val="480"/>
          <w:marRight w:val="0"/>
          <w:marTop w:val="0"/>
          <w:marBottom w:val="0"/>
          <w:divBdr>
            <w:top w:val="none" w:sz="0" w:space="0" w:color="auto"/>
            <w:left w:val="none" w:sz="0" w:space="0" w:color="auto"/>
            <w:bottom w:val="none" w:sz="0" w:space="0" w:color="auto"/>
            <w:right w:val="none" w:sz="0" w:space="0" w:color="auto"/>
          </w:divBdr>
        </w:div>
        <w:div w:id="44380491">
          <w:marLeft w:val="480"/>
          <w:marRight w:val="0"/>
          <w:marTop w:val="0"/>
          <w:marBottom w:val="0"/>
          <w:divBdr>
            <w:top w:val="none" w:sz="0" w:space="0" w:color="auto"/>
            <w:left w:val="none" w:sz="0" w:space="0" w:color="auto"/>
            <w:bottom w:val="none" w:sz="0" w:space="0" w:color="auto"/>
            <w:right w:val="none" w:sz="0" w:space="0" w:color="auto"/>
          </w:divBdr>
        </w:div>
        <w:div w:id="361787697">
          <w:marLeft w:val="480"/>
          <w:marRight w:val="0"/>
          <w:marTop w:val="0"/>
          <w:marBottom w:val="0"/>
          <w:divBdr>
            <w:top w:val="none" w:sz="0" w:space="0" w:color="auto"/>
            <w:left w:val="none" w:sz="0" w:space="0" w:color="auto"/>
            <w:bottom w:val="none" w:sz="0" w:space="0" w:color="auto"/>
            <w:right w:val="none" w:sz="0" w:space="0" w:color="auto"/>
          </w:divBdr>
        </w:div>
        <w:div w:id="422149772">
          <w:marLeft w:val="480"/>
          <w:marRight w:val="0"/>
          <w:marTop w:val="0"/>
          <w:marBottom w:val="0"/>
          <w:divBdr>
            <w:top w:val="none" w:sz="0" w:space="0" w:color="auto"/>
            <w:left w:val="none" w:sz="0" w:space="0" w:color="auto"/>
            <w:bottom w:val="none" w:sz="0" w:space="0" w:color="auto"/>
            <w:right w:val="none" w:sz="0" w:space="0" w:color="auto"/>
          </w:divBdr>
        </w:div>
        <w:div w:id="1553422123">
          <w:marLeft w:val="480"/>
          <w:marRight w:val="0"/>
          <w:marTop w:val="0"/>
          <w:marBottom w:val="0"/>
          <w:divBdr>
            <w:top w:val="none" w:sz="0" w:space="0" w:color="auto"/>
            <w:left w:val="none" w:sz="0" w:space="0" w:color="auto"/>
            <w:bottom w:val="none" w:sz="0" w:space="0" w:color="auto"/>
            <w:right w:val="none" w:sz="0" w:space="0" w:color="auto"/>
          </w:divBdr>
        </w:div>
        <w:div w:id="851459214">
          <w:marLeft w:val="480"/>
          <w:marRight w:val="0"/>
          <w:marTop w:val="0"/>
          <w:marBottom w:val="0"/>
          <w:divBdr>
            <w:top w:val="none" w:sz="0" w:space="0" w:color="auto"/>
            <w:left w:val="none" w:sz="0" w:space="0" w:color="auto"/>
            <w:bottom w:val="none" w:sz="0" w:space="0" w:color="auto"/>
            <w:right w:val="none" w:sz="0" w:space="0" w:color="auto"/>
          </w:divBdr>
        </w:div>
        <w:div w:id="831725202">
          <w:marLeft w:val="480"/>
          <w:marRight w:val="0"/>
          <w:marTop w:val="0"/>
          <w:marBottom w:val="0"/>
          <w:divBdr>
            <w:top w:val="none" w:sz="0" w:space="0" w:color="auto"/>
            <w:left w:val="none" w:sz="0" w:space="0" w:color="auto"/>
            <w:bottom w:val="none" w:sz="0" w:space="0" w:color="auto"/>
            <w:right w:val="none" w:sz="0" w:space="0" w:color="auto"/>
          </w:divBdr>
        </w:div>
        <w:div w:id="1593855943">
          <w:marLeft w:val="480"/>
          <w:marRight w:val="0"/>
          <w:marTop w:val="0"/>
          <w:marBottom w:val="0"/>
          <w:divBdr>
            <w:top w:val="none" w:sz="0" w:space="0" w:color="auto"/>
            <w:left w:val="none" w:sz="0" w:space="0" w:color="auto"/>
            <w:bottom w:val="none" w:sz="0" w:space="0" w:color="auto"/>
            <w:right w:val="none" w:sz="0" w:space="0" w:color="auto"/>
          </w:divBdr>
        </w:div>
        <w:div w:id="390077130">
          <w:marLeft w:val="480"/>
          <w:marRight w:val="0"/>
          <w:marTop w:val="0"/>
          <w:marBottom w:val="0"/>
          <w:divBdr>
            <w:top w:val="none" w:sz="0" w:space="0" w:color="auto"/>
            <w:left w:val="none" w:sz="0" w:space="0" w:color="auto"/>
            <w:bottom w:val="none" w:sz="0" w:space="0" w:color="auto"/>
            <w:right w:val="none" w:sz="0" w:space="0" w:color="auto"/>
          </w:divBdr>
        </w:div>
        <w:div w:id="1381780329">
          <w:marLeft w:val="480"/>
          <w:marRight w:val="0"/>
          <w:marTop w:val="0"/>
          <w:marBottom w:val="0"/>
          <w:divBdr>
            <w:top w:val="none" w:sz="0" w:space="0" w:color="auto"/>
            <w:left w:val="none" w:sz="0" w:space="0" w:color="auto"/>
            <w:bottom w:val="none" w:sz="0" w:space="0" w:color="auto"/>
            <w:right w:val="none" w:sz="0" w:space="0" w:color="auto"/>
          </w:divBdr>
        </w:div>
        <w:div w:id="198516374">
          <w:marLeft w:val="480"/>
          <w:marRight w:val="0"/>
          <w:marTop w:val="0"/>
          <w:marBottom w:val="0"/>
          <w:divBdr>
            <w:top w:val="none" w:sz="0" w:space="0" w:color="auto"/>
            <w:left w:val="none" w:sz="0" w:space="0" w:color="auto"/>
            <w:bottom w:val="none" w:sz="0" w:space="0" w:color="auto"/>
            <w:right w:val="none" w:sz="0" w:space="0" w:color="auto"/>
          </w:divBdr>
        </w:div>
        <w:div w:id="2022202106">
          <w:marLeft w:val="480"/>
          <w:marRight w:val="0"/>
          <w:marTop w:val="0"/>
          <w:marBottom w:val="0"/>
          <w:divBdr>
            <w:top w:val="none" w:sz="0" w:space="0" w:color="auto"/>
            <w:left w:val="none" w:sz="0" w:space="0" w:color="auto"/>
            <w:bottom w:val="none" w:sz="0" w:space="0" w:color="auto"/>
            <w:right w:val="none" w:sz="0" w:space="0" w:color="auto"/>
          </w:divBdr>
        </w:div>
        <w:div w:id="1336568789">
          <w:marLeft w:val="480"/>
          <w:marRight w:val="0"/>
          <w:marTop w:val="0"/>
          <w:marBottom w:val="0"/>
          <w:divBdr>
            <w:top w:val="none" w:sz="0" w:space="0" w:color="auto"/>
            <w:left w:val="none" w:sz="0" w:space="0" w:color="auto"/>
            <w:bottom w:val="none" w:sz="0" w:space="0" w:color="auto"/>
            <w:right w:val="none" w:sz="0" w:space="0" w:color="auto"/>
          </w:divBdr>
        </w:div>
        <w:div w:id="1677415088">
          <w:marLeft w:val="480"/>
          <w:marRight w:val="0"/>
          <w:marTop w:val="0"/>
          <w:marBottom w:val="0"/>
          <w:divBdr>
            <w:top w:val="none" w:sz="0" w:space="0" w:color="auto"/>
            <w:left w:val="none" w:sz="0" w:space="0" w:color="auto"/>
            <w:bottom w:val="none" w:sz="0" w:space="0" w:color="auto"/>
            <w:right w:val="none" w:sz="0" w:space="0" w:color="auto"/>
          </w:divBdr>
        </w:div>
        <w:div w:id="1068841295">
          <w:marLeft w:val="480"/>
          <w:marRight w:val="0"/>
          <w:marTop w:val="0"/>
          <w:marBottom w:val="0"/>
          <w:divBdr>
            <w:top w:val="none" w:sz="0" w:space="0" w:color="auto"/>
            <w:left w:val="none" w:sz="0" w:space="0" w:color="auto"/>
            <w:bottom w:val="none" w:sz="0" w:space="0" w:color="auto"/>
            <w:right w:val="none" w:sz="0" w:space="0" w:color="auto"/>
          </w:divBdr>
        </w:div>
        <w:div w:id="358045057">
          <w:marLeft w:val="480"/>
          <w:marRight w:val="0"/>
          <w:marTop w:val="0"/>
          <w:marBottom w:val="0"/>
          <w:divBdr>
            <w:top w:val="none" w:sz="0" w:space="0" w:color="auto"/>
            <w:left w:val="none" w:sz="0" w:space="0" w:color="auto"/>
            <w:bottom w:val="none" w:sz="0" w:space="0" w:color="auto"/>
            <w:right w:val="none" w:sz="0" w:space="0" w:color="auto"/>
          </w:divBdr>
        </w:div>
        <w:div w:id="1380662446">
          <w:marLeft w:val="480"/>
          <w:marRight w:val="0"/>
          <w:marTop w:val="0"/>
          <w:marBottom w:val="0"/>
          <w:divBdr>
            <w:top w:val="none" w:sz="0" w:space="0" w:color="auto"/>
            <w:left w:val="none" w:sz="0" w:space="0" w:color="auto"/>
            <w:bottom w:val="none" w:sz="0" w:space="0" w:color="auto"/>
            <w:right w:val="none" w:sz="0" w:space="0" w:color="auto"/>
          </w:divBdr>
        </w:div>
        <w:div w:id="80378736">
          <w:marLeft w:val="480"/>
          <w:marRight w:val="0"/>
          <w:marTop w:val="0"/>
          <w:marBottom w:val="0"/>
          <w:divBdr>
            <w:top w:val="none" w:sz="0" w:space="0" w:color="auto"/>
            <w:left w:val="none" w:sz="0" w:space="0" w:color="auto"/>
            <w:bottom w:val="none" w:sz="0" w:space="0" w:color="auto"/>
            <w:right w:val="none" w:sz="0" w:space="0" w:color="auto"/>
          </w:divBdr>
        </w:div>
        <w:div w:id="427426260">
          <w:marLeft w:val="480"/>
          <w:marRight w:val="0"/>
          <w:marTop w:val="0"/>
          <w:marBottom w:val="0"/>
          <w:divBdr>
            <w:top w:val="none" w:sz="0" w:space="0" w:color="auto"/>
            <w:left w:val="none" w:sz="0" w:space="0" w:color="auto"/>
            <w:bottom w:val="none" w:sz="0" w:space="0" w:color="auto"/>
            <w:right w:val="none" w:sz="0" w:space="0" w:color="auto"/>
          </w:divBdr>
        </w:div>
        <w:div w:id="684131416">
          <w:marLeft w:val="480"/>
          <w:marRight w:val="0"/>
          <w:marTop w:val="0"/>
          <w:marBottom w:val="0"/>
          <w:divBdr>
            <w:top w:val="none" w:sz="0" w:space="0" w:color="auto"/>
            <w:left w:val="none" w:sz="0" w:space="0" w:color="auto"/>
            <w:bottom w:val="none" w:sz="0" w:space="0" w:color="auto"/>
            <w:right w:val="none" w:sz="0" w:space="0" w:color="auto"/>
          </w:divBdr>
        </w:div>
      </w:divsChild>
    </w:div>
    <w:div w:id="1079984031">
      <w:bodyDiv w:val="1"/>
      <w:marLeft w:val="0"/>
      <w:marRight w:val="0"/>
      <w:marTop w:val="0"/>
      <w:marBottom w:val="0"/>
      <w:divBdr>
        <w:top w:val="none" w:sz="0" w:space="0" w:color="auto"/>
        <w:left w:val="none" w:sz="0" w:space="0" w:color="auto"/>
        <w:bottom w:val="none" w:sz="0" w:space="0" w:color="auto"/>
        <w:right w:val="none" w:sz="0" w:space="0" w:color="auto"/>
      </w:divBdr>
    </w:div>
    <w:div w:id="1157309522">
      <w:bodyDiv w:val="1"/>
      <w:marLeft w:val="0"/>
      <w:marRight w:val="0"/>
      <w:marTop w:val="0"/>
      <w:marBottom w:val="0"/>
      <w:divBdr>
        <w:top w:val="none" w:sz="0" w:space="0" w:color="auto"/>
        <w:left w:val="none" w:sz="0" w:space="0" w:color="auto"/>
        <w:bottom w:val="none" w:sz="0" w:space="0" w:color="auto"/>
        <w:right w:val="none" w:sz="0" w:space="0" w:color="auto"/>
      </w:divBdr>
    </w:div>
    <w:div w:id="1204050703">
      <w:bodyDiv w:val="1"/>
      <w:marLeft w:val="0"/>
      <w:marRight w:val="0"/>
      <w:marTop w:val="0"/>
      <w:marBottom w:val="0"/>
      <w:divBdr>
        <w:top w:val="none" w:sz="0" w:space="0" w:color="auto"/>
        <w:left w:val="none" w:sz="0" w:space="0" w:color="auto"/>
        <w:bottom w:val="none" w:sz="0" w:space="0" w:color="auto"/>
        <w:right w:val="none" w:sz="0" w:space="0" w:color="auto"/>
      </w:divBdr>
      <w:divsChild>
        <w:div w:id="720133177">
          <w:marLeft w:val="640"/>
          <w:marRight w:val="0"/>
          <w:marTop w:val="0"/>
          <w:marBottom w:val="0"/>
          <w:divBdr>
            <w:top w:val="none" w:sz="0" w:space="0" w:color="auto"/>
            <w:left w:val="none" w:sz="0" w:space="0" w:color="auto"/>
            <w:bottom w:val="none" w:sz="0" w:space="0" w:color="auto"/>
            <w:right w:val="none" w:sz="0" w:space="0" w:color="auto"/>
          </w:divBdr>
          <w:divsChild>
            <w:div w:id="1281301406">
              <w:marLeft w:val="0"/>
              <w:marRight w:val="0"/>
              <w:marTop w:val="0"/>
              <w:marBottom w:val="0"/>
              <w:divBdr>
                <w:top w:val="none" w:sz="0" w:space="0" w:color="auto"/>
                <w:left w:val="none" w:sz="0" w:space="0" w:color="auto"/>
                <w:bottom w:val="none" w:sz="0" w:space="0" w:color="auto"/>
                <w:right w:val="none" w:sz="0" w:space="0" w:color="auto"/>
              </w:divBdr>
              <w:divsChild>
                <w:div w:id="1347174403">
                  <w:marLeft w:val="640"/>
                  <w:marRight w:val="0"/>
                  <w:marTop w:val="0"/>
                  <w:marBottom w:val="0"/>
                  <w:divBdr>
                    <w:top w:val="none" w:sz="0" w:space="0" w:color="auto"/>
                    <w:left w:val="none" w:sz="0" w:space="0" w:color="auto"/>
                    <w:bottom w:val="none" w:sz="0" w:space="0" w:color="auto"/>
                    <w:right w:val="none" w:sz="0" w:space="0" w:color="auto"/>
                  </w:divBdr>
                </w:div>
                <w:div w:id="1442922255">
                  <w:marLeft w:val="640"/>
                  <w:marRight w:val="0"/>
                  <w:marTop w:val="0"/>
                  <w:marBottom w:val="0"/>
                  <w:divBdr>
                    <w:top w:val="none" w:sz="0" w:space="0" w:color="auto"/>
                    <w:left w:val="none" w:sz="0" w:space="0" w:color="auto"/>
                    <w:bottom w:val="none" w:sz="0" w:space="0" w:color="auto"/>
                    <w:right w:val="none" w:sz="0" w:space="0" w:color="auto"/>
                  </w:divBdr>
                </w:div>
                <w:div w:id="1077364731">
                  <w:marLeft w:val="640"/>
                  <w:marRight w:val="0"/>
                  <w:marTop w:val="0"/>
                  <w:marBottom w:val="0"/>
                  <w:divBdr>
                    <w:top w:val="none" w:sz="0" w:space="0" w:color="auto"/>
                    <w:left w:val="none" w:sz="0" w:space="0" w:color="auto"/>
                    <w:bottom w:val="none" w:sz="0" w:space="0" w:color="auto"/>
                    <w:right w:val="none" w:sz="0" w:space="0" w:color="auto"/>
                  </w:divBdr>
                </w:div>
                <w:div w:id="333454611">
                  <w:marLeft w:val="640"/>
                  <w:marRight w:val="0"/>
                  <w:marTop w:val="0"/>
                  <w:marBottom w:val="0"/>
                  <w:divBdr>
                    <w:top w:val="none" w:sz="0" w:space="0" w:color="auto"/>
                    <w:left w:val="none" w:sz="0" w:space="0" w:color="auto"/>
                    <w:bottom w:val="none" w:sz="0" w:space="0" w:color="auto"/>
                    <w:right w:val="none" w:sz="0" w:space="0" w:color="auto"/>
                  </w:divBdr>
                </w:div>
                <w:div w:id="1895971448">
                  <w:marLeft w:val="640"/>
                  <w:marRight w:val="0"/>
                  <w:marTop w:val="0"/>
                  <w:marBottom w:val="0"/>
                  <w:divBdr>
                    <w:top w:val="none" w:sz="0" w:space="0" w:color="auto"/>
                    <w:left w:val="none" w:sz="0" w:space="0" w:color="auto"/>
                    <w:bottom w:val="none" w:sz="0" w:space="0" w:color="auto"/>
                    <w:right w:val="none" w:sz="0" w:space="0" w:color="auto"/>
                  </w:divBdr>
                </w:div>
                <w:div w:id="405880291">
                  <w:marLeft w:val="640"/>
                  <w:marRight w:val="0"/>
                  <w:marTop w:val="0"/>
                  <w:marBottom w:val="0"/>
                  <w:divBdr>
                    <w:top w:val="none" w:sz="0" w:space="0" w:color="auto"/>
                    <w:left w:val="none" w:sz="0" w:space="0" w:color="auto"/>
                    <w:bottom w:val="none" w:sz="0" w:space="0" w:color="auto"/>
                    <w:right w:val="none" w:sz="0" w:space="0" w:color="auto"/>
                  </w:divBdr>
                </w:div>
                <w:div w:id="1312321658">
                  <w:marLeft w:val="640"/>
                  <w:marRight w:val="0"/>
                  <w:marTop w:val="0"/>
                  <w:marBottom w:val="0"/>
                  <w:divBdr>
                    <w:top w:val="none" w:sz="0" w:space="0" w:color="auto"/>
                    <w:left w:val="none" w:sz="0" w:space="0" w:color="auto"/>
                    <w:bottom w:val="none" w:sz="0" w:space="0" w:color="auto"/>
                    <w:right w:val="none" w:sz="0" w:space="0" w:color="auto"/>
                  </w:divBdr>
                </w:div>
                <w:div w:id="769816407">
                  <w:marLeft w:val="640"/>
                  <w:marRight w:val="0"/>
                  <w:marTop w:val="0"/>
                  <w:marBottom w:val="0"/>
                  <w:divBdr>
                    <w:top w:val="none" w:sz="0" w:space="0" w:color="auto"/>
                    <w:left w:val="none" w:sz="0" w:space="0" w:color="auto"/>
                    <w:bottom w:val="none" w:sz="0" w:space="0" w:color="auto"/>
                    <w:right w:val="none" w:sz="0" w:space="0" w:color="auto"/>
                  </w:divBdr>
                </w:div>
                <w:div w:id="1997224155">
                  <w:marLeft w:val="640"/>
                  <w:marRight w:val="0"/>
                  <w:marTop w:val="0"/>
                  <w:marBottom w:val="0"/>
                  <w:divBdr>
                    <w:top w:val="none" w:sz="0" w:space="0" w:color="auto"/>
                    <w:left w:val="none" w:sz="0" w:space="0" w:color="auto"/>
                    <w:bottom w:val="none" w:sz="0" w:space="0" w:color="auto"/>
                    <w:right w:val="none" w:sz="0" w:space="0" w:color="auto"/>
                  </w:divBdr>
                </w:div>
                <w:div w:id="809132284">
                  <w:marLeft w:val="640"/>
                  <w:marRight w:val="0"/>
                  <w:marTop w:val="0"/>
                  <w:marBottom w:val="0"/>
                  <w:divBdr>
                    <w:top w:val="none" w:sz="0" w:space="0" w:color="auto"/>
                    <w:left w:val="none" w:sz="0" w:space="0" w:color="auto"/>
                    <w:bottom w:val="none" w:sz="0" w:space="0" w:color="auto"/>
                    <w:right w:val="none" w:sz="0" w:space="0" w:color="auto"/>
                  </w:divBdr>
                </w:div>
                <w:div w:id="1499271759">
                  <w:marLeft w:val="640"/>
                  <w:marRight w:val="0"/>
                  <w:marTop w:val="0"/>
                  <w:marBottom w:val="0"/>
                  <w:divBdr>
                    <w:top w:val="none" w:sz="0" w:space="0" w:color="auto"/>
                    <w:left w:val="none" w:sz="0" w:space="0" w:color="auto"/>
                    <w:bottom w:val="none" w:sz="0" w:space="0" w:color="auto"/>
                    <w:right w:val="none" w:sz="0" w:space="0" w:color="auto"/>
                  </w:divBdr>
                </w:div>
                <w:div w:id="2122532568">
                  <w:marLeft w:val="640"/>
                  <w:marRight w:val="0"/>
                  <w:marTop w:val="0"/>
                  <w:marBottom w:val="0"/>
                  <w:divBdr>
                    <w:top w:val="none" w:sz="0" w:space="0" w:color="auto"/>
                    <w:left w:val="none" w:sz="0" w:space="0" w:color="auto"/>
                    <w:bottom w:val="none" w:sz="0" w:space="0" w:color="auto"/>
                    <w:right w:val="none" w:sz="0" w:space="0" w:color="auto"/>
                  </w:divBdr>
                </w:div>
                <w:div w:id="1907714662">
                  <w:marLeft w:val="640"/>
                  <w:marRight w:val="0"/>
                  <w:marTop w:val="0"/>
                  <w:marBottom w:val="0"/>
                  <w:divBdr>
                    <w:top w:val="none" w:sz="0" w:space="0" w:color="auto"/>
                    <w:left w:val="none" w:sz="0" w:space="0" w:color="auto"/>
                    <w:bottom w:val="none" w:sz="0" w:space="0" w:color="auto"/>
                    <w:right w:val="none" w:sz="0" w:space="0" w:color="auto"/>
                  </w:divBdr>
                </w:div>
                <w:div w:id="1816408040">
                  <w:marLeft w:val="640"/>
                  <w:marRight w:val="0"/>
                  <w:marTop w:val="0"/>
                  <w:marBottom w:val="0"/>
                  <w:divBdr>
                    <w:top w:val="none" w:sz="0" w:space="0" w:color="auto"/>
                    <w:left w:val="none" w:sz="0" w:space="0" w:color="auto"/>
                    <w:bottom w:val="none" w:sz="0" w:space="0" w:color="auto"/>
                    <w:right w:val="none" w:sz="0" w:space="0" w:color="auto"/>
                  </w:divBdr>
                </w:div>
                <w:div w:id="1861383913">
                  <w:marLeft w:val="640"/>
                  <w:marRight w:val="0"/>
                  <w:marTop w:val="0"/>
                  <w:marBottom w:val="0"/>
                  <w:divBdr>
                    <w:top w:val="none" w:sz="0" w:space="0" w:color="auto"/>
                    <w:left w:val="none" w:sz="0" w:space="0" w:color="auto"/>
                    <w:bottom w:val="none" w:sz="0" w:space="0" w:color="auto"/>
                    <w:right w:val="none" w:sz="0" w:space="0" w:color="auto"/>
                  </w:divBdr>
                </w:div>
                <w:div w:id="1687780163">
                  <w:marLeft w:val="640"/>
                  <w:marRight w:val="0"/>
                  <w:marTop w:val="0"/>
                  <w:marBottom w:val="0"/>
                  <w:divBdr>
                    <w:top w:val="none" w:sz="0" w:space="0" w:color="auto"/>
                    <w:left w:val="none" w:sz="0" w:space="0" w:color="auto"/>
                    <w:bottom w:val="none" w:sz="0" w:space="0" w:color="auto"/>
                    <w:right w:val="none" w:sz="0" w:space="0" w:color="auto"/>
                  </w:divBdr>
                </w:div>
                <w:div w:id="1756978245">
                  <w:marLeft w:val="640"/>
                  <w:marRight w:val="0"/>
                  <w:marTop w:val="0"/>
                  <w:marBottom w:val="0"/>
                  <w:divBdr>
                    <w:top w:val="none" w:sz="0" w:space="0" w:color="auto"/>
                    <w:left w:val="none" w:sz="0" w:space="0" w:color="auto"/>
                    <w:bottom w:val="none" w:sz="0" w:space="0" w:color="auto"/>
                    <w:right w:val="none" w:sz="0" w:space="0" w:color="auto"/>
                  </w:divBdr>
                </w:div>
                <w:div w:id="1612979944">
                  <w:marLeft w:val="640"/>
                  <w:marRight w:val="0"/>
                  <w:marTop w:val="0"/>
                  <w:marBottom w:val="0"/>
                  <w:divBdr>
                    <w:top w:val="none" w:sz="0" w:space="0" w:color="auto"/>
                    <w:left w:val="none" w:sz="0" w:space="0" w:color="auto"/>
                    <w:bottom w:val="none" w:sz="0" w:space="0" w:color="auto"/>
                    <w:right w:val="none" w:sz="0" w:space="0" w:color="auto"/>
                  </w:divBdr>
                </w:div>
                <w:div w:id="743530882">
                  <w:marLeft w:val="640"/>
                  <w:marRight w:val="0"/>
                  <w:marTop w:val="0"/>
                  <w:marBottom w:val="0"/>
                  <w:divBdr>
                    <w:top w:val="none" w:sz="0" w:space="0" w:color="auto"/>
                    <w:left w:val="none" w:sz="0" w:space="0" w:color="auto"/>
                    <w:bottom w:val="none" w:sz="0" w:space="0" w:color="auto"/>
                    <w:right w:val="none" w:sz="0" w:space="0" w:color="auto"/>
                  </w:divBdr>
                </w:div>
                <w:div w:id="1722630118">
                  <w:marLeft w:val="640"/>
                  <w:marRight w:val="0"/>
                  <w:marTop w:val="0"/>
                  <w:marBottom w:val="0"/>
                  <w:divBdr>
                    <w:top w:val="none" w:sz="0" w:space="0" w:color="auto"/>
                    <w:left w:val="none" w:sz="0" w:space="0" w:color="auto"/>
                    <w:bottom w:val="none" w:sz="0" w:space="0" w:color="auto"/>
                    <w:right w:val="none" w:sz="0" w:space="0" w:color="auto"/>
                  </w:divBdr>
                </w:div>
                <w:div w:id="1686983315">
                  <w:marLeft w:val="640"/>
                  <w:marRight w:val="0"/>
                  <w:marTop w:val="0"/>
                  <w:marBottom w:val="0"/>
                  <w:divBdr>
                    <w:top w:val="none" w:sz="0" w:space="0" w:color="auto"/>
                    <w:left w:val="none" w:sz="0" w:space="0" w:color="auto"/>
                    <w:bottom w:val="none" w:sz="0" w:space="0" w:color="auto"/>
                    <w:right w:val="none" w:sz="0" w:space="0" w:color="auto"/>
                  </w:divBdr>
                </w:div>
                <w:div w:id="1948534915">
                  <w:marLeft w:val="640"/>
                  <w:marRight w:val="0"/>
                  <w:marTop w:val="0"/>
                  <w:marBottom w:val="0"/>
                  <w:divBdr>
                    <w:top w:val="none" w:sz="0" w:space="0" w:color="auto"/>
                    <w:left w:val="none" w:sz="0" w:space="0" w:color="auto"/>
                    <w:bottom w:val="none" w:sz="0" w:space="0" w:color="auto"/>
                    <w:right w:val="none" w:sz="0" w:space="0" w:color="auto"/>
                  </w:divBdr>
                </w:div>
                <w:div w:id="1586845434">
                  <w:marLeft w:val="640"/>
                  <w:marRight w:val="0"/>
                  <w:marTop w:val="0"/>
                  <w:marBottom w:val="0"/>
                  <w:divBdr>
                    <w:top w:val="none" w:sz="0" w:space="0" w:color="auto"/>
                    <w:left w:val="none" w:sz="0" w:space="0" w:color="auto"/>
                    <w:bottom w:val="none" w:sz="0" w:space="0" w:color="auto"/>
                    <w:right w:val="none" w:sz="0" w:space="0" w:color="auto"/>
                  </w:divBdr>
                </w:div>
                <w:div w:id="1289357061">
                  <w:marLeft w:val="640"/>
                  <w:marRight w:val="0"/>
                  <w:marTop w:val="0"/>
                  <w:marBottom w:val="0"/>
                  <w:divBdr>
                    <w:top w:val="none" w:sz="0" w:space="0" w:color="auto"/>
                    <w:left w:val="none" w:sz="0" w:space="0" w:color="auto"/>
                    <w:bottom w:val="none" w:sz="0" w:space="0" w:color="auto"/>
                    <w:right w:val="none" w:sz="0" w:space="0" w:color="auto"/>
                  </w:divBdr>
                </w:div>
                <w:div w:id="1163816823">
                  <w:marLeft w:val="640"/>
                  <w:marRight w:val="0"/>
                  <w:marTop w:val="0"/>
                  <w:marBottom w:val="0"/>
                  <w:divBdr>
                    <w:top w:val="none" w:sz="0" w:space="0" w:color="auto"/>
                    <w:left w:val="none" w:sz="0" w:space="0" w:color="auto"/>
                    <w:bottom w:val="none" w:sz="0" w:space="0" w:color="auto"/>
                    <w:right w:val="none" w:sz="0" w:space="0" w:color="auto"/>
                  </w:divBdr>
                </w:div>
                <w:div w:id="1519615714">
                  <w:marLeft w:val="640"/>
                  <w:marRight w:val="0"/>
                  <w:marTop w:val="0"/>
                  <w:marBottom w:val="0"/>
                  <w:divBdr>
                    <w:top w:val="none" w:sz="0" w:space="0" w:color="auto"/>
                    <w:left w:val="none" w:sz="0" w:space="0" w:color="auto"/>
                    <w:bottom w:val="none" w:sz="0" w:space="0" w:color="auto"/>
                    <w:right w:val="none" w:sz="0" w:space="0" w:color="auto"/>
                  </w:divBdr>
                </w:div>
                <w:div w:id="1120102485">
                  <w:marLeft w:val="640"/>
                  <w:marRight w:val="0"/>
                  <w:marTop w:val="0"/>
                  <w:marBottom w:val="0"/>
                  <w:divBdr>
                    <w:top w:val="none" w:sz="0" w:space="0" w:color="auto"/>
                    <w:left w:val="none" w:sz="0" w:space="0" w:color="auto"/>
                    <w:bottom w:val="none" w:sz="0" w:space="0" w:color="auto"/>
                    <w:right w:val="none" w:sz="0" w:space="0" w:color="auto"/>
                  </w:divBdr>
                </w:div>
                <w:div w:id="683165530">
                  <w:marLeft w:val="640"/>
                  <w:marRight w:val="0"/>
                  <w:marTop w:val="0"/>
                  <w:marBottom w:val="0"/>
                  <w:divBdr>
                    <w:top w:val="none" w:sz="0" w:space="0" w:color="auto"/>
                    <w:left w:val="none" w:sz="0" w:space="0" w:color="auto"/>
                    <w:bottom w:val="none" w:sz="0" w:space="0" w:color="auto"/>
                    <w:right w:val="none" w:sz="0" w:space="0" w:color="auto"/>
                  </w:divBdr>
                </w:div>
                <w:div w:id="1954556564">
                  <w:marLeft w:val="640"/>
                  <w:marRight w:val="0"/>
                  <w:marTop w:val="0"/>
                  <w:marBottom w:val="0"/>
                  <w:divBdr>
                    <w:top w:val="none" w:sz="0" w:space="0" w:color="auto"/>
                    <w:left w:val="none" w:sz="0" w:space="0" w:color="auto"/>
                    <w:bottom w:val="none" w:sz="0" w:space="0" w:color="auto"/>
                    <w:right w:val="none" w:sz="0" w:space="0" w:color="auto"/>
                  </w:divBdr>
                </w:div>
                <w:div w:id="241641773">
                  <w:marLeft w:val="640"/>
                  <w:marRight w:val="0"/>
                  <w:marTop w:val="0"/>
                  <w:marBottom w:val="0"/>
                  <w:divBdr>
                    <w:top w:val="none" w:sz="0" w:space="0" w:color="auto"/>
                    <w:left w:val="none" w:sz="0" w:space="0" w:color="auto"/>
                    <w:bottom w:val="none" w:sz="0" w:space="0" w:color="auto"/>
                    <w:right w:val="none" w:sz="0" w:space="0" w:color="auto"/>
                  </w:divBdr>
                </w:div>
                <w:div w:id="1212498534">
                  <w:marLeft w:val="640"/>
                  <w:marRight w:val="0"/>
                  <w:marTop w:val="0"/>
                  <w:marBottom w:val="0"/>
                  <w:divBdr>
                    <w:top w:val="none" w:sz="0" w:space="0" w:color="auto"/>
                    <w:left w:val="none" w:sz="0" w:space="0" w:color="auto"/>
                    <w:bottom w:val="none" w:sz="0" w:space="0" w:color="auto"/>
                    <w:right w:val="none" w:sz="0" w:space="0" w:color="auto"/>
                  </w:divBdr>
                </w:div>
                <w:div w:id="1875072528">
                  <w:marLeft w:val="640"/>
                  <w:marRight w:val="0"/>
                  <w:marTop w:val="0"/>
                  <w:marBottom w:val="0"/>
                  <w:divBdr>
                    <w:top w:val="none" w:sz="0" w:space="0" w:color="auto"/>
                    <w:left w:val="none" w:sz="0" w:space="0" w:color="auto"/>
                    <w:bottom w:val="none" w:sz="0" w:space="0" w:color="auto"/>
                    <w:right w:val="none" w:sz="0" w:space="0" w:color="auto"/>
                  </w:divBdr>
                </w:div>
                <w:div w:id="1049305350">
                  <w:marLeft w:val="640"/>
                  <w:marRight w:val="0"/>
                  <w:marTop w:val="0"/>
                  <w:marBottom w:val="0"/>
                  <w:divBdr>
                    <w:top w:val="none" w:sz="0" w:space="0" w:color="auto"/>
                    <w:left w:val="none" w:sz="0" w:space="0" w:color="auto"/>
                    <w:bottom w:val="none" w:sz="0" w:space="0" w:color="auto"/>
                    <w:right w:val="none" w:sz="0" w:space="0" w:color="auto"/>
                  </w:divBdr>
                </w:div>
                <w:div w:id="1917275443">
                  <w:marLeft w:val="640"/>
                  <w:marRight w:val="0"/>
                  <w:marTop w:val="0"/>
                  <w:marBottom w:val="0"/>
                  <w:divBdr>
                    <w:top w:val="none" w:sz="0" w:space="0" w:color="auto"/>
                    <w:left w:val="none" w:sz="0" w:space="0" w:color="auto"/>
                    <w:bottom w:val="none" w:sz="0" w:space="0" w:color="auto"/>
                    <w:right w:val="none" w:sz="0" w:space="0" w:color="auto"/>
                  </w:divBdr>
                </w:div>
                <w:div w:id="803042377">
                  <w:marLeft w:val="640"/>
                  <w:marRight w:val="0"/>
                  <w:marTop w:val="0"/>
                  <w:marBottom w:val="0"/>
                  <w:divBdr>
                    <w:top w:val="none" w:sz="0" w:space="0" w:color="auto"/>
                    <w:left w:val="none" w:sz="0" w:space="0" w:color="auto"/>
                    <w:bottom w:val="none" w:sz="0" w:space="0" w:color="auto"/>
                    <w:right w:val="none" w:sz="0" w:space="0" w:color="auto"/>
                  </w:divBdr>
                </w:div>
                <w:div w:id="1126965536">
                  <w:marLeft w:val="640"/>
                  <w:marRight w:val="0"/>
                  <w:marTop w:val="0"/>
                  <w:marBottom w:val="0"/>
                  <w:divBdr>
                    <w:top w:val="none" w:sz="0" w:space="0" w:color="auto"/>
                    <w:left w:val="none" w:sz="0" w:space="0" w:color="auto"/>
                    <w:bottom w:val="none" w:sz="0" w:space="0" w:color="auto"/>
                    <w:right w:val="none" w:sz="0" w:space="0" w:color="auto"/>
                  </w:divBdr>
                </w:div>
                <w:div w:id="1208832625">
                  <w:marLeft w:val="640"/>
                  <w:marRight w:val="0"/>
                  <w:marTop w:val="0"/>
                  <w:marBottom w:val="0"/>
                  <w:divBdr>
                    <w:top w:val="none" w:sz="0" w:space="0" w:color="auto"/>
                    <w:left w:val="none" w:sz="0" w:space="0" w:color="auto"/>
                    <w:bottom w:val="none" w:sz="0" w:space="0" w:color="auto"/>
                    <w:right w:val="none" w:sz="0" w:space="0" w:color="auto"/>
                  </w:divBdr>
                </w:div>
                <w:div w:id="1692075230">
                  <w:marLeft w:val="640"/>
                  <w:marRight w:val="0"/>
                  <w:marTop w:val="0"/>
                  <w:marBottom w:val="0"/>
                  <w:divBdr>
                    <w:top w:val="none" w:sz="0" w:space="0" w:color="auto"/>
                    <w:left w:val="none" w:sz="0" w:space="0" w:color="auto"/>
                    <w:bottom w:val="none" w:sz="0" w:space="0" w:color="auto"/>
                    <w:right w:val="none" w:sz="0" w:space="0" w:color="auto"/>
                  </w:divBdr>
                </w:div>
                <w:div w:id="1000700366">
                  <w:marLeft w:val="640"/>
                  <w:marRight w:val="0"/>
                  <w:marTop w:val="0"/>
                  <w:marBottom w:val="0"/>
                  <w:divBdr>
                    <w:top w:val="none" w:sz="0" w:space="0" w:color="auto"/>
                    <w:left w:val="none" w:sz="0" w:space="0" w:color="auto"/>
                    <w:bottom w:val="none" w:sz="0" w:space="0" w:color="auto"/>
                    <w:right w:val="none" w:sz="0" w:space="0" w:color="auto"/>
                  </w:divBdr>
                </w:div>
                <w:div w:id="2018577229">
                  <w:marLeft w:val="640"/>
                  <w:marRight w:val="0"/>
                  <w:marTop w:val="0"/>
                  <w:marBottom w:val="0"/>
                  <w:divBdr>
                    <w:top w:val="none" w:sz="0" w:space="0" w:color="auto"/>
                    <w:left w:val="none" w:sz="0" w:space="0" w:color="auto"/>
                    <w:bottom w:val="none" w:sz="0" w:space="0" w:color="auto"/>
                    <w:right w:val="none" w:sz="0" w:space="0" w:color="auto"/>
                  </w:divBdr>
                </w:div>
                <w:div w:id="481578048">
                  <w:marLeft w:val="640"/>
                  <w:marRight w:val="0"/>
                  <w:marTop w:val="0"/>
                  <w:marBottom w:val="0"/>
                  <w:divBdr>
                    <w:top w:val="none" w:sz="0" w:space="0" w:color="auto"/>
                    <w:left w:val="none" w:sz="0" w:space="0" w:color="auto"/>
                    <w:bottom w:val="none" w:sz="0" w:space="0" w:color="auto"/>
                    <w:right w:val="none" w:sz="0" w:space="0" w:color="auto"/>
                  </w:divBdr>
                </w:div>
                <w:div w:id="1375959594">
                  <w:marLeft w:val="640"/>
                  <w:marRight w:val="0"/>
                  <w:marTop w:val="0"/>
                  <w:marBottom w:val="0"/>
                  <w:divBdr>
                    <w:top w:val="none" w:sz="0" w:space="0" w:color="auto"/>
                    <w:left w:val="none" w:sz="0" w:space="0" w:color="auto"/>
                    <w:bottom w:val="none" w:sz="0" w:space="0" w:color="auto"/>
                    <w:right w:val="none" w:sz="0" w:space="0" w:color="auto"/>
                  </w:divBdr>
                </w:div>
                <w:div w:id="1354303866">
                  <w:marLeft w:val="640"/>
                  <w:marRight w:val="0"/>
                  <w:marTop w:val="0"/>
                  <w:marBottom w:val="0"/>
                  <w:divBdr>
                    <w:top w:val="none" w:sz="0" w:space="0" w:color="auto"/>
                    <w:left w:val="none" w:sz="0" w:space="0" w:color="auto"/>
                    <w:bottom w:val="none" w:sz="0" w:space="0" w:color="auto"/>
                    <w:right w:val="none" w:sz="0" w:space="0" w:color="auto"/>
                  </w:divBdr>
                </w:div>
                <w:div w:id="334920729">
                  <w:marLeft w:val="640"/>
                  <w:marRight w:val="0"/>
                  <w:marTop w:val="0"/>
                  <w:marBottom w:val="0"/>
                  <w:divBdr>
                    <w:top w:val="none" w:sz="0" w:space="0" w:color="auto"/>
                    <w:left w:val="none" w:sz="0" w:space="0" w:color="auto"/>
                    <w:bottom w:val="none" w:sz="0" w:space="0" w:color="auto"/>
                    <w:right w:val="none" w:sz="0" w:space="0" w:color="auto"/>
                  </w:divBdr>
                </w:div>
                <w:div w:id="63527801">
                  <w:marLeft w:val="640"/>
                  <w:marRight w:val="0"/>
                  <w:marTop w:val="0"/>
                  <w:marBottom w:val="0"/>
                  <w:divBdr>
                    <w:top w:val="none" w:sz="0" w:space="0" w:color="auto"/>
                    <w:left w:val="none" w:sz="0" w:space="0" w:color="auto"/>
                    <w:bottom w:val="none" w:sz="0" w:space="0" w:color="auto"/>
                    <w:right w:val="none" w:sz="0" w:space="0" w:color="auto"/>
                  </w:divBdr>
                </w:div>
                <w:div w:id="1268349368">
                  <w:marLeft w:val="640"/>
                  <w:marRight w:val="0"/>
                  <w:marTop w:val="0"/>
                  <w:marBottom w:val="0"/>
                  <w:divBdr>
                    <w:top w:val="none" w:sz="0" w:space="0" w:color="auto"/>
                    <w:left w:val="none" w:sz="0" w:space="0" w:color="auto"/>
                    <w:bottom w:val="none" w:sz="0" w:space="0" w:color="auto"/>
                    <w:right w:val="none" w:sz="0" w:space="0" w:color="auto"/>
                  </w:divBdr>
                </w:div>
                <w:div w:id="723069517">
                  <w:marLeft w:val="640"/>
                  <w:marRight w:val="0"/>
                  <w:marTop w:val="0"/>
                  <w:marBottom w:val="0"/>
                  <w:divBdr>
                    <w:top w:val="none" w:sz="0" w:space="0" w:color="auto"/>
                    <w:left w:val="none" w:sz="0" w:space="0" w:color="auto"/>
                    <w:bottom w:val="none" w:sz="0" w:space="0" w:color="auto"/>
                    <w:right w:val="none" w:sz="0" w:space="0" w:color="auto"/>
                  </w:divBdr>
                </w:div>
                <w:div w:id="1847791765">
                  <w:marLeft w:val="640"/>
                  <w:marRight w:val="0"/>
                  <w:marTop w:val="0"/>
                  <w:marBottom w:val="0"/>
                  <w:divBdr>
                    <w:top w:val="none" w:sz="0" w:space="0" w:color="auto"/>
                    <w:left w:val="none" w:sz="0" w:space="0" w:color="auto"/>
                    <w:bottom w:val="none" w:sz="0" w:space="0" w:color="auto"/>
                    <w:right w:val="none" w:sz="0" w:space="0" w:color="auto"/>
                  </w:divBdr>
                </w:div>
                <w:div w:id="921138553">
                  <w:marLeft w:val="640"/>
                  <w:marRight w:val="0"/>
                  <w:marTop w:val="0"/>
                  <w:marBottom w:val="0"/>
                  <w:divBdr>
                    <w:top w:val="none" w:sz="0" w:space="0" w:color="auto"/>
                    <w:left w:val="none" w:sz="0" w:space="0" w:color="auto"/>
                    <w:bottom w:val="none" w:sz="0" w:space="0" w:color="auto"/>
                    <w:right w:val="none" w:sz="0" w:space="0" w:color="auto"/>
                  </w:divBdr>
                </w:div>
              </w:divsChild>
            </w:div>
            <w:div w:id="2018194448">
              <w:marLeft w:val="0"/>
              <w:marRight w:val="0"/>
              <w:marTop w:val="0"/>
              <w:marBottom w:val="0"/>
              <w:divBdr>
                <w:top w:val="none" w:sz="0" w:space="0" w:color="auto"/>
                <w:left w:val="none" w:sz="0" w:space="0" w:color="auto"/>
                <w:bottom w:val="none" w:sz="0" w:space="0" w:color="auto"/>
                <w:right w:val="none" w:sz="0" w:space="0" w:color="auto"/>
              </w:divBdr>
              <w:divsChild>
                <w:div w:id="163209901">
                  <w:marLeft w:val="640"/>
                  <w:marRight w:val="0"/>
                  <w:marTop w:val="0"/>
                  <w:marBottom w:val="0"/>
                  <w:divBdr>
                    <w:top w:val="none" w:sz="0" w:space="0" w:color="auto"/>
                    <w:left w:val="none" w:sz="0" w:space="0" w:color="auto"/>
                    <w:bottom w:val="none" w:sz="0" w:space="0" w:color="auto"/>
                    <w:right w:val="none" w:sz="0" w:space="0" w:color="auto"/>
                  </w:divBdr>
                </w:div>
                <w:div w:id="722027282">
                  <w:marLeft w:val="640"/>
                  <w:marRight w:val="0"/>
                  <w:marTop w:val="0"/>
                  <w:marBottom w:val="0"/>
                  <w:divBdr>
                    <w:top w:val="none" w:sz="0" w:space="0" w:color="auto"/>
                    <w:left w:val="none" w:sz="0" w:space="0" w:color="auto"/>
                    <w:bottom w:val="none" w:sz="0" w:space="0" w:color="auto"/>
                    <w:right w:val="none" w:sz="0" w:space="0" w:color="auto"/>
                  </w:divBdr>
                </w:div>
                <w:div w:id="363868846">
                  <w:marLeft w:val="640"/>
                  <w:marRight w:val="0"/>
                  <w:marTop w:val="0"/>
                  <w:marBottom w:val="0"/>
                  <w:divBdr>
                    <w:top w:val="none" w:sz="0" w:space="0" w:color="auto"/>
                    <w:left w:val="none" w:sz="0" w:space="0" w:color="auto"/>
                    <w:bottom w:val="none" w:sz="0" w:space="0" w:color="auto"/>
                    <w:right w:val="none" w:sz="0" w:space="0" w:color="auto"/>
                  </w:divBdr>
                </w:div>
                <w:div w:id="1650672541">
                  <w:marLeft w:val="640"/>
                  <w:marRight w:val="0"/>
                  <w:marTop w:val="0"/>
                  <w:marBottom w:val="0"/>
                  <w:divBdr>
                    <w:top w:val="none" w:sz="0" w:space="0" w:color="auto"/>
                    <w:left w:val="none" w:sz="0" w:space="0" w:color="auto"/>
                    <w:bottom w:val="none" w:sz="0" w:space="0" w:color="auto"/>
                    <w:right w:val="none" w:sz="0" w:space="0" w:color="auto"/>
                  </w:divBdr>
                </w:div>
                <w:div w:id="2055032320">
                  <w:marLeft w:val="640"/>
                  <w:marRight w:val="0"/>
                  <w:marTop w:val="0"/>
                  <w:marBottom w:val="0"/>
                  <w:divBdr>
                    <w:top w:val="none" w:sz="0" w:space="0" w:color="auto"/>
                    <w:left w:val="none" w:sz="0" w:space="0" w:color="auto"/>
                    <w:bottom w:val="none" w:sz="0" w:space="0" w:color="auto"/>
                    <w:right w:val="none" w:sz="0" w:space="0" w:color="auto"/>
                  </w:divBdr>
                </w:div>
                <w:div w:id="1762527836">
                  <w:marLeft w:val="640"/>
                  <w:marRight w:val="0"/>
                  <w:marTop w:val="0"/>
                  <w:marBottom w:val="0"/>
                  <w:divBdr>
                    <w:top w:val="none" w:sz="0" w:space="0" w:color="auto"/>
                    <w:left w:val="none" w:sz="0" w:space="0" w:color="auto"/>
                    <w:bottom w:val="none" w:sz="0" w:space="0" w:color="auto"/>
                    <w:right w:val="none" w:sz="0" w:space="0" w:color="auto"/>
                  </w:divBdr>
                </w:div>
                <w:div w:id="1941142199">
                  <w:marLeft w:val="640"/>
                  <w:marRight w:val="0"/>
                  <w:marTop w:val="0"/>
                  <w:marBottom w:val="0"/>
                  <w:divBdr>
                    <w:top w:val="none" w:sz="0" w:space="0" w:color="auto"/>
                    <w:left w:val="none" w:sz="0" w:space="0" w:color="auto"/>
                    <w:bottom w:val="none" w:sz="0" w:space="0" w:color="auto"/>
                    <w:right w:val="none" w:sz="0" w:space="0" w:color="auto"/>
                  </w:divBdr>
                </w:div>
                <w:div w:id="1735852869">
                  <w:marLeft w:val="640"/>
                  <w:marRight w:val="0"/>
                  <w:marTop w:val="0"/>
                  <w:marBottom w:val="0"/>
                  <w:divBdr>
                    <w:top w:val="none" w:sz="0" w:space="0" w:color="auto"/>
                    <w:left w:val="none" w:sz="0" w:space="0" w:color="auto"/>
                    <w:bottom w:val="none" w:sz="0" w:space="0" w:color="auto"/>
                    <w:right w:val="none" w:sz="0" w:space="0" w:color="auto"/>
                  </w:divBdr>
                </w:div>
                <w:div w:id="2100129273">
                  <w:marLeft w:val="640"/>
                  <w:marRight w:val="0"/>
                  <w:marTop w:val="0"/>
                  <w:marBottom w:val="0"/>
                  <w:divBdr>
                    <w:top w:val="none" w:sz="0" w:space="0" w:color="auto"/>
                    <w:left w:val="none" w:sz="0" w:space="0" w:color="auto"/>
                    <w:bottom w:val="none" w:sz="0" w:space="0" w:color="auto"/>
                    <w:right w:val="none" w:sz="0" w:space="0" w:color="auto"/>
                  </w:divBdr>
                </w:div>
                <w:div w:id="490757211">
                  <w:marLeft w:val="640"/>
                  <w:marRight w:val="0"/>
                  <w:marTop w:val="0"/>
                  <w:marBottom w:val="0"/>
                  <w:divBdr>
                    <w:top w:val="none" w:sz="0" w:space="0" w:color="auto"/>
                    <w:left w:val="none" w:sz="0" w:space="0" w:color="auto"/>
                    <w:bottom w:val="none" w:sz="0" w:space="0" w:color="auto"/>
                    <w:right w:val="none" w:sz="0" w:space="0" w:color="auto"/>
                  </w:divBdr>
                </w:div>
                <w:div w:id="1138717533">
                  <w:marLeft w:val="640"/>
                  <w:marRight w:val="0"/>
                  <w:marTop w:val="0"/>
                  <w:marBottom w:val="0"/>
                  <w:divBdr>
                    <w:top w:val="none" w:sz="0" w:space="0" w:color="auto"/>
                    <w:left w:val="none" w:sz="0" w:space="0" w:color="auto"/>
                    <w:bottom w:val="none" w:sz="0" w:space="0" w:color="auto"/>
                    <w:right w:val="none" w:sz="0" w:space="0" w:color="auto"/>
                  </w:divBdr>
                </w:div>
                <w:div w:id="1884756238">
                  <w:marLeft w:val="640"/>
                  <w:marRight w:val="0"/>
                  <w:marTop w:val="0"/>
                  <w:marBottom w:val="0"/>
                  <w:divBdr>
                    <w:top w:val="none" w:sz="0" w:space="0" w:color="auto"/>
                    <w:left w:val="none" w:sz="0" w:space="0" w:color="auto"/>
                    <w:bottom w:val="none" w:sz="0" w:space="0" w:color="auto"/>
                    <w:right w:val="none" w:sz="0" w:space="0" w:color="auto"/>
                  </w:divBdr>
                </w:div>
                <w:div w:id="1299801491">
                  <w:marLeft w:val="640"/>
                  <w:marRight w:val="0"/>
                  <w:marTop w:val="0"/>
                  <w:marBottom w:val="0"/>
                  <w:divBdr>
                    <w:top w:val="none" w:sz="0" w:space="0" w:color="auto"/>
                    <w:left w:val="none" w:sz="0" w:space="0" w:color="auto"/>
                    <w:bottom w:val="none" w:sz="0" w:space="0" w:color="auto"/>
                    <w:right w:val="none" w:sz="0" w:space="0" w:color="auto"/>
                  </w:divBdr>
                </w:div>
                <w:div w:id="1476023976">
                  <w:marLeft w:val="640"/>
                  <w:marRight w:val="0"/>
                  <w:marTop w:val="0"/>
                  <w:marBottom w:val="0"/>
                  <w:divBdr>
                    <w:top w:val="none" w:sz="0" w:space="0" w:color="auto"/>
                    <w:left w:val="none" w:sz="0" w:space="0" w:color="auto"/>
                    <w:bottom w:val="none" w:sz="0" w:space="0" w:color="auto"/>
                    <w:right w:val="none" w:sz="0" w:space="0" w:color="auto"/>
                  </w:divBdr>
                </w:div>
                <w:div w:id="282426886">
                  <w:marLeft w:val="640"/>
                  <w:marRight w:val="0"/>
                  <w:marTop w:val="0"/>
                  <w:marBottom w:val="0"/>
                  <w:divBdr>
                    <w:top w:val="none" w:sz="0" w:space="0" w:color="auto"/>
                    <w:left w:val="none" w:sz="0" w:space="0" w:color="auto"/>
                    <w:bottom w:val="none" w:sz="0" w:space="0" w:color="auto"/>
                    <w:right w:val="none" w:sz="0" w:space="0" w:color="auto"/>
                  </w:divBdr>
                </w:div>
                <w:div w:id="1769303878">
                  <w:marLeft w:val="640"/>
                  <w:marRight w:val="0"/>
                  <w:marTop w:val="0"/>
                  <w:marBottom w:val="0"/>
                  <w:divBdr>
                    <w:top w:val="none" w:sz="0" w:space="0" w:color="auto"/>
                    <w:left w:val="none" w:sz="0" w:space="0" w:color="auto"/>
                    <w:bottom w:val="none" w:sz="0" w:space="0" w:color="auto"/>
                    <w:right w:val="none" w:sz="0" w:space="0" w:color="auto"/>
                  </w:divBdr>
                </w:div>
                <w:div w:id="2092920212">
                  <w:marLeft w:val="640"/>
                  <w:marRight w:val="0"/>
                  <w:marTop w:val="0"/>
                  <w:marBottom w:val="0"/>
                  <w:divBdr>
                    <w:top w:val="none" w:sz="0" w:space="0" w:color="auto"/>
                    <w:left w:val="none" w:sz="0" w:space="0" w:color="auto"/>
                    <w:bottom w:val="none" w:sz="0" w:space="0" w:color="auto"/>
                    <w:right w:val="none" w:sz="0" w:space="0" w:color="auto"/>
                  </w:divBdr>
                </w:div>
                <w:div w:id="26149200">
                  <w:marLeft w:val="640"/>
                  <w:marRight w:val="0"/>
                  <w:marTop w:val="0"/>
                  <w:marBottom w:val="0"/>
                  <w:divBdr>
                    <w:top w:val="none" w:sz="0" w:space="0" w:color="auto"/>
                    <w:left w:val="none" w:sz="0" w:space="0" w:color="auto"/>
                    <w:bottom w:val="none" w:sz="0" w:space="0" w:color="auto"/>
                    <w:right w:val="none" w:sz="0" w:space="0" w:color="auto"/>
                  </w:divBdr>
                </w:div>
                <w:div w:id="1608541562">
                  <w:marLeft w:val="640"/>
                  <w:marRight w:val="0"/>
                  <w:marTop w:val="0"/>
                  <w:marBottom w:val="0"/>
                  <w:divBdr>
                    <w:top w:val="none" w:sz="0" w:space="0" w:color="auto"/>
                    <w:left w:val="none" w:sz="0" w:space="0" w:color="auto"/>
                    <w:bottom w:val="none" w:sz="0" w:space="0" w:color="auto"/>
                    <w:right w:val="none" w:sz="0" w:space="0" w:color="auto"/>
                  </w:divBdr>
                </w:div>
                <w:div w:id="398095806">
                  <w:marLeft w:val="640"/>
                  <w:marRight w:val="0"/>
                  <w:marTop w:val="0"/>
                  <w:marBottom w:val="0"/>
                  <w:divBdr>
                    <w:top w:val="none" w:sz="0" w:space="0" w:color="auto"/>
                    <w:left w:val="none" w:sz="0" w:space="0" w:color="auto"/>
                    <w:bottom w:val="none" w:sz="0" w:space="0" w:color="auto"/>
                    <w:right w:val="none" w:sz="0" w:space="0" w:color="auto"/>
                  </w:divBdr>
                </w:div>
                <w:div w:id="860439361">
                  <w:marLeft w:val="640"/>
                  <w:marRight w:val="0"/>
                  <w:marTop w:val="0"/>
                  <w:marBottom w:val="0"/>
                  <w:divBdr>
                    <w:top w:val="none" w:sz="0" w:space="0" w:color="auto"/>
                    <w:left w:val="none" w:sz="0" w:space="0" w:color="auto"/>
                    <w:bottom w:val="none" w:sz="0" w:space="0" w:color="auto"/>
                    <w:right w:val="none" w:sz="0" w:space="0" w:color="auto"/>
                  </w:divBdr>
                </w:div>
                <w:div w:id="526215998">
                  <w:marLeft w:val="640"/>
                  <w:marRight w:val="0"/>
                  <w:marTop w:val="0"/>
                  <w:marBottom w:val="0"/>
                  <w:divBdr>
                    <w:top w:val="none" w:sz="0" w:space="0" w:color="auto"/>
                    <w:left w:val="none" w:sz="0" w:space="0" w:color="auto"/>
                    <w:bottom w:val="none" w:sz="0" w:space="0" w:color="auto"/>
                    <w:right w:val="none" w:sz="0" w:space="0" w:color="auto"/>
                  </w:divBdr>
                </w:div>
                <w:div w:id="1146161355">
                  <w:marLeft w:val="640"/>
                  <w:marRight w:val="0"/>
                  <w:marTop w:val="0"/>
                  <w:marBottom w:val="0"/>
                  <w:divBdr>
                    <w:top w:val="none" w:sz="0" w:space="0" w:color="auto"/>
                    <w:left w:val="none" w:sz="0" w:space="0" w:color="auto"/>
                    <w:bottom w:val="none" w:sz="0" w:space="0" w:color="auto"/>
                    <w:right w:val="none" w:sz="0" w:space="0" w:color="auto"/>
                  </w:divBdr>
                </w:div>
                <w:div w:id="1472403125">
                  <w:marLeft w:val="640"/>
                  <w:marRight w:val="0"/>
                  <w:marTop w:val="0"/>
                  <w:marBottom w:val="0"/>
                  <w:divBdr>
                    <w:top w:val="none" w:sz="0" w:space="0" w:color="auto"/>
                    <w:left w:val="none" w:sz="0" w:space="0" w:color="auto"/>
                    <w:bottom w:val="none" w:sz="0" w:space="0" w:color="auto"/>
                    <w:right w:val="none" w:sz="0" w:space="0" w:color="auto"/>
                  </w:divBdr>
                </w:div>
                <w:div w:id="721906072">
                  <w:marLeft w:val="640"/>
                  <w:marRight w:val="0"/>
                  <w:marTop w:val="0"/>
                  <w:marBottom w:val="0"/>
                  <w:divBdr>
                    <w:top w:val="none" w:sz="0" w:space="0" w:color="auto"/>
                    <w:left w:val="none" w:sz="0" w:space="0" w:color="auto"/>
                    <w:bottom w:val="none" w:sz="0" w:space="0" w:color="auto"/>
                    <w:right w:val="none" w:sz="0" w:space="0" w:color="auto"/>
                  </w:divBdr>
                </w:div>
                <w:div w:id="121115125">
                  <w:marLeft w:val="640"/>
                  <w:marRight w:val="0"/>
                  <w:marTop w:val="0"/>
                  <w:marBottom w:val="0"/>
                  <w:divBdr>
                    <w:top w:val="none" w:sz="0" w:space="0" w:color="auto"/>
                    <w:left w:val="none" w:sz="0" w:space="0" w:color="auto"/>
                    <w:bottom w:val="none" w:sz="0" w:space="0" w:color="auto"/>
                    <w:right w:val="none" w:sz="0" w:space="0" w:color="auto"/>
                  </w:divBdr>
                </w:div>
                <w:div w:id="2025744950">
                  <w:marLeft w:val="640"/>
                  <w:marRight w:val="0"/>
                  <w:marTop w:val="0"/>
                  <w:marBottom w:val="0"/>
                  <w:divBdr>
                    <w:top w:val="none" w:sz="0" w:space="0" w:color="auto"/>
                    <w:left w:val="none" w:sz="0" w:space="0" w:color="auto"/>
                    <w:bottom w:val="none" w:sz="0" w:space="0" w:color="auto"/>
                    <w:right w:val="none" w:sz="0" w:space="0" w:color="auto"/>
                  </w:divBdr>
                </w:div>
                <w:div w:id="819663216">
                  <w:marLeft w:val="640"/>
                  <w:marRight w:val="0"/>
                  <w:marTop w:val="0"/>
                  <w:marBottom w:val="0"/>
                  <w:divBdr>
                    <w:top w:val="none" w:sz="0" w:space="0" w:color="auto"/>
                    <w:left w:val="none" w:sz="0" w:space="0" w:color="auto"/>
                    <w:bottom w:val="none" w:sz="0" w:space="0" w:color="auto"/>
                    <w:right w:val="none" w:sz="0" w:space="0" w:color="auto"/>
                  </w:divBdr>
                </w:div>
                <w:div w:id="1982614874">
                  <w:marLeft w:val="640"/>
                  <w:marRight w:val="0"/>
                  <w:marTop w:val="0"/>
                  <w:marBottom w:val="0"/>
                  <w:divBdr>
                    <w:top w:val="none" w:sz="0" w:space="0" w:color="auto"/>
                    <w:left w:val="none" w:sz="0" w:space="0" w:color="auto"/>
                    <w:bottom w:val="none" w:sz="0" w:space="0" w:color="auto"/>
                    <w:right w:val="none" w:sz="0" w:space="0" w:color="auto"/>
                  </w:divBdr>
                </w:div>
                <w:div w:id="51396249">
                  <w:marLeft w:val="640"/>
                  <w:marRight w:val="0"/>
                  <w:marTop w:val="0"/>
                  <w:marBottom w:val="0"/>
                  <w:divBdr>
                    <w:top w:val="none" w:sz="0" w:space="0" w:color="auto"/>
                    <w:left w:val="none" w:sz="0" w:space="0" w:color="auto"/>
                    <w:bottom w:val="none" w:sz="0" w:space="0" w:color="auto"/>
                    <w:right w:val="none" w:sz="0" w:space="0" w:color="auto"/>
                  </w:divBdr>
                </w:div>
                <w:div w:id="265961840">
                  <w:marLeft w:val="640"/>
                  <w:marRight w:val="0"/>
                  <w:marTop w:val="0"/>
                  <w:marBottom w:val="0"/>
                  <w:divBdr>
                    <w:top w:val="none" w:sz="0" w:space="0" w:color="auto"/>
                    <w:left w:val="none" w:sz="0" w:space="0" w:color="auto"/>
                    <w:bottom w:val="none" w:sz="0" w:space="0" w:color="auto"/>
                    <w:right w:val="none" w:sz="0" w:space="0" w:color="auto"/>
                  </w:divBdr>
                </w:div>
                <w:div w:id="1885478548">
                  <w:marLeft w:val="640"/>
                  <w:marRight w:val="0"/>
                  <w:marTop w:val="0"/>
                  <w:marBottom w:val="0"/>
                  <w:divBdr>
                    <w:top w:val="none" w:sz="0" w:space="0" w:color="auto"/>
                    <w:left w:val="none" w:sz="0" w:space="0" w:color="auto"/>
                    <w:bottom w:val="none" w:sz="0" w:space="0" w:color="auto"/>
                    <w:right w:val="none" w:sz="0" w:space="0" w:color="auto"/>
                  </w:divBdr>
                </w:div>
                <w:div w:id="376124521">
                  <w:marLeft w:val="640"/>
                  <w:marRight w:val="0"/>
                  <w:marTop w:val="0"/>
                  <w:marBottom w:val="0"/>
                  <w:divBdr>
                    <w:top w:val="none" w:sz="0" w:space="0" w:color="auto"/>
                    <w:left w:val="none" w:sz="0" w:space="0" w:color="auto"/>
                    <w:bottom w:val="none" w:sz="0" w:space="0" w:color="auto"/>
                    <w:right w:val="none" w:sz="0" w:space="0" w:color="auto"/>
                  </w:divBdr>
                </w:div>
                <w:div w:id="734282082">
                  <w:marLeft w:val="640"/>
                  <w:marRight w:val="0"/>
                  <w:marTop w:val="0"/>
                  <w:marBottom w:val="0"/>
                  <w:divBdr>
                    <w:top w:val="none" w:sz="0" w:space="0" w:color="auto"/>
                    <w:left w:val="none" w:sz="0" w:space="0" w:color="auto"/>
                    <w:bottom w:val="none" w:sz="0" w:space="0" w:color="auto"/>
                    <w:right w:val="none" w:sz="0" w:space="0" w:color="auto"/>
                  </w:divBdr>
                </w:div>
                <w:div w:id="2053573684">
                  <w:marLeft w:val="640"/>
                  <w:marRight w:val="0"/>
                  <w:marTop w:val="0"/>
                  <w:marBottom w:val="0"/>
                  <w:divBdr>
                    <w:top w:val="none" w:sz="0" w:space="0" w:color="auto"/>
                    <w:left w:val="none" w:sz="0" w:space="0" w:color="auto"/>
                    <w:bottom w:val="none" w:sz="0" w:space="0" w:color="auto"/>
                    <w:right w:val="none" w:sz="0" w:space="0" w:color="auto"/>
                  </w:divBdr>
                </w:div>
                <w:div w:id="744424770">
                  <w:marLeft w:val="640"/>
                  <w:marRight w:val="0"/>
                  <w:marTop w:val="0"/>
                  <w:marBottom w:val="0"/>
                  <w:divBdr>
                    <w:top w:val="none" w:sz="0" w:space="0" w:color="auto"/>
                    <w:left w:val="none" w:sz="0" w:space="0" w:color="auto"/>
                    <w:bottom w:val="none" w:sz="0" w:space="0" w:color="auto"/>
                    <w:right w:val="none" w:sz="0" w:space="0" w:color="auto"/>
                  </w:divBdr>
                </w:div>
                <w:div w:id="1228803655">
                  <w:marLeft w:val="640"/>
                  <w:marRight w:val="0"/>
                  <w:marTop w:val="0"/>
                  <w:marBottom w:val="0"/>
                  <w:divBdr>
                    <w:top w:val="none" w:sz="0" w:space="0" w:color="auto"/>
                    <w:left w:val="none" w:sz="0" w:space="0" w:color="auto"/>
                    <w:bottom w:val="none" w:sz="0" w:space="0" w:color="auto"/>
                    <w:right w:val="none" w:sz="0" w:space="0" w:color="auto"/>
                  </w:divBdr>
                </w:div>
                <w:div w:id="979653334">
                  <w:marLeft w:val="640"/>
                  <w:marRight w:val="0"/>
                  <w:marTop w:val="0"/>
                  <w:marBottom w:val="0"/>
                  <w:divBdr>
                    <w:top w:val="none" w:sz="0" w:space="0" w:color="auto"/>
                    <w:left w:val="none" w:sz="0" w:space="0" w:color="auto"/>
                    <w:bottom w:val="none" w:sz="0" w:space="0" w:color="auto"/>
                    <w:right w:val="none" w:sz="0" w:space="0" w:color="auto"/>
                  </w:divBdr>
                </w:div>
                <w:div w:id="2113864844">
                  <w:marLeft w:val="640"/>
                  <w:marRight w:val="0"/>
                  <w:marTop w:val="0"/>
                  <w:marBottom w:val="0"/>
                  <w:divBdr>
                    <w:top w:val="none" w:sz="0" w:space="0" w:color="auto"/>
                    <w:left w:val="none" w:sz="0" w:space="0" w:color="auto"/>
                    <w:bottom w:val="none" w:sz="0" w:space="0" w:color="auto"/>
                    <w:right w:val="none" w:sz="0" w:space="0" w:color="auto"/>
                  </w:divBdr>
                </w:div>
                <w:div w:id="1866165882">
                  <w:marLeft w:val="640"/>
                  <w:marRight w:val="0"/>
                  <w:marTop w:val="0"/>
                  <w:marBottom w:val="0"/>
                  <w:divBdr>
                    <w:top w:val="none" w:sz="0" w:space="0" w:color="auto"/>
                    <w:left w:val="none" w:sz="0" w:space="0" w:color="auto"/>
                    <w:bottom w:val="none" w:sz="0" w:space="0" w:color="auto"/>
                    <w:right w:val="none" w:sz="0" w:space="0" w:color="auto"/>
                  </w:divBdr>
                </w:div>
                <w:div w:id="2024822150">
                  <w:marLeft w:val="640"/>
                  <w:marRight w:val="0"/>
                  <w:marTop w:val="0"/>
                  <w:marBottom w:val="0"/>
                  <w:divBdr>
                    <w:top w:val="none" w:sz="0" w:space="0" w:color="auto"/>
                    <w:left w:val="none" w:sz="0" w:space="0" w:color="auto"/>
                    <w:bottom w:val="none" w:sz="0" w:space="0" w:color="auto"/>
                    <w:right w:val="none" w:sz="0" w:space="0" w:color="auto"/>
                  </w:divBdr>
                </w:div>
                <w:div w:id="483547608">
                  <w:marLeft w:val="640"/>
                  <w:marRight w:val="0"/>
                  <w:marTop w:val="0"/>
                  <w:marBottom w:val="0"/>
                  <w:divBdr>
                    <w:top w:val="none" w:sz="0" w:space="0" w:color="auto"/>
                    <w:left w:val="none" w:sz="0" w:space="0" w:color="auto"/>
                    <w:bottom w:val="none" w:sz="0" w:space="0" w:color="auto"/>
                    <w:right w:val="none" w:sz="0" w:space="0" w:color="auto"/>
                  </w:divBdr>
                </w:div>
                <w:div w:id="1616448801">
                  <w:marLeft w:val="640"/>
                  <w:marRight w:val="0"/>
                  <w:marTop w:val="0"/>
                  <w:marBottom w:val="0"/>
                  <w:divBdr>
                    <w:top w:val="none" w:sz="0" w:space="0" w:color="auto"/>
                    <w:left w:val="none" w:sz="0" w:space="0" w:color="auto"/>
                    <w:bottom w:val="none" w:sz="0" w:space="0" w:color="auto"/>
                    <w:right w:val="none" w:sz="0" w:space="0" w:color="auto"/>
                  </w:divBdr>
                </w:div>
                <w:div w:id="680938530">
                  <w:marLeft w:val="640"/>
                  <w:marRight w:val="0"/>
                  <w:marTop w:val="0"/>
                  <w:marBottom w:val="0"/>
                  <w:divBdr>
                    <w:top w:val="none" w:sz="0" w:space="0" w:color="auto"/>
                    <w:left w:val="none" w:sz="0" w:space="0" w:color="auto"/>
                    <w:bottom w:val="none" w:sz="0" w:space="0" w:color="auto"/>
                    <w:right w:val="none" w:sz="0" w:space="0" w:color="auto"/>
                  </w:divBdr>
                </w:div>
                <w:div w:id="1345934006">
                  <w:marLeft w:val="640"/>
                  <w:marRight w:val="0"/>
                  <w:marTop w:val="0"/>
                  <w:marBottom w:val="0"/>
                  <w:divBdr>
                    <w:top w:val="none" w:sz="0" w:space="0" w:color="auto"/>
                    <w:left w:val="none" w:sz="0" w:space="0" w:color="auto"/>
                    <w:bottom w:val="none" w:sz="0" w:space="0" w:color="auto"/>
                    <w:right w:val="none" w:sz="0" w:space="0" w:color="auto"/>
                  </w:divBdr>
                </w:div>
                <w:div w:id="789326291">
                  <w:marLeft w:val="640"/>
                  <w:marRight w:val="0"/>
                  <w:marTop w:val="0"/>
                  <w:marBottom w:val="0"/>
                  <w:divBdr>
                    <w:top w:val="none" w:sz="0" w:space="0" w:color="auto"/>
                    <w:left w:val="none" w:sz="0" w:space="0" w:color="auto"/>
                    <w:bottom w:val="none" w:sz="0" w:space="0" w:color="auto"/>
                    <w:right w:val="none" w:sz="0" w:space="0" w:color="auto"/>
                  </w:divBdr>
                </w:div>
                <w:div w:id="236019208">
                  <w:marLeft w:val="640"/>
                  <w:marRight w:val="0"/>
                  <w:marTop w:val="0"/>
                  <w:marBottom w:val="0"/>
                  <w:divBdr>
                    <w:top w:val="none" w:sz="0" w:space="0" w:color="auto"/>
                    <w:left w:val="none" w:sz="0" w:space="0" w:color="auto"/>
                    <w:bottom w:val="none" w:sz="0" w:space="0" w:color="auto"/>
                    <w:right w:val="none" w:sz="0" w:space="0" w:color="auto"/>
                  </w:divBdr>
                </w:div>
                <w:div w:id="1881700745">
                  <w:marLeft w:val="640"/>
                  <w:marRight w:val="0"/>
                  <w:marTop w:val="0"/>
                  <w:marBottom w:val="0"/>
                  <w:divBdr>
                    <w:top w:val="none" w:sz="0" w:space="0" w:color="auto"/>
                    <w:left w:val="none" w:sz="0" w:space="0" w:color="auto"/>
                    <w:bottom w:val="none" w:sz="0" w:space="0" w:color="auto"/>
                    <w:right w:val="none" w:sz="0" w:space="0" w:color="auto"/>
                  </w:divBdr>
                </w:div>
                <w:div w:id="624119797">
                  <w:marLeft w:val="640"/>
                  <w:marRight w:val="0"/>
                  <w:marTop w:val="0"/>
                  <w:marBottom w:val="0"/>
                  <w:divBdr>
                    <w:top w:val="none" w:sz="0" w:space="0" w:color="auto"/>
                    <w:left w:val="none" w:sz="0" w:space="0" w:color="auto"/>
                    <w:bottom w:val="none" w:sz="0" w:space="0" w:color="auto"/>
                    <w:right w:val="none" w:sz="0" w:space="0" w:color="auto"/>
                  </w:divBdr>
                </w:div>
              </w:divsChild>
            </w:div>
            <w:div w:id="987126231">
              <w:marLeft w:val="0"/>
              <w:marRight w:val="0"/>
              <w:marTop w:val="0"/>
              <w:marBottom w:val="0"/>
              <w:divBdr>
                <w:top w:val="none" w:sz="0" w:space="0" w:color="auto"/>
                <w:left w:val="none" w:sz="0" w:space="0" w:color="auto"/>
                <w:bottom w:val="none" w:sz="0" w:space="0" w:color="auto"/>
                <w:right w:val="none" w:sz="0" w:space="0" w:color="auto"/>
              </w:divBdr>
              <w:divsChild>
                <w:div w:id="697437532">
                  <w:marLeft w:val="640"/>
                  <w:marRight w:val="0"/>
                  <w:marTop w:val="0"/>
                  <w:marBottom w:val="0"/>
                  <w:divBdr>
                    <w:top w:val="none" w:sz="0" w:space="0" w:color="auto"/>
                    <w:left w:val="none" w:sz="0" w:space="0" w:color="auto"/>
                    <w:bottom w:val="none" w:sz="0" w:space="0" w:color="auto"/>
                    <w:right w:val="none" w:sz="0" w:space="0" w:color="auto"/>
                  </w:divBdr>
                </w:div>
                <w:div w:id="261031653">
                  <w:marLeft w:val="640"/>
                  <w:marRight w:val="0"/>
                  <w:marTop w:val="0"/>
                  <w:marBottom w:val="0"/>
                  <w:divBdr>
                    <w:top w:val="none" w:sz="0" w:space="0" w:color="auto"/>
                    <w:left w:val="none" w:sz="0" w:space="0" w:color="auto"/>
                    <w:bottom w:val="none" w:sz="0" w:space="0" w:color="auto"/>
                    <w:right w:val="none" w:sz="0" w:space="0" w:color="auto"/>
                  </w:divBdr>
                </w:div>
                <w:div w:id="114057811">
                  <w:marLeft w:val="640"/>
                  <w:marRight w:val="0"/>
                  <w:marTop w:val="0"/>
                  <w:marBottom w:val="0"/>
                  <w:divBdr>
                    <w:top w:val="none" w:sz="0" w:space="0" w:color="auto"/>
                    <w:left w:val="none" w:sz="0" w:space="0" w:color="auto"/>
                    <w:bottom w:val="none" w:sz="0" w:space="0" w:color="auto"/>
                    <w:right w:val="none" w:sz="0" w:space="0" w:color="auto"/>
                  </w:divBdr>
                </w:div>
                <w:div w:id="894582591">
                  <w:marLeft w:val="640"/>
                  <w:marRight w:val="0"/>
                  <w:marTop w:val="0"/>
                  <w:marBottom w:val="0"/>
                  <w:divBdr>
                    <w:top w:val="none" w:sz="0" w:space="0" w:color="auto"/>
                    <w:left w:val="none" w:sz="0" w:space="0" w:color="auto"/>
                    <w:bottom w:val="none" w:sz="0" w:space="0" w:color="auto"/>
                    <w:right w:val="none" w:sz="0" w:space="0" w:color="auto"/>
                  </w:divBdr>
                </w:div>
                <w:div w:id="1789229762">
                  <w:marLeft w:val="640"/>
                  <w:marRight w:val="0"/>
                  <w:marTop w:val="0"/>
                  <w:marBottom w:val="0"/>
                  <w:divBdr>
                    <w:top w:val="none" w:sz="0" w:space="0" w:color="auto"/>
                    <w:left w:val="none" w:sz="0" w:space="0" w:color="auto"/>
                    <w:bottom w:val="none" w:sz="0" w:space="0" w:color="auto"/>
                    <w:right w:val="none" w:sz="0" w:space="0" w:color="auto"/>
                  </w:divBdr>
                </w:div>
                <w:div w:id="312293184">
                  <w:marLeft w:val="640"/>
                  <w:marRight w:val="0"/>
                  <w:marTop w:val="0"/>
                  <w:marBottom w:val="0"/>
                  <w:divBdr>
                    <w:top w:val="none" w:sz="0" w:space="0" w:color="auto"/>
                    <w:left w:val="none" w:sz="0" w:space="0" w:color="auto"/>
                    <w:bottom w:val="none" w:sz="0" w:space="0" w:color="auto"/>
                    <w:right w:val="none" w:sz="0" w:space="0" w:color="auto"/>
                  </w:divBdr>
                </w:div>
                <w:div w:id="935360639">
                  <w:marLeft w:val="640"/>
                  <w:marRight w:val="0"/>
                  <w:marTop w:val="0"/>
                  <w:marBottom w:val="0"/>
                  <w:divBdr>
                    <w:top w:val="none" w:sz="0" w:space="0" w:color="auto"/>
                    <w:left w:val="none" w:sz="0" w:space="0" w:color="auto"/>
                    <w:bottom w:val="none" w:sz="0" w:space="0" w:color="auto"/>
                    <w:right w:val="none" w:sz="0" w:space="0" w:color="auto"/>
                  </w:divBdr>
                </w:div>
                <w:div w:id="1256400814">
                  <w:marLeft w:val="640"/>
                  <w:marRight w:val="0"/>
                  <w:marTop w:val="0"/>
                  <w:marBottom w:val="0"/>
                  <w:divBdr>
                    <w:top w:val="none" w:sz="0" w:space="0" w:color="auto"/>
                    <w:left w:val="none" w:sz="0" w:space="0" w:color="auto"/>
                    <w:bottom w:val="none" w:sz="0" w:space="0" w:color="auto"/>
                    <w:right w:val="none" w:sz="0" w:space="0" w:color="auto"/>
                  </w:divBdr>
                </w:div>
                <w:div w:id="1494688143">
                  <w:marLeft w:val="640"/>
                  <w:marRight w:val="0"/>
                  <w:marTop w:val="0"/>
                  <w:marBottom w:val="0"/>
                  <w:divBdr>
                    <w:top w:val="none" w:sz="0" w:space="0" w:color="auto"/>
                    <w:left w:val="none" w:sz="0" w:space="0" w:color="auto"/>
                    <w:bottom w:val="none" w:sz="0" w:space="0" w:color="auto"/>
                    <w:right w:val="none" w:sz="0" w:space="0" w:color="auto"/>
                  </w:divBdr>
                </w:div>
                <w:div w:id="1823618797">
                  <w:marLeft w:val="640"/>
                  <w:marRight w:val="0"/>
                  <w:marTop w:val="0"/>
                  <w:marBottom w:val="0"/>
                  <w:divBdr>
                    <w:top w:val="none" w:sz="0" w:space="0" w:color="auto"/>
                    <w:left w:val="none" w:sz="0" w:space="0" w:color="auto"/>
                    <w:bottom w:val="none" w:sz="0" w:space="0" w:color="auto"/>
                    <w:right w:val="none" w:sz="0" w:space="0" w:color="auto"/>
                  </w:divBdr>
                </w:div>
                <w:div w:id="820926122">
                  <w:marLeft w:val="640"/>
                  <w:marRight w:val="0"/>
                  <w:marTop w:val="0"/>
                  <w:marBottom w:val="0"/>
                  <w:divBdr>
                    <w:top w:val="none" w:sz="0" w:space="0" w:color="auto"/>
                    <w:left w:val="none" w:sz="0" w:space="0" w:color="auto"/>
                    <w:bottom w:val="none" w:sz="0" w:space="0" w:color="auto"/>
                    <w:right w:val="none" w:sz="0" w:space="0" w:color="auto"/>
                  </w:divBdr>
                </w:div>
                <w:div w:id="1411544812">
                  <w:marLeft w:val="640"/>
                  <w:marRight w:val="0"/>
                  <w:marTop w:val="0"/>
                  <w:marBottom w:val="0"/>
                  <w:divBdr>
                    <w:top w:val="none" w:sz="0" w:space="0" w:color="auto"/>
                    <w:left w:val="none" w:sz="0" w:space="0" w:color="auto"/>
                    <w:bottom w:val="none" w:sz="0" w:space="0" w:color="auto"/>
                    <w:right w:val="none" w:sz="0" w:space="0" w:color="auto"/>
                  </w:divBdr>
                </w:div>
                <w:div w:id="1708674320">
                  <w:marLeft w:val="640"/>
                  <w:marRight w:val="0"/>
                  <w:marTop w:val="0"/>
                  <w:marBottom w:val="0"/>
                  <w:divBdr>
                    <w:top w:val="none" w:sz="0" w:space="0" w:color="auto"/>
                    <w:left w:val="none" w:sz="0" w:space="0" w:color="auto"/>
                    <w:bottom w:val="none" w:sz="0" w:space="0" w:color="auto"/>
                    <w:right w:val="none" w:sz="0" w:space="0" w:color="auto"/>
                  </w:divBdr>
                </w:div>
                <w:div w:id="1946041144">
                  <w:marLeft w:val="640"/>
                  <w:marRight w:val="0"/>
                  <w:marTop w:val="0"/>
                  <w:marBottom w:val="0"/>
                  <w:divBdr>
                    <w:top w:val="none" w:sz="0" w:space="0" w:color="auto"/>
                    <w:left w:val="none" w:sz="0" w:space="0" w:color="auto"/>
                    <w:bottom w:val="none" w:sz="0" w:space="0" w:color="auto"/>
                    <w:right w:val="none" w:sz="0" w:space="0" w:color="auto"/>
                  </w:divBdr>
                </w:div>
                <w:div w:id="1935240153">
                  <w:marLeft w:val="640"/>
                  <w:marRight w:val="0"/>
                  <w:marTop w:val="0"/>
                  <w:marBottom w:val="0"/>
                  <w:divBdr>
                    <w:top w:val="none" w:sz="0" w:space="0" w:color="auto"/>
                    <w:left w:val="none" w:sz="0" w:space="0" w:color="auto"/>
                    <w:bottom w:val="none" w:sz="0" w:space="0" w:color="auto"/>
                    <w:right w:val="none" w:sz="0" w:space="0" w:color="auto"/>
                  </w:divBdr>
                </w:div>
                <w:div w:id="2119253753">
                  <w:marLeft w:val="640"/>
                  <w:marRight w:val="0"/>
                  <w:marTop w:val="0"/>
                  <w:marBottom w:val="0"/>
                  <w:divBdr>
                    <w:top w:val="none" w:sz="0" w:space="0" w:color="auto"/>
                    <w:left w:val="none" w:sz="0" w:space="0" w:color="auto"/>
                    <w:bottom w:val="none" w:sz="0" w:space="0" w:color="auto"/>
                    <w:right w:val="none" w:sz="0" w:space="0" w:color="auto"/>
                  </w:divBdr>
                </w:div>
                <w:div w:id="2065568222">
                  <w:marLeft w:val="640"/>
                  <w:marRight w:val="0"/>
                  <w:marTop w:val="0"/>
                  <w:marBottom w:val="0"/>
                  <w:divBdr>
                    <w:top w:val="none" w:sz="0" w:space="0" w:color="auto"/>
                    <w:left w:val="none" w:sz="0" w:space="0" w:color="auto"/>
                    <w:bottom w:val="none" w:sz="0" w:space="0" w:color="auto"/>
                    <w:right w:val="none" w:sz="0" w:space="0" w:color="auto"/>
                  </w:divBdr>
                </w:div>
                <w:div w:id="1963919236">
                  <w:marLeft w:val="640"/>
                  <w:marRight w:val="0"/>
                  <w:marTop w:val="0"/>
                  <w:marBottom w:val="0"/>
                  <w:divBdr>
                    <w:top w:val="none" w:sz="0" w:space="0" w:color="auto"/>
                    <w:left w:val="none" w:sz="0" w:space="0" w:color="auto"/>
                    <w:bottom w:val="none" w:sz="0" w:space="0" w:color="auto"/>
                    <w:right w:val="none" w:sz="0" w:space="0" w:color="auto"/>
                  </w:divBdr>
                </w:div>
                <w:div w:id="1752969355">
                  <w:marLeft w:val="640"/>
                  <w:marRight w:val="0"/>
                  <w:marTop w:val="0"/>
                  <w:marBottom w:val="0"/>
                  <w:divBdr>
                    <w:top w:val="none" w:sz="0" w:space="0" w:color="auto"/>
                    <w:left w:val="none" w:sz="0" w:space="0" w:color="auto"/>
                    <w:bottom w:val="none" w:sz="0" w:space="0" w:color="auto"/>
                    <w:right w:val="none" w:sz="0" w:space="0" w:color="auto"/>
                  </w:divBdr>
                </w:div>
                <w:div w:id="1541698154">
                  <w:marLeft w:val="640"/>
                  <w:marRight w:val="0"/>
                  <w:marTop w:val="0"/>
                  <w:marBottom w:val="0"/>
                  <w:divBdr>
                    <w:top w:val="none" w:sz="0" w:space="0" w:color="auto"/>
                    <w:left w:val="none" w:sz="0" w:space="0" w:color="auto"/>
                    <w:bottom w:val="none" w:sz="0" w:space="0" w:color="auto"/>
                    <w:right w:val="none" w:sz="0" w:space="0" w:color="auto"/>
                  </w:divBdr>
                </w:div>
                <w:div w:id="2101370588">
                  <w:marLeft w:val="640"/>
                  <w:marRight w:val="0"/>
                  <w:marTop w:val="0"/>
                  <w:marBottom w:val="0"/>
                  <w:divBdr>
                    <w:top w:val="none" w:sz="0" w:space="0" w:color="auto"/>
                    <w:left w:val="none" w:sz="0" w:space="0" w:color="auto"/>
                    <w:bottom w:val="none" w:sz="0" w:space="0" w:color="auto"/>
                    <w:right w:val="none" w:sz="0" w:space="0" w:color="auto"/>
                  </w:divBdr>
                </w:div>
                <w:div w:id="1355812427">
                  <w:marLeft w:val="640"/>
                  <w:marRight w:val="0"/>
                  <w:marTop w:val="0"/>
                  <w:marBottom w:val="0"/>
                  <w:divBdr>
                    <w:top w:val="none" w:sz="0" w:space="0" w:color="auto"/>
                    <w:left w:val="none" w:sz="0" w:space="0" w:color="auto"/>
                    <w:bottom w:val="none" w:sz="0" w:space="0" w:color="auto"/>
                    <w:right w:val="none" w:sz="0" w:space="0" w:color="auto"/>
                  </w:divBdr>
                </w:div>
                <w:div w:id="1759255061">
                  <w:marLeft w:val="640"/>
                  <w:marRight w:val="0"/>
                  <w:marTop w:val="0"/>
                  <w:marBottom w:val="0"/>
                  <w:divBdr>
                    <w:top w:val="none" w:sz="0" w:space="0" w:color="auto"/>
                    <w:left w:val="none" w:sz="0" w:space="0" w:color="auto"/>
                    <w:bottom w:val="none" w:sz="0" w:space="0" w:color="auto"/>
                    <w:right w:val="none" w:sz="0" w:space="0" w:color="auto"/>
                  </w:divBdr>
                </w:div>
                <w:div w:id="598608626">
                  <w:marLeft w:val="640"/>
                  <w:marRight w:val="0"/>
                  <w:marTop w:val="0"/>
                  <w:marBottom w:val="0"/>
                  <w:divBdr>
                    <w:top w:val="none" w:sz="0" w:space="0" w:color="auto"/>
                    <w:left w:val="none" w:sz="0" w:space="0" w:color="auto"/>
                    <w:bottom w:val="none" w:sz="0" w:space="0" w:color="auto"/>
                    <w:right w:val="none" w:sz="0" w:space="0" w:color="auto"/>
                  </w:divBdr>
                </w:div>
                <w:div w:id="1995983338">
                  <w:marLeft w:val="640"/>
                  <w:marRight w:val="0"/>
                  <w:marTop w:val="0"/>
                  <w:marBottom w:val="0"/>
                  <w:divBdr>
                    <w:top w:val="none" w:sz="0" w:space="0" w:color="auto"/>
                    <w:left w:val="none" w:sz="0" w:space="0" w:color="auto"/>
                    <w:bottom w:val="none" w:sz="0" w:space="0" w:color="auto"/>
                    <w:right w:val="none" w:sz="0" w:space="0" w:color="auto"/>
                  </w:divBdr>
                </w:div>
                <w:div w:id="1106578133">
                  <w:marLeft w:val="640"/>
                  <w:marRight w:val="0"/>
                  <w:marTop w:val="0"/>
                  <w:marBottom w:val="0"/>
                  <w:divBdr>
                    <w:top w:val="none" w:sz="0" w:space="0" w:color="auto"/>
                    <w:left w:val="none" w:sz="0" w:space="0" w:color="auto"/>
                    <w:bottom w:val="none" w:sz="0" w:space="0" w:color="auto"/>
                    <w:right w:val="none" w:sz="0" w:space="0" w:color="auto"/>
                  </w:divBdr>
                </w:div>
                <w:div w:id="168255182">
                  <w:marLeft w:val="640"/>
                  <w:marRight w:val="0"/>
                  <w:marTop w:val="0"/>
                  <w:marBottom w:val="0"/>
                  <w:divBdr>
                    <w:top w:val="none" w:sz="0" w:space="0" w:color="auto"/>
                    <w:left w:val="none" w:sz="0" w:space="0" w:color="auto"/>
                    <w:bottom w:val="none" w:sz="0" w:space="0" w:color="auto"/>
                    <w:right w:val="none" w:sz="0" w:space="0" w:color="auto"/>
                  </w:divBdr>
                </w:div>
                <w:div w:id="747384628">
                  <w:marLeft w:val="640"/>
                  <w:marRight w:val="0"/>
                  <w:marTop w:val="0"/>
                  <w:marBottom w:val="0"/>
                  <w:divBdr>
                    <w:top w:val="none" w:sz="0" w:space="0" w:color="auto"/>
                    <w:left w:val="none" w:sz="0" w:space="0" w:color="auto"/>
                    <w:bottom w:val="none" w:sz="0" w:space="0" w:color="auto"/>
                    <w:right w:val="none" w:sz="0" w:space="0" w:color="auto"/>
                  </w:divBdr>
                </w:div>
                <w:div w:id="103038380">
                  <w:marLeft w:val="640"/>
                  <w:marRight w:val="0"/>
                  <w:marTop w:val="0"/>
                  <w:marBottom w:val="0"/>
                  <w:divBdr>
                    <w:top w:val="none" w:sz="0" w:space="0" w:color="auto"/>
                    <w:left w:val="none" w:sz="0" w:space="0" w:color="auto"/>
                    <w:bottom w:val="none" w:sz="0" w:space="0" w:color="auto"/>
                    <w:right w:val="none" w:sz="0" w:space="0" w:color="auto"/>
                  </w:divBdr>
                </w:div>
                <w:div w:id="2018800300">
                  <w:marLeft w:val="640"/>
                  <w:marRight w:val="0"/>
                  <w:marTop w:val="0"/>
                  <w:marBottom w:val="0"/>
                  <w:divBdr>
                    <w:top w:val="none" w:sz="0" w:space="0" w:color="auto"/>
                    <w:left w:val="none" w:sz="0" w:space="0" w:color="auto"/>
                    <w:bottom w:val="none" w:sz="0" w:space="0" w:color="auto"/>
                    <w:right w:val="none" w:sz="0" w:space="0" w:color="auto"/>
                  </w:divBdr>
                </w:div>
                <w:div w:id="1349404765">
                  <w:marLeft w:val="640"/>
                  <w:marRight w:val="0"/>
                  <w:marTop w:val="0"/>
                  <w:marBottom w:val="0"/>
                  <w:divBdr>
                    <w:top w:val="none" w:sz="0" w:space="0" w:color="auto"/>
                    <w:left w:val="none" w:sz="0" w:space="0" w:color="auto"/>
                    <w:bottom w:val="none" w:sz="0" w:space="0" w:color="auto"/>
                    <w:right w:val="none" w:sz="0" w:space="0" w:color="auto"/>
                  </w:divBdr>
                </w:div>
                <w:div w:id="1136334555">
                  <w:marLeft w:val="640"/>
                  <w:marRight w:val="0"/>
                  <w:marTop w:val="0"/>
                  <w:marBottom w:val="0"/>
                  <w:divBdr>
                    <w:top w:val="none" w:sz="0" w:space="0" w:color="auto"/>
                    <w:left w:val="none" w:sz="0" w:space="0" w:color="auto"/>
                    <w:bottom w:val="none" w:sz="0" w:space="0" w:color="auto"/>
                    <w:right w:val="none" w:sz="0" w:space="0" w:color="auto"/>
                  </w:divBdr>
                </w:div>
                <w:div w:id="1414817885">
                  <w:marLeft w:val="640"/>
                  <w:marRight w:val="0"/>
                  <w:marTop w:val="0"/>
                  <w:marBottom w:val="0"/>
                  <w:divBdr>
                    <w:top w:val="none" w:sz="0" w:space="0" w:color="auto"/>
                    <w:left w:val="none" w:sz="0" w:space="0" w:color="auto"/>
                    <w:bottom w:val="none" w:sz="0" w:space="0" w:color="auto"/>
                    <w:right w:val="none" w:sz="0" w:space="0" w:color="auto"/>
                  </w:divBdr>
                </w:div>
                <w:div w:id="1569728957">
                  <w:marLeft w:val="640"/>
                  <w:marRight w:val="0"/>
                  <w:marTop w:val="0"/>
                  <w:marBottom w:val="0"/>
                  <w:divBdr>
                    <w:top w:val="none" w:sz="0" w:space="0" w:color="auto"/>
                    <w:left w:val="none" w:sz="0" w:space="0" w:color="auto"/>
                    <w:bottom w:val="none" w:sz="0" w:space="0" w:color="auto"/>
                    <w:right w:val="none" w:sz="0" w:space="0" w:color="auto"/>
                  </w:divBdr>
                </w:div>
                <w:div w:id="1022973098">
                  <w:marLeft w:val="640"/>
                  <w:marRight w:val="0"/>
                  <w:marTop w:val="0"/>
                  <w:marBottom w:val="0"/>
                  <w:divBdr>
                    <w:top w:val="none" w:sz="0" w:space="0" w:color="auto"/>
                    <w:left w:val="none" w:sz="0" w:space="0" w:color="auto"/>
                    <w:bottom w:val="none" w:sz="0" w:space="0" w:color="auto"/>
                    <w:right w:val="none" w:sz="0" w:space="0" w:color="auto"/>
                  </w:divBdr>
                </w:div>
                <w:div w:id="313262340">
                  <w:marLeft w:val="640"/>
                  <w:marRight w:val="0"/>
                  <w:marTop w:val="0"/>
                  <w:marBottom w:val="0"/>
                  <w:divBdr>
                    <w:top w:val="none" w:sz="0" w:space="0" w:color="auto"/>
                    <w:left w:val="none" w:sz="0" w:space="0" w:color="auto"/>
                    <w:bottom w:val="none" w:sz="0" w:space="0" w:color="auto"/>
                    <w:right w:val="none" w:sz="0" w:space="0" w:color="auto"/>
                  </w:divBdr>
                </w:div>
                <w:div w:id="1997108370">
                  <w:marLeft w:val="640"/>
                  <w:marRight w:val="0"/>
                  <w:marTop w:val="0"/>
                  <w:marBottom w:val="0"/>
                  <w:divBdr>
                    <w:top w:val="none" w:sz="0" w:space="0" w:color="auto"/>
                    <w:left w:val="none" w:sz="0" w:space="0" w:color="auto"/>
                    <w:bottom w:val="none" w:sz="0" w:space="0" w:color="auto"/>
                    <w:right w:val="none" w:sz="0" w:space="0" w:color="auto"/>
                  </w:divBdr>
                </w:div>
                <w:div w:id="999428240">
                  <w:marLeft w:val="640"/>
                  <w:marRight w:val="0"/>
                  <w:marTop w:val="0"/>
                  <w:marBottom w:val="0"/>
                  <w:divBdr>
                    <w:top w:val="none" w:sz="0" w:space="0" w:color="auto"/>
                    <w:left w:val="none" w:sz="0" w:space="0" w:color="auto"/>
                    <w:bottom w:val="none" w:sz="0" w:space="0" w:color="auto"/>
                    <w:right w:val="none" w:sz="0" w:space="0" w:color="auto"/>
                  </w:divBdr>
                </w:div>
                <w:div w:id="2008166932">
                  <w:marLeft w:val="640"/>
                  <w:marRight w:val="0"/>
                  <w:marTop w:val="0"/>
                  <w:marBottom w:val="0"/>
                  <w:divBdr>
                    <w:top w:val="none" w:sz="0" w:space="0" w:color="auto"/>
                    <w:left w:val="none" w:sz="0" w:space="0" w:color="auto"/>
                    <w:bottom w:val="none" w:sz="0" w:space="0" w:color="auto"/>
                    <w:right w:val="none" w:sz="0" w:space="0" w:color="auto"/>
                  </w:divBdr>
                </w:div>
                <w:div w:id="1136920748">
                  <w:marLeft w:val="640"/>
                  <w:marRight w:val="0"/>
                  <w:marTop w:val="0"/>
                  <w:marBottom w:val="0"/>
                  <w:divBdr>
                    <w:top w:val="none" w:sz="0" w:space="0" w:color="auto"/>
                    <w:left w:val="none" w:sz="0" w:space="0" w:color="auto"/>
                    <w:bottom w:val="none" w:sz="0" w:space="0" w:color="auto"/>
                    <w:right w:val="none" w:sz="0" w:space="0" w:color="auto"/>
                  </w:divBdr>
                </w:div>
                <w:div w:id="902250211">
                  <w:marLeft w:val="640"/>
                  <w:marRight w:val="0"/>
                  <w:marTop w:val="0"/>
                  <w:marBottom w:val="0"/>
                  <w:divBdr>
                    <w:top w:val="none" w:sz="0" w:space="0" w:color="auto"/>
                    <w:left w:val="none" w:sz="0" w:space="0" w:color="auto"/>
                    <w:bottom w:val="none" w:sz="0" w:space="0" w:color="auto"/>
                    <w:right w:val="none" w:sz="0" w:space="0" w:color="auto"/>
                  </w:divBdr>
                </w:div>
                <w:div w:id="438185696">
                  <w:marLeft w:val="640"/>
                  <w:marRight w:val="0"/>
                  <w:marTop w:val="0"/>
                  <w:marBottom w:val="0"/>
                  <w:divBdr>
                    <w:top w:val="none" w:sz="0" w:space="0" w:color="auto"/>
                    <w:left w:val="none" w:sz="0" w:space="0" w:color="auto"/>
                    <w:bottom w:val="none" w:sz="0" w:space="0" w:color="auto"/>
                    <w:right w:val="none" w:sz="0" w:space="0" w:color="auto"/>
                  </w:divBdr>
                </w:div>
                <w:div w:id="1648590226">
                  <w:marLeft w:val="640"/>
                  <w:marRight w:val="0"/>
                  <w:marTop w:val="0"/>
                  <w:marBottom w:val="0"/>
                  <w:divBdr>
                    <w:top w:val="none" w:sz="0" w:space="0" w:color="auto"/>
                    <w:left w:val="none" w:sz="0" w:space="0" w:color="auto"/>
                    <w:bottom w:val="none" w:sz="0" w:space="0" w:color="auto"/>
                    <w:right w:val="none" w:sz="0" w:space="0" w:color="auto"/>
                  </w:divBdr>
                </w:div>
                <w:div w:id="2054496517">
                  <w:marLeft w:val="640"/>
                  <w:marRight w:val="0"/>
                  <w:marTop w:val="0"/>
                  <w:marBottom w:val="0"/>
                  <w:divBdr>
                    <w:top w:val="none" w:sz="0" w:space="0" w:color="auto"/>
                    <w:left w:val="none" w:sz="0" w:space="0" w:color="auto"/>
                    <w:bottom w:val="none" w:sz="0" w:space="0" w:color="auto"/>
                    <w:right w:val="none" w:sz="0" w:space="0" w:color="auto"/>
                  </w:divBdr>
                </w:div>
                <w:div w:id="1128740856">
                  <w:marLeft w:val="640"/>
                  <w:marRight w:val="0"/>
                  <w:marTop w:val="0"/>
                  <w:marBottom w:val="0"/>
                  <w:divBdr>
                    <w:top w:val="none" w:sz="0" w:space="0" w:color="auto"/>
                    <w:left w:val="none" w:sz="0" w:space="0" w:color="auto"/>
                    <w:bottom w:val="none" w:sz="0" w:space="0" w:color="auto"/>
                    <w:right w:val="none" w:sz="0" w:space="0" w:color="auto"/>
                  </w:divBdr>
                </w:div>
                <w:div w:id="946698785">
                  <w:marLeft w:val="640"/>
                  <w:marRight w:val="0"/>
                  <w:marTop w:val="0"/>
                  <w:marBottom w:val="0"/>
                  <w:divBdr>
                    <w:top w:val="none" w:sz="0" w:space="0" w:color="auto"/>
                    <w:left w:val="none" w:sz="0" w:space="0" w:color="auto"/>
                    <w:bottom w:val="none" w:sz="0" w:space="0" w:color="auto"/>
                    <w:right w:val="none" w:sz="0" w:space="0" w:color="auto"/>
                  </w:divBdr>
                </w:div>
                <w:div w:id="2047099789">
                  <w:marLeft w:val="640"/>
                  <w:marRight w:val="0"/>
                  <w:marTop w:val="0"/>
                  <w:marBottom w:val="0"/>
                  <w:divBdr>
                    <w:top w:val="none" w:sz="0" w:space="0" w:color="auto"/>
                    <w:left w:val="none" w:sz="0" w:space="0" w:color="auto"/>
                    <w:bottom w:val="none" w:sz="0" w:space="0" w:color="auto"/>
                    <w:right w:val="none" w:sz="0" w:space="0" w:color="auto"/>
                  </w:divBdr>
                </w:div>
                <w:div w:id="93595695">
                  <w:marLeft w:val="640"/>
                  <w:marRight w:val="0"/>
                  <w:marTop w:val="0"/>
                  <w:marBottom w:val="0"/>
                  <w:divBdr>
                    <w:top w:val="none" w:sz="0" w:space="0" w:color="auto"/>
                    <w:left w:val="none" w:sz="0" w:space="0" w:color="auto"/>
                    <w:bottom w:val="none" w:sz="0" w:space="0" w:color="auto"/>
                    <w:right w:val="none" w:sz="0" w:space="0" w:color="auto"/>
                  </w:divBdr>
                </w:div>
                <w:div w:id="649020335">
                  <w:marLeft w:val="640"/>
                  <w:marRight w:val="0"/>
                  <w:marTop w:val="0"/>
                  <w:marBottom w:val="0"/>
                  <w:divBdr>
                    <w:top w:val="none" w:sz="0" w:space="0" w:color="auto"/>
                    <w:left w:val="none" w:sz="0" w:space="0" w:color="auto"/>
                    <w:bottom w:val="none" w:sz="0" w:space="0" w:color="auto"/>
                    <w:right w:val="none" w:sz="0" w:space="0" w:color="auto"/>
                  </w:divBdr>
                </w:div>
              </w:divsChild>
            </w:div>
            <w:div w:id="1716393416">
              <w:marLeft w:val="0"/>
              <w:marRight w:val="0"/>
              <w:marTop w:val="0"/>
              <w:marBottom w:val="0"/>
              <w:divBdr>
                <w:top w:val="none" w:sz="0" w:space="0" w:color="auto"/>
                <w:left w:val="none" w:sz="0" w:space="0" w:color="auto"/>
                <w:bottom w:val="none" w:sz="0" w:space="0" w:color="auto"/>
                <w:right w:val="none" w:sz="0" w:space="0" w:color="auto"/>
              </w:divBdr>
              <w:divsChild>
                <w:div w:id="1192301324">
                  <w:marLeft w:val="640"/>
                  <w:marRight w:val="0"/>
                  <w:marTop w:val="0"/>
                  <w:marBottom w:val="0"/>
                  <w:divBdr>
                    <w:top w:val="none" w:sz="0" w:space="0" w:color="auto"/>
                    <w:left w:val="none" w:sz="0" w:space="0" w:color="auto"/>
                    <w:bottom w:val="none" w:sz="0" w:space="0" w:color="auto"/>
                    <w:right w:val="none" w:sz="0" w:space="0" w:color="auto"/>
                  </w:divBdr>
                </w:div>
                <w:div w:id="1051809685">
                  <w:marLeft w:val="640"/>
                  <w:marRight w:val="0"/>
                  <w:marTop w:val="0"/>
                  <w:marBottom w:val="0"/>
                  <w:divBdr>
                    <w:top w:val="none" w:sz="0" w:space="0" w:color="auto"/>
                    <w:left w:val="none" w:sz="0" w:space="0" w:color="auto"/>
                    <w:bottom w:val="none" w:sz="0" w:space="0" w:color="auto"/>
                    <w:right w:val="none" w:sz="0" w:space="0" w:color="auto"/>
                  </w:divBdr>
                </w:div>
                <w:div w:id="314339963">
                  <w:marLeft w:val="640"/>
                  <w:marRight w:val="0"/>
                  <w:marTop w:val="0"/>
                  <w:marBottom w:val="0"/>
                  <w:divBdr>
                    <w:top w:val="none" w:sz="0" w:space="0" w:color="auto"/>
                    <w:left w:val="none" w:sz="0" w:space="0" w:color="auto"/>
                    <w:bottom w:val="none" w:sz="0" w:space="0" w:color="auto"/>
                    <w:right w:val="none" w:sz="0" w:space="0" w:color="auto"/>
                  </w:divBdr>
                </w:div>
                <w:div w:id="2145925354">
                  <w:marLeft w:val="640"/>
                  <w:marRight w:val="0"/>
                  <w:marTop w:val="0"/>
                  <w:marBottom w:val="0"/>
                  <w:divBdr>
                    <w:top w:val="none" w:sz="0" w:space="0" w:color="auto"/>
                    <w:left w:val="none" w:sz="0" w:space="0" w:color="auto"/>
                    <w:bottom w:val="none" w:sz="0" w:space="0" w:color="auto"/>
                    <w:right w:val="none" w:sz="0" w:space="0" w:color="auto"/>
                  </w:divBdr>
                </w:div>
                <w:div w:id="2106610866">
                  <w:marLeft w:val="640"/>
                  <w:marRight w:val="0"/>
                  <w:marTop w:val="0"/>
                  <w:marBottom w:val="0"/>
                  <w:divBdr>
                    <w:top w:val="none" w:sz="0" w:space="0" w:color="auto"/>
                    <w:left w:val="none" w:sz="0" w:space="0" w:color="auto"/>
                    <w:bottom w:val="none" w:sz="0" w:space="0" w:color="auto"/>
                    <w:right w:val="none" w:sz="0" w:space="0" w:color="auto"/>
                  </w:divBdr>
                </w:div>
                <w:div w:id="1095636677">
                  <w:marLeft w:val="640"/>
                  <w:marRight w:val="0"/>
                  <w:marTop w:val="0"/>
                  <w:marBottom w:val="0"/>
                  <w:divBdr>
                    <w:top w:val="none" w:sz="0" w:space="0" w:color="auto"/>
                    <w:left w:val="none" w:sz="0" w:space="0" w:color="auto"/>
                    <w:bottom w:val="none" w:sz="0" w:space="0" w:color="auto"/>
                    <w:right w:val="none" w:sz="0" w:space="0" w:color="auto"/>
                  </w:divBdr>
                </w:div>
                <w:div w:id="65500474">
                  <w:marLeft w:val="640"/>
                  <w:marRight w:val="0"/>
                  <w:marTop w:val="0"/>
                  <w:marBottom w:val="0"/>
                  <w:divBdr>
                    <w:top w:val="none" w:sz="0" w:space="0" w:color="auto"/>
                    <w:left w:val="none" w:sz="0" w:space="0" w:color="auto"/>
                    <w:bottom w:val="none" w:sz="0" w:space="0" w:color="auto"/>
                    <w:right w:val="none" w:sz="0" w:space="0" w:color="auto"/>
                  </w:divBdr>
                </w:div>
                <w:div w:id="1788425608">
                  <w:marLeft w:val="640"/>
                  <w:marRight w:val="0"/>
                  <w:marTop w:val="0"/>
                  <w:marBottom w:val="0"/>
                  <w:divBdr>
                    <w:top w:val="none" w:sz="0" w:space="0" w:color="auto"/>
                    <w:left w:val="none" w:sz="0" w:space="0" w:color="auto"/>
                    <w:bottom w:val="none" w:sz="0" w:space="0" w:color="auto"/>
                    <w:right w:val="none" w:sz="0" w:space="0" w:color="auto"/>
                  </w:divBdr>
                </w:div>
                <w:div w:id="916789975">
                  <w:marLeft w:val="640"/>
                  <w:marRight w:val="0"/>
                  <w:marTop w:val="0"/>
                  <w:marBottom w:val="0"/>
                  <w:divBdr>
                    <w:top w:val="none" w:sz="0" w:space="0" w:color="auto"/>
                    <w:left w:val="none" w:sz="0" w:space="0" w:color="auto"/>
                    <w:bottom w:val="none" w:sz="0" w:space="0" w:color="auto"/>
                    <w:right w:val="none" w:sz="0" w:space="0" w:color="auto"/>
                  </w:divBdr>
                </w:div>
                <w:div w:id="890505640">
                  <w:marLeft w:val="640"/>
                  <w:marRight w:val="0"/>
                  <w:marTop w:val="0"/>
                  <w:marBottom w:val="0"/>
                  <w:divBdr>
                    <w:top w:val="none" w:sz="0" w:space="0" w:color="auto"/>
                    <w:left w:val="none" w:sz="0" w:space="0" w:color="auto"/>
                    <w:bottom w:val="none" w:sz="0" w:space="0" w:color="auto"/>
                    <w:right w:val="none" w:sz="0" w:space="0" w:color="auto"/>
                  </w:divBdr>
                </w:div>
                <w:div w:id="1787577685">
                  <w:marLeft w:val="640"/>
                  <w:marRight w:val="0"/>
                  <w:marTop w:val="0"/>
                  <w:marBottom w:val="0"/>
                  <w:divBdr>
                    <w:top w:val="none" w:sz="0" w:space="0" w:color="auto"/>
                    <w:left w:val="none" w:sz="0" w:space="0" w:color="auto"/>
                    <w:bottom w:val="none" w:sz="0" w:space="0" w:color="auto"/>
                    <w:right w:val="none" w:sz="0" w:space="0" w:color="auto"/>
                  </w:divBdr>
                </w:div>
                <w:div w:id="1901211562">
                  <w:marLeft w:val="640"/>
                  <w:marRight w:val="0"/>
                  <w:marTop w:val="0"/>
                  <w:marBottom w:val="0"/>
                  <w:divBdr>
                    <w:top w:val="none" w:sz="0" w:space="0" w:color="auto"/>
                    <w:left w:val="none" w:sz="0" w:space="0" w:color="auto"/>
                    <w:bottom w:val="none" w:sz="0" w:space="0" w:color="auto"/>
                    <w:right w:val="none" w:sz="0" w:space="0" w:color="auto"/>
                  </w:divBdr>
                </w:div>
                <w:div w:id="840583689">
                  <w:marLeft w:val="640"/>
                  <w:marRight w:val="0"/>
                  <w:marTop w:val="0"/>
                  <w:marBottom w:val="0"/>
                  <w:divBdr>
                    <w:top w:val="none" w:sz="0" w:space="0" w:color="auto"/>
                    <w:left w:val="none" w:sz="0" w:space="0" w:color="auto"/>
                    <w:bottom w:val="none" w:sz="0" w:space="0" w:color="auto"/>
                    <w:right w:val="none" w:sz="0" w:space="0" w:color="auto"/>
                  </w:divBdr>
                </w:div>
                <w:div w:id="1252668228">
                  <w:marLeft w:val="640"/>
                  <w:marRight w:val="0"/>
                  <w:marTop w:val="0"/>
                  <w:marBottom w:val="0"/>
                  <w:divBdr>
                    <w:top w:val="none" w:sz="0" w:space="0" w:color="auto"/>
                    <w:left w:val="none" w:sz="0" w:space="0" w:color="auto"/>
                    <w:bottom w:val="none" w:sz="0" w:space="0" w:color="auto"/>
                    <w:right w:val="none" w:sz="0" w:space="0" w:color="auto"/>
                  </w:divBdr>
                </w:div>
                <w:div w:id="1074860387">
                  <w:marLeft w:val="640"/>
                  <w:marRight w:val="0"/>
                  <w:marTop w:val="0"/>
                  <w:marBottom w:val="0"/>
                  <w:divBdr>
                    <w:top w:val="none" w:sz="0" w:space="0" w:color="auto"/>
                    <w:left w:val="none" w:sz="0" w:space="0" w:color="auto"/>
                    <w:bottom w:val="none" w:sz="0" w:space="0" w:color="auto"/>
                    <w:right w:val="none" w:sz="0" w:space="0" w:color="auto"/>
                  </w:divBdr>
                </w:div>
                <w:div w:id="424810451">
                  <w:marLeft w:val="640"/>
                  <w:marRight w:val="0"/>
                  <w:marTop w:val="0"/>
                  <w:marBottom w:val="0"/>
                  <w:divBdr>
                    <w:top w:val="none" w:sz="0" w:space="0" w:color="auto"/>
                    <w:left w:val="none" w:sz="0" w:space="0" w:color="auto"/>
                    <w:bottom w:val="none" w:sz="0" w:space="0" w:color="auto"/>
                    <w:right w:val="none" w:sz="0" w:space="0" w:color="auto"/>
                  </w:divBdr>
                </w:div>
                <w:div w:id="128673324">
                  <w:marLeft w:val="640"/>
                  <w:marRight w:val="0"/>
                  <w:marTop w:val="0"/>
                  <w:marBottom w:val="0"/>
                  <w:divBdr>
                    <w:top w:val="none" w:sz="0" w:space="0" w:color="auto"/>
                    <w:left w:val="none" w:sz="0" w:space="0" w:color="auto"/>
                    <w:bottom w:val="none" w:sz="0" w:space="0" w:color="auto"/>
                    <w:right w:val="none" w:sz="0" w:space="0" w:color="auto"/>
                  </w:divBdr>
                </w:div>
                <w:div w:id="1296714466">
                  <w:marLeft w:val="640"/>
                  <w:marRight w:val="0"/>
                  <w:marTop w:val="0"/>
                  <w:marBottom w:val="0"/>
                  <w:divBdr>
                    <w:top w:val="none" w:sz="0" w:space="0" w:color="auto"/>
                    <w:left w:val="none" w:sz="0" w:space="0" w:color="auto"/>
                    <w:bottom w:val="none" w:sz="0" w:space="0" w:color="auto"/>
                    <w:right w:val="none" w:sz="0" w:space="0" w:color="auto"/>
                  </w:divBdr>
                </w:div>
                <w:div w:id="1515151746">
                  <w:marLeft w:val="640"/>
                  <w:marRight w:val="0"/>
                  <w:marTop w:val="0"/>
                  <w:marBottom w:val="0"/>
                  <w:divBdr>
                    <w:top w:val="none" w:sz="0" w:space="0" w:color="auto"/>
                    <w:left w:val="none" w:sz="0" w:space="0" w:color="auto"/>
                    <w:bottom w:val="none" w:sz="0" w:space="0" w:color="auto"/>
                    <w:right w:val="none" w:sz="0" w:space="0" w:color="auto"/>
                  </w:divBdr>
                </w:div>
                <w:div w:id="1814980394">
                  <w:marLeft w:val="640"/>
                  <w:marRight w:val="0"/>
                  <w:marTop w:val="0"/>
                  <w:marBottom w:val="0"/>
                  <w:divBdr>
                    <w:top w:val="none" w:sz="0" w:space="0" w:color="auto"/>
                    <w:left w:val="none" w:sz="0" w:space="0" w:color="auto"/>
                    <w:bottom w:val="none" w:sz="0" w:space="0" w:color="auto"/>
                    <w:right w:val="none" w:sz="0" w:space="0" w:color="auto"/>
                  </w:divBdr>
                </w:div>
                <w:div w:id="1486357880">
                  <w:marLeft w:val="640"/>
                  <w:marRight w:val="0"/>
                  <w:marTop w:val="0"/>
                  <w:marBottom w:val="0"/>
                  <w:divBdr>
                    <w:top w:val="none" w:sz="0" w:space="0" w:color="auto"/>
                    <w:left w:val="none" w:sz="0" w:space="0" w:color="auto"/>
                    <w:bottom w:val="none" w:sz="0" w:space="0" w:color="auto"/>
                    <w:right w:val="none" w:sz="0" w:space="0" w:color="auto"/>
                  </w:divBdr>
                </w:div>
                <w:div w:id="1216315197">
                  <w:marLeft w:val="640"/>
                  <w:marRight w:val="0"/>
                  <w:marTop w:val="0"/>
                  <w:marBottom w:val="0"/>
                  <w:divBdr>
                    <w:top w:val="none" w:sz="0" w:space="0" w:color="auto"/>
                    <w:left w:val="none" w:sz="0" w:space="0" w:color="auto"/>
                    <w:bottom w:val="none" w:sz="0" w:space="0" w:color="auto"/>
                    <w:right w:val="none" w:sz="0" w:space="0" w:color="auto"/>
                  </w:divBdr>
                </w:div>
                <w:div w:id="2038698887">
                  <w:marLeft w:val="640"/>
                  <w:marRight w:val="0"/>
                  <w:marTop w:val="0"/>
                  <w:marBottom w:val="0"/>
                  <w:divBdr>
                    <w:top w:val="none" w:sz="0" w:space="0" w:color="auto"/>
                    <w:left w:val="none" w:sz="0" w:space="0" w:color="auto"/>
                    <w:bottom w:val="none" w:sz="0" w:space="0" w:color="auto"/>
                    <w:right w:val="none" w:sz="0" w:space="0" w:color="auto"/>
                  </w:divBdr>
                </w:div>
                <w:div w:id="797842486">
                  <w:marLeft w:val="640"/>
                  <w:marRight w:val="0"/>
                  <w:marTop w:val="0"/>
                  <w:marBottom w:val="0"/>
                  <w:divBdr>
                    <w:top w:val="none" w:sz="0" w:space="0" w:color="auto"/>
                    <w:left w:val="none" w:sz="0" w:space="0" w:color="auto"/>
                    <w:bottom w:val="none" w:sz="0" w:space="0" w:color="auto"/>
                    <w:right w:val="none" w:sz="0" w:space="0" w:color="auto"/>
                  </w:divBdr>
                </w:div>
                <w:div w:id="1702172381">
                  <w:marLeft w:val="640"/>
                  <w:marRight w:val="0"/>
                  <w:marTop w:val="0"/>
                  <w:marBottom w:val="0"/>
                  <w:divBdr>
                    <w:top w:val="none" w:sz="0" w:space="0" w:color="auto"/>
                    <w:left w:val="none" w:sz="0" w:space="0" w:color="auto"/>
                    <w:bottom w:val="none" w:sz="0" w:space="0" w:color="auto"/>
                    <w:right w:val="none" w:sz="0" w:space="0" w:color="auto"/>
                  </w:divBdr>
                </w:div>
                <w:div w:id="670762515">
                  <w:marLeft w:val="640"/>
                  <w:marRight w:val="0"/>
                  <w:marTop w:val="0"/>
                  <w:marBottom w:val="0"/>
                  <w:divBdr>
                    <w:top w:val="none" w:sz="0" w:space="0" w:color="auto"/>
                    <w:left w:val="none" w:sz="0" w:space="0" w:color="auto"/>
                    <w:bottom w:val="none" w:sz="0" w:space="0" w:color="auto"/>
                    <w:right w:val="none" w:sz="0" w:space="0" w:color="auto"/>
                  </w:divBdr>
                </w:div>
                <w:div w:id="204756885">
                  <w:marLeft w:val="640"/>
                  <w:marRight w:val="0"/>
                  <w:marTop w:val="0"/>
                  <w:marBottom w:val="0"/>
                  <w:divBdr>
                    <w:top w:val="none" w:sz="0" w:space="0" w:color="auto"/>
                    <w:left w:val="none" w:sz="0" w:space="0" w:color="auto"/>
                    <w:bottom w:val="none" w:sz="0" w:space="0" w:color="auto"/>
                    <w:right w:val="none" w:sz="0" w:space="0" w:color="auto"/>
                  </w:divBdr>
                </w:div>
                <w:div w:id="319508808">
                  <w:marLeft w:val="640"/>
                  <w:marRight w:val="0"/>
                  <w:marTop w:val="0"/>
                  <w:marBottom w:val="0"/>
                  <w:divBdr>
                    <w:top w:val="none" w:sz="0" w:space="0" w:color="auto"/>
                    <w:left w:val="none" w:sz="0" w:space="0" w:color="auto"/>
                    <w:bottom w:val="none" w:sz="0" w:space="0" w:color="auto"/>
                    <w:right w:val="none" w:sz="0" w:space="0" w:color="auto"/>
                  </w:divBdr>
                </w:div>
                <w:div w:id="1684428617">
                  <w:marLeft w:val="640"/>
                  <w:marRight w:val="0"/>
                  <w:marTop w:val="0"/>
                  <w:marBottom w:val="0"/>
                  <w:divBdr>
                    <w:top w:val="none" w:sz="0" w:space="0" w:color="auto"/>
                    <w:left w:val="none" w:sz="0" w:space="0" w:color="auto"/>
                    <w:bottom w:val="none" w:sz="0" w:space="0" w:color="auto"/>
                    <w:right w:val="none" w:sz="0" w:space="0" w:color="auto"/>
                  </w:divBdr>
                </w:div>
                <w:div w:id="646981456">
                  <w:marLeft w:val="640"/>
                  <w:marRight w:val="0"/>
                  <w:marTop w:val="0"/>
                  <w:marBottom w:val="0"/>
                  <w:divBdr>
                    <w:top w:val="none" w:sz="0" w:space="0" w:color="auto"/>
                    <w:left w:val="none" w:sz="0" w:space="0" w:color="auto"/>
                    <w:bottom w:val="none" w:sz="0" w:space="0" w:color="auto"/>
                    <w:right w:val="none" w:sz="0" w:space="0" w:color="auto"/>
                  </w:divBdr>
                </w:div>
                <w:div w:id="918442481">
                  <w:marLeft w:val="640"/>
                  <w:marRight w:val="0"/>
                  <w:marTop w:val="0"/>
                  <w:marBottom w:val="0"/>
                  <w:divBdr>
                    <w:top w:val="none" w:sz="0" w:space="0" w:color="auto"/>
                    <w:left w:val="none" w:sz="0" w:space="0" w:color="auto"/>
                    <w:bottom w:val="none" w:sz="0" w:space="0" w:color="auto"/>
                    <w:right w:val="none" w:sz="0" w:space="0" w:color="auto"/>
                  </w:divBdr>
                </w:div>
                <w:div w:id="409693106">
                  <w:marLeft w:val="640"/>
                  <w:marRight w:val="0"/>
                  <w:marTop w:val="0"/>
                  <w:marBottom w:val="0"/>
                  <w:divBdr>
                    <w:top w:val="none" w:sz="0" w:space="0" w:color="auto"/>
                    <w:left w:val="none" w:sz="0" w:space="0" w:color="auto"/>
                    <w:bottom w:val="none" w:sz="0" w:space="0" w:color="auto"/>
                    <w:right w:val="none" w:sz="0" w:space="0" w:color="auto"/>
                  </w:divBdr>
                </w:div>
                <w:div w:id="737938985">
                  <w:marLeft w:val="640"/>
                  <w:marRight w:val="0"/>
                  <w:marTop w:val="0"/>
                  <w:marBottom w:val="0"/>
                  <w:divBdr>
                    <w:top w:val="none" w:sz="0" w:space="0" w:color="auto"/>
                    <w:left w:val="none" w:sz="0" w:space="0" w:color="auto"/>
                    <w:bottom w:val="none" w:sz="0" w:space="0" w:color="auto"/>
                    <w:right w:val="none" w:sz="0" w:space="0" w:color="auto"/>
                  </w:divBdr>
                </w:div>
                <w:div w:id="959456618">
                  <w:marLeft w:val="640"/>
                  <w:marRight w:val="0"/>
                  <w:marTop w:val="0"/>
                  <w:marBottom w:val="0"/>
                  <w:divBdr>
                    <w:top w:val="none" w:sz="0" w:space="0" w:color="auto"/>
                    <w:left w:val="none" w:sz="0" w:space="0" w:color="auto"/>
                    <w:bottom w:val="none" w:sz="0" w:space="0" w:color="auto"/>
                    <w:right w:val="none" w:sz="0" w:space="0" w:color="auto"/>
                  </w:divBdr>
                </w:div>
                <w:div w:id="1628971091">
                  <w:marLeft w:val="640"/>
                  <w:marRight w:val="0"/>
                  <w:marTop w:val="0"/>
                  <w:marBottom w:val="0"/>
                  <w:divBdr>
                    <w:top w:val="none" w:sz="0" w:space="0" w:color="auto"/>
                    <w:left w:val="none" w:sz="0" w:space="0" w:color="auto"/>
                    <w:bottom w:val="none" w:sz="0" w:space="0" w:color="auto"/>
                    <w:right w:val="none" w:sz="0" w:space="0" w:color="auto"/>
                  </w:divBdr>
                </w:div>
                <w:div w:id="470099136">
                  <w:marLeft w:val="640"/>
                  <w:marRight w:val="0"/>
                  <w:marTop w:val="0"/>
                  <w:marBottom w:val="0"/>
                  <w:divBdr>
                    <w:top w:val="none" w:sz="0" w:space="0" w:color="auto"/>
                    <w:left w:val="none" w:sz="0" w:space="0" w:color="auto"/>
                    <w:bottom w:val="none" w:sz="0" w:space="0" w:color="auto"/>
                    <w:right w:val="none" w:sz="0" w:space="0" w:color="auto"/>
                  </w:divBdr>
                </w:div>
                <w:div w:id="1693915047">
                  <w:marLeft w:val="640"/>
                  <w:marRight w:val="0"/>
                  <w:marTop w:val="0"/>
                  <w:marBottom w:val="0"/>
                  <w:divBdr>
                    <w:top w:val="none" w:sz="0" w:space="0" w:color="auto"/>
                    <w:left w:val="none" w:sz="0" w:space="0" w:color="auto"/>
                    <w:bottom w:val="none" w:sz="0" w:space="0" w:color="auto"/>
                    <w:right w:val="none" w:sz="0" w:space="0" w:color="auto"/>
                  </w:divBdr>
                </w:div>
                <w:div w:id="1618757690">
                  <w:marLeft w:val="640"/>
                  <w:marRight w:val="0"/>
                  <w:marTop w:val="0"/>
                  <w:marBottom w:val="0"/>
                  <w:divBdr>
                    <w:top w:val="none" w:sz="0" w:space="0" w:color="auto"/>
                    <w:left w:val="none" w:sz="0" w:space="0" w:color="auto"/>
                    <w:bottom w:val="none" w:sz="0" w:space="0" w:color="auto"/>
                    <w:right w:val="none" w:sz="0" w:space="0" w:color="auto"/>
                  </w:divBdr>
                </w:div>
                <w:div w:id="94601101">
                  <w:marLeft w:val="640"/>
                  <w:marRight w:val="0"/>
                  <w:marTop w:val="0"/>
                  <w:marBottom w:val="0"/>
                  <w:divBdr>
                    <w:top w:val="none" w:sz="0" w:space="0" w:color="auto"/>
                    <w:left w:val="none" w:sz="0" w:space="0" w:color="auto"/>
                    <w:bottom w:val="none" w:sz="0" w:space="0" w:color="auto"/>
                    <w:right w:val="none" w:sz="0" w:space="0" w:color="auto"/>
                  </w:divBdr>
                </w:div>
                <w:div w:id="1696424634">
                  <w:marLeft w:val="640"/>
                  <w:marRight w:val="0"/>
                  <w:marTop w:val="0"/>
                  <w:marBottom w:val="0"/>
                  <w:divBdr>
                    <w:top w:val="none" w:sz="0" w:space="0" w:color="auto"/>
                    <w:left w:val="none" w:sz="0" w:space="0" w:color="auto"/>
                    <w:bottom w:val="none" w:sz="0" w:space="0" w:color="auto"/>
                    <w:right w:val="none" w:sz="0" w:space="0" w:color="auto"/>
                  </w:divBdr>
                </w:div>
                <w:div w:id="236013503">
                  <w:marLeft w:val="640"/>
                  <w:marRight w:val="0"/>
                  <w:marTop w:val="0"/>
                  <w:marBottom w:val="0"/>
                  <w:divBdr>
                    <w:top w:val="none" w:sz="0" w:space="0" w:color="auto"/>
                    <w:left w:val="none" w:sz="0" w:space="0" w:color="auto"/>
                    <w:bottom w:val="none" w:sz="0" w:space="0" w:color="auto"/>
                    <w:right w:val="none" w:sz="0" w:space="0" w:color="auto"/>
                  </w:divBdr>
                </w:div>
                <w:div w:id="403112685">
                  <w:marLeft w:val="640"/>
                  <w:marRight w:val="0"/>
                  <w:marTop w:val="0"/>
                  <w:marBottom w:val="0"/>
                  <w:divBdr>
                    <w:top w:val="none" w:sz="0" w:space="0" w:color="auto"/>
                    <w:left w:val="none" w:sz="0" w:space="0" w:color="auto"/>
                    <w:bottom w:val="none" w:sz="0" w:space="0" w:color="auto"/>
                    <w:right w:val="none" w:sz="0" w:space="0" w:color="auto"/>
                  </w:divBdr>
                </w:div>
                <w:div w:id="1422604315">
                  <w:marLeft w:val="640"/>
                  <w:marRight w:val="0"/>
                  <w:marTop w:val="0"/>
                  <w:marBottom w:val="0"/>
                  <w:divBdr>
                    <w:top w:val="none" w:sz="0" w:space="0" w:color="auto"/>
                    <w:left w:val="none" w:sz="0" w:space="0" w:color="auto"/>
                    <w:bottom w:val="none" w:sz="0" w:space="0" w:color="auto"/>
                    <w:right w:val="none" w:sz="0" w:space="0" w:color="auto"/>
                  </w:divBdr>
                </w:div>
                <w:div w:id="1925065541">
                  <w:marLeft w:val="640"/>
                  <w:marRight w:val="0"/>
                  <w:marTop w:val="0"/>
                  <w:marBottom w:val="0"/>
                  <w:divBdr>
                    <w:top w:val="none" w:sz="0" w:space="0" w:color="auto"/>
                    <w:left w:val="none" w:sz="0" w:space="0" w:color="auto"/>
                    <w:bottom w:val="none" w:sz="0" w:space="0" w:color="auto"/>
                    <w:right w:val="none" w:sz="0" w:space="0" w:color="auto"/>
                  </w:divBdr>
                </w:div>
                <w:div w:id="40710086">
                  <w:marLeft w:val="640"/>
                  <w:marRight w:val="0"/>
                  <w:marTop w:val="0"/>
                  <w:marBottom w:val="0"/>
                  <w:divBdr>
                    <w:top w:val="none" w:sz="0" w:space="0" w:color="auto"/>
                    <w:left w:val="none" w:sz="0" w:space="0" w:color="auto"/>
                    <w:bottom w:val="none" w:sz="0" w:space="0" w:color="auto"/>
                    <w:right w:val="none" w:sz="0" w:space="0" w:color="auto"/>
                  </w:divBdr>
                </w:div>
                <w:div w:id="1735203344">
                  <w:marLeft w:val="640"/>
                  <w:marRight w:val="0"/>
                  <w:marTop w:val="0"/>
                  <w:marBottom w:val="0"/>
                  <w:divBdr>
                    <w:top w:val="none" w:sz="0" w:space="0" w:color="auto"/>
                    <w:left w:val="none" w:sz="0" w:space="0" w:color="auto"/>
                    <w:bottom w:val="none" w:sz="0" w:space="0" w:color="auto"/>
                    <w:right w:val="none" w:sz="0" w:space="0" w:color="auto"/>
                  </w:divBdr>
                </w:div>
                <w:div w:id="1456487206">
                  <w:marLeft w:val="640"/>
                  <w:marRight w:val="0"/>
                  <w:marTop w:val="0"/>
                  <w:marBottom w:val="0"/>
                  <w:divBdr>
                    <w:top w:val="none" w:sz="0" w:space="0" w:color="auto"/>
                    <w:left w:val="none" w:sz="0" w:space="0" w:color="auto"/>
                    <w:bottom w:val="none" w:sz="0" w:space="0" w:color="auto"/>
                    <w:right w:val="none" w:sz="0" w:space="0" w:color="auto"/>
                  </w:divBdr>
                </w:div>
                <w:div w:id="783231654">
                  <w:marLeft w:val="640"/>
                  <w:marRight w:val="0"/>
                  <w:marTop w:val="0"/>
                  <w:marBottom w:val="0"/>
                  <w:divBdr>
                    <w:top w:val="none" w:sz="0" w:space="0" w:color="auto"/>
                    <w:left w:val="none" w:sz="0" w:space="0" w:color="auto"/>
                    <w:bottom w:val="none" w:sz="0" w:space="0" w:color="auto"/>
                    <w:right w:val="none" w:sz="0" w:space="0" w:color="auto"/>
                  </w:divBdr>
                </w:div>
                <w:div w:id="1095857993">
                  <w:marLeft w:val="640"/>
                  <w:marRight w:val="0"/>
                  <w:marTop w:val="0"/>
                  <w:marBottom w:val="0"/>
                  <w:divBdr>
                    <w:top w:val="none" w:sz="0" w:space="0" w:color="auto"/>
                    <w:left w:val="none" w:sz="0" w:space="0" w:color="auto"/>
                    <w:bottom w:val="none" w:sz="0" w:space="0" w:color="auto"/>
                    <w:right w:val="none" w:sz="0" w:space="0" w:color="auto"/>
                  </w:divBdr>
                </w:div>
              </w:divsChild>
            </w:div>
            <w:div w:id="739327781">
              <w:marLeft w:val="0"/>
              <w:marRight w:val="0"/>
              <w:marTop w:val="0"/>
              <w:marBottom w:val="0"/>
              <w:divBdr>
                <w:top w:val="none" w:sz="0" w:space="0" w:color="auto"/>
                <w:left w:val="none" w:sz="0" w:space="0" w:color="auto"/>
                <w:bottom w:val="none" w:sz="0" w:space="0" w:color="auto"/>
                <w:right w:val="none" w:sz="0" w:space="0" w:color="auto"/>
              </w:divBdr>
              <w:divsChild>
                <w:div w:id="495149395">
                  <w:marLeft w:val="640"/>
                  <w:marRight w:val="0"/>
                  <w:marTop w:val="0"/>
                  <w:marBottom w:val="0"/>
                  <w:divBdr>
                    <w:top w:val="none" w:sz="0" w:space="0" w:color="auto"/>
                    <w:left w:val="none" w:sz="0" w:space="0" w:color="auto"/>
                    <w:bottom w:val="none" w:sz="0" w:space="0" w:color="auto"/>
                    <w:right w:val="none" w:sz="0" w:space="0" w:color="auto"/>
                  </w:divBdr>
                </w:div>
                <w:div w:id="1697536318">
                  <w:marLeft w:val="640"/>
                  <w:marRight w:val="0"/>
                  <w:marTop w:val="0"/>
                  <w:marBottom w:val="0"/>
                  <w:divBdr>
                    <w:top w:val="none" w:sz="0" w:space="0" w:color="auto"/>
                    <w:left w:val="none" w:sz="0" w:space="0" w:color="auto"/>
                    <w:bottom w:val="none" w:sz="0" w:space="0" w:color="auto"/>
                    <w:right w:val="none" w:sz="0" w:space="0" w:color="auto"/>
                  </w:divBdr>
                </w:div>
                <w:div w:id="1213272532">
                  <w:marLeft w:val="640"/>
                  <w:marRight w:val="0"/>
                  <w:marTop w:val="0"/>
                  <w:marBottom w:val="0"/>
                  <w:divBdr>
                    <w:top w:val="none" w:sz="0" w:space="0" w:color="auto"/>
                    <w:left w:val="none" w:sz="0" w:space="0" w:color="auto"/>
                    <w:bottom w:val="none" w:sz="0" w:space="0" w:color="auto"/>
                    <w:right w:val="none" w:sz="0" w:space="0" w:color="auto"/>
                  </w:divBdr>
                </w:div>
                <w:div w:id="1955399279">
                  <w:marLeft w:val="640"/>
                  <w:marRight w:val="0"/>
                  <w:marTop w:val="0"/>
                  <w:marBottom w:val="0"/>
                  <w:divBdr>
                    <w:top w:val="none" w:sz="0" w:space="0" w:color="auto"/>
                    <w:left w:val="none" w:sz="0" w:space="0" w:color="auto"/>
                    <w:bottom w:val="none" w:sz="0" w:space="0" w:color="auto"/>
                    <w:right w:val="none" w:sz="0" w:space="0" w:color="auto"/>
                  </w:divBdr>
                </w:div>
                <w:div w:id="1635789413">
                  <w:marLeft w:val="640"/>
                  <w:marRight w:val="0"/>
                  <w:marTop w:val="0"/>
                  <w:marBottom w:val="0"/>
                  <w:divBdr>
                    <w:top w:val="none" w:sz="0" w:space="0" w:color="auto"/>
                    <w:left w:val="none" w:sz="0" w:space="0" w:color="auto"/>
                    <w:bottom w:val="none" w:sz="0" w:space="0" w:color="auto"/>
                    <w:right w:val="none" w:sz="0" w:space="0" w:color="auto"/>
                  </w:divBdr>
                </w:div>
                <w:div w:id="199249974">
                  <w:marLeft w:val="640"/>
                  <w:marRight w:val="0"/>
                  <w:marTop w:val="0"/>
                  <w:marBottom w:val="0"/>
                  <w:divBdr>
                    <w:top w:val="none" w:sz="0" w:space="0" w:color="auto"/>
                    <w:left w:val="none" w:sz="0" w:space="0" w:color="auto"/>
                    <w:bottom w:val="none" w:sz="0" w:space="0" w:color="auto"/>
                    <w:right w:val="none" w:sz="0" w:space="0" w:color="auto"/>
                  </w:divBdr>
                </w:div>
                <w:div w:id="968165989">
                  <w:marLeft w:val="640"/>
                  <w:marRight w:val="0"/>
                  <w:marTop w:val="0"/>
                  <w:marBottom w:val="0"/>
                  <w:divBdr>
                    <w:top w:val="none" w:sz="0" w:space="0" w:color="auto"/>
                    <w:left w:val="none" w:sz="0" w:space="0" w:color="auto"/>
                    <w:bottom w:val="none" w:sz="0" w:space="0" w:color="auto"/>
                    <w:right w:val="none" w:sz="0" w:space="0" w:color="auto"/>
                  </w:divBdr>
                </w:div>
                <w:div w:id="1187866690">
                  <w:marLeft w:val="640"/>
                  <w:marRight w:val="0"/>
                  <w:marTop w:val="0"/>
                  <w:marBottom w:val="0"/>
                  <w:divBdr>
                    <w:top w:val="none" w:sz="0" w:space="0" w:color="auto"/>
                    <w:left w:val="none" w:sz="0" w:space="0" w:color="auto"/>
                    <w:bottom w:val="none" w:sz="0" w:space="0" w:color="auto"/>
                    <w:right w:val="none" w:sz="0" w:space="0" w:color="auto"/>
                  </w:divBdr>
                </w:div>
                <w:div w:id="1577862728">
                  <w:marLeft w:val="640"/>
                  <w:marRight w:val="0"/>
                  <w:marTop w:val="0"/>
                  <w:marBottom w:val="0"/>
                  <w:divBdr>
                    <w:top w:val="none" w:sz="0" w:space="0" w:color="auto"/>
                    <w:left w:val="none" w:sz="0" w:space="0" w:color="auto"/>
                    <w:bottom w:val="none" w:sz="0" w:space="0" w:color="auto"/>
                    <w:right w:val="none" w:sz="0" w:space="0" w:color="auto"/>
                  </w:divBdr>
                </w:div>
                <w:div w:id="1243949629">
                  <w:marLeft w:val="640"/>
                  <w:marRight w:val="0"/>
                  <w:marTop w:val="0"/>
                  <w:marBottom w:val="0"/>
                  <w:divBdr>
                    <w:top w:val="none" w:sz="0" w:space="0" w:color="auto"/>
                    <w:left w:val="none" w:sz="0" w:space="0" w:color="auto"/>
                    <w:bottom w:val="none" w:sz="0" w:space="0" w:color="auto"/>
                    <w:right w:val="none" w:sz="0" w:space="0" w:color="auto"/>
                  </w:divBdr>
                </w:div>
                <w:div w:id="119231086">
                  <w:marLeft w:val="640"/>
                  <w:marRight w:val="0"/>
                  <w:marTop w:val="0"/>
                  <w:marBottom w:val="0"/>
                  <w:divBdr>
                    <w:top w:val="none" w:sz="0" w:space="0" w:color="auto"/>
                    <w:left w:val="none" w:sz="0" w:space="0" w:color="auto"/>
                    <w:bottom w:val="none" w:sz="0" w:space="0" w:color="auto"/>
                    <w:right w:val="none" w:sz="0" w:space="0" w:color="auto"/>
                  </w:divBdr>
                </w:div>
                <w:div w:id="1705132084">
                  <w:marLeft w:val="640"/>
                  <w:marRight w:val="0"/>
                  <w:marTop w:val="0"/>
                  <w:marBottom w:val="0"/>
                  <w:divBdr>
                    <w:top w:val="none" w:sz="0" w:space="0" w:color="auto"/>
                    <w:left w:val="none" w:sz="0" w:space="0" w:color="auto"/>
                    <w:bottom w:val="none" w:sz="0" w:space="0" w:color="auto"/>
                    <w:right w:val="none" w:sz="0" w:space="0" w:color="auto"/>
                  </w:divBdr>
                </w:div>
                <w:div w:id="618687803">
                  <w:marLeft w:val="640"/>
                  <w:marRight w:val="0"/>
                  <w:marTop w:val="0"/>
                  <w:marBottom w:val="0"/>
                  <w:divBdr>
                    <w:top w:val="none" w:sz="0" w:space="0" w:color="auto"/>
                    <w:left w:val="none" w:sz="0" w:space="0" w:color="auto"/>
                    <w:bottom w:val="none" w:sz="0" w:space="0" w:color="auto"/>
                    <w:right w:val="none" w:sz="0" w:space="0" w:color="auto"/>
                  </w:divBdr>
                </w:div>
                <w:div w:id="703481199">
                  <w:marLeft w:val="640"/>
                  <w:marRight w:val="0"/>
                  <w:marTop w:val="0"/>
                  <w:marBottom w:val="0"/>
                  <w:divBdr>
                    <w:top w:val="none" w:sz="0" w:space="0" w:color="auto"/>
                    <w:left w:val="none" w:sz="0" w:space="0" w:color="auto"/>
                    <w:bottom w:val="none" w:sz="0" w:space="0" w:color="auto"/>
                    <w:right w:val="none" w:sz="0" w:space="0" w:color="auto"/>
                  </w:divBdr>
                </w:div>
                <w:div w:id="1150438563">
                  <w:marLeft w:val="640"/>
                  <w:marRight w:val="0"/>
                  <w:marTop w:val="0"/>
                  <w:marBottom w:val="0"/>
                  <w:divBdr>
                    <w:top w:val="none" w:sz="0" w:space="0" w:color="auto"/>
                    <w:left w:val="none" w:sz="0" w:space="0" w:color="auto"/>
                    <w:bottom w:val="none" w:sz="0" w:space="0" w:color="auto"/>
                    <w:right w:val="none" w:sz="0" w:space="0" w:color="auto"/>
                  </w:divBdr>
                </w:div>
                <w:div w:id="899099961">
                  <w:marLeft w:val="640"/>
                  <w:marRight w:val="0"/>
                  <w:marTop w:val="0"/>
                  <w:marBottom w:val="0"/>
                  <w:divBdr>
                    <w:top w:val="none" w:sz="0" w:space="0" w:color="auto"/>
                    <w:left w:val="none" w:sz="0" w:space="0" w:color="auto"/>
                    <w:bottom w:val="none" w:sz="0" w:space="0" w:color="auto"/>
                    <w:right w:val="none" w:sz="0" w:space="0" w:color="auto"/>
                  </w:divBdr>
                </w:div>
                <w:div w:id="156003337">
                  <w:marLeft w:val="640"/>
                  <w:marRight w:val="0"/>
                  <w:marTop w:val="0"/>
                  <w:marBottom w:val="0"/>
                  <w:divBdr>
                    <w:top w:val="none" w:sz="0" w:space="0" w:color="auto"/>
                    <w:left w:val="none" w:sz="0" w:space="0" w:color="auto"/>
                    <w:bottom w:val="none" w:sz="0" w:space="0" w:color="auto"/>
                    <w:right w:val="none" w:sz="0" w:space="0" w:color="auto"/>
                  </w:divBdr>
                </w:div>
                <w:div w:id="1091203120">
                  <w:marLeft w:val="640"/>
                  <w:marRight w:val="0"/>
                  <w:marTop w:val="0"/>
                  <w:marBottom w:val="0"/>
                  <w:divBdr>
                    <w:top w:val="none" w:sz="0" w:space="0" w:color="auto"/>
                    <w:left w:val="none" w:sz="0" w:space="0" w:color="auto"/>
                    <w:bottom w:val="none" w:sz="0" w:space="0" w:color="auto"/>
                    <w:right w:val="none" w:sz="0" w:space="0" w:color="auto"/>
                  </w:divBdr>
                </w:div>
                <w:div w:id="2047557914">
                  <w:marLeft w:val="640"/>
                  <w:marRight w:val="0"/>
                  <w:marTop w:val="0"/>
                  <w:marBottom w:val="0"/>
                  <w:divBdr>
                    <w:top w:val="none" w:sz="0" w:space="0" w:color="auto"/>
                    <w:left w:val="none" w:sz="0" w:space="0" w:color="auto"/>
                    <w:bottom w:val="none" w:sz="0" w:space="0" w:color="auto"/>
                    <w:right w:val="none" w:sz="0" w:space="0" w:color="auto"/>
                  </w:divBdr>
                </w:div>
                <w:div w:id="262879176">
                  <w:marLeft w:val="640"/>
                  <w:marRight w:val="0"/>
                  <w:marTop w:val="0"/>
                  <w:marBottom w:val="0"/>
                  <w:divBdr>
                    <w:top w:val="none" w:sz="0" w:space="0" w:color="auto"/>
                    <w:left w:val="none" w:sz="0" w:space="0" w:color="auto"/>
                    <w:bottom w:val="none" w:sz="0" w:space="0" w:color="auto"/>
                    <w:right w:val="none" w:sz="0" w:space="0" w:color="auto"/>
                  </w:divBdr>
                </w:div>
                <w:div w:id="377976846">
                  <w:marLeft w:val="640"/>
                  <w:marRight w:val="0"/>
                  <w:marTop w:val="0"/>
                  <w:marBottom w:val="0"/>
                  <w:divBdr>
                    <w:top w:val="none" w:sz="0" w:space="0" w:color="auto"/>
                    <w:left w:val="none" w:sz="0" w:space="0" w:color="auto"/>
                    <w:bottom w:val="none" w:sz="0" w:space="0" w:color="auto"/>
                    <w:right w:val="none" w:sz="0" w:space="0" w:color="auto"/>
                  </w:divBdr>
                </w:div>
                <w:div w:id="1471897741">
                  <w:marLeft w:val="640"/>
                  <w:marRight w:val="0"/>
                  <w:marTop w:val="0"/>
                  <w:marBottom w:val="0"/>
                  <w:divBdr>
                    <w:top w:val="none" w:sz="0" w:space="0" w:color="auto"/>
                    <w:left w:val="none" w:sz="0" w:space="0" w:color="auto"/>
                    <w:bottom w:val="none" w:sz="0" w:space="0" w:color="auto"/>
                    <w:right w:val="none" w:sz="0" w:space="0" w:color="auto"/>
                  </w:divBdr>
                </w:div>
                <w:div w:id="933711891">
                  <w:marLeft w:val="640"/>
                  <w:marRight w:val="0"/>
                  <w:marTop w:val="0"/>
                  <w:marBottom w:val="0"/>
                  <w:divBdr>
                    <w:top w:val="none" w:sz="0" w:space="0" w:color="auto"/>
                    <w:left w:val="none" w:sz="0" w:space="0" w:color="auto"/>
                    <w:bottom w:val="none" w:sz="0" w:space="0" w:color="auto"/>
                    <w:right w:val="none" w:sz="0" w:space="0" w:color="auto"/>
                  </w:divBdr>
                </w:div>
                <w:div w:id="340551617">
                  <w:marLeft w:val="640"/>
                  <w:marRight w:val="0"/>
                  <w:marTop w:val="0"/>
                  <w:marBottom w:val="0"/>
                  <w:divBdr>
                    <w:top w:val="none" w:sz="0" w:space="0" w:color="auto"/>
                    <w:left w:val="none" w:sz="0" w:space="0" w:color="auto"/>
                    <w:bottom w:val="none" w:sz="0" w:space="0" w:color="auto"/>
                    <w:right w:val="none" w:sz="0" w:space="0" w:color="auto"/>
                  </w:divBdr>
                </w:div>
                <w:div w:id="253441788">
                  <w:marLeft w:val="640"/>
                  <w:marRight w:val="0"/>
                  <w:marTop w:val="0"/>
                  <w:marBottom w:val="0"/>
                  <w:divBdr>
                    <w:top w:val="none" w:sz="0" w:space="0" w:color="auto"/>
                    <w:left w:val="none" w:sz="0" w:space="0" w:color="auto"/>
                    <w:bottom w:val="none" w:sz="0" w:space="0" w:color="auto"/>
                    <w:right w:val="none" w:sz="0" w:space="0" w:color="auto"/>
                  </w:divBdr>
                </w:div>
                <w:div w:id="1786733751">
                  <w:marLeft w:val="640"/>
                  <w:marRight w:val="0"/>
                  <w:marTop w:val="0"/>
                  <w:marBottom w:val="0"/>
                  <w:divBdr>
                    <w:top w:val="none" w:sz="0" w:space="0" w:color="auto"/>
                    <w:left w:val="none" w:sz="0" w:space="0" w:color="auto"/>
                    <w:bottom w:val="none" w:sz="0" w:space="0" w:color="auto"/>
                    <w:right w:val="none" w:sz="0" w:space="0" w:color="auto"/>
                  </w:divBdr>
                </w:div>
                <w:div w:id="1466118138">
                  <w:marLeft w:val="640"/>
                  <w:marRight w:val="0"/>
                  <w:marTop w:val="0"/>
                  <w:marBottom w:val="0"/>
                  <w:divBdr>
                    <w:top w:val="none" w:sz="0" w:space="0" w:color="auto"/>
                    <w:left w:val="none" w:sz="0" w:space="0" w:color="auto"/>
                    <w:bottom w:val="none" w:sz="0" w:space="0" w:color="auto"/>
                    <w:right w:val="none" w:sz="0" w:space="0" w:color="auto"/>
                  </w:divBdr>
                </w:div>
                <w:div w:id="554856896">
                  <w:marLeft w:val="640"/>
                  <w:marRight w:val="0"/>
                  <w:marTop w:val="0"/>
                  <w:marBottom w:val="0"/>
                  <w:divBdr>
                    <w:top w:val="none" w:sz="0" w:space="0" w:color="auto"/>
                    <w:left w:val="none" w:sz="0" w:space="0" w:color="auto"/>
                    <w:bottom w:val="none" w:sz="0" w:space="0" w:color="auto"/>
                    <w:right w:val="none" w:sz="0" w:space="0" w:color="auto"/>
                  </w:divBdr>
                </w:div>
                <w:div w:id="93290007">
                  <w:marLeft w:val="640"/>
                  <w:marRight w:val="0"/>
                  <w:marTop w:val="0"/>
                  <w:marBottom w:val="0"/>
                  <w:divBdr>
                    <w:top w:val="none" w:sz="0" w:space="0" w:color="auto"/>
                    <w:left w:val="none" w:sz="0" w:space="0" w:color="auto"/>
                    <w:bottom w:val="none" w:sz="0" w:space="0" w:color="auto"/>
                    <w:right w:val="none" w:sz="0" w:space="0" w:color="auto"/>
                  </w:divBdr>
                </w:div>
                <w:div w:id="1792625561">
                  <w:marLeft w:val="640"/>
                  <w:marRight w:val="0"/>
                  <w:marTop w:val="0"/>
                  <w:marBottom w:val="0"/>
                  <w:divBdr>
                    <w:top w:val="none" w:sz="0" w:space="0" w:color="auto"/>
                    <w:left w:val="none" w:sz="0" w:space="0" w:color="auto"/>
                    <w:bottom w:val="none" w:sz="0" w:space="0" w:color="auto"/>
                    <w:right w:val="none" w:sz="0" w:space="0" w:color="auto"/>
                  </w:divBdr>
                </w:div>
                <w:div w:id="985429921">
                  <w:marLeft w:val="640"/>
                  <w:marRight w:val="0"/>
                  <w:marTop w:val="0"/>
                  <w:marBottom w:val="0"/>
                  <w:divBdr>
                    <w:top w:val="none" w:sz="0" w:space="0" w:color="auto"/>
                    <w:left w:val="none" w:sz="0" w:space="0" w:color="auto"/>
                    <w:bottom w:val="none" w:sz="0" w:space="0" w:color="auto"/>
                    <w:right w:val="none" w:sz="0" w:space="0" w:color="auto"/>
                  </w:divBdr>
                </w:div>
                <w:div w:id="154687200">
                  <w:marLeft w:val="640"/>
                  <w:marRight w:val="0"/>
                  <w:marTop w:val="0"/>
                  <w:marBottom w:val="0"/>
                  <w:divBdr>
                    <w:top w:val="none" w:sz="0" w:space="0" w:color="auto"/>
                    <w:left w:val="none" w:sz="0" w:space="0" w:color="auto"/>
                    <w:bottom w:val="none" w:sz="0" w:space="0" w:color="auto"/>
                    <w:right w:val="none" w:sz="0" w:space="0" w:color="auto"/>
                  </w:divBdr>
                </w:div>
                <w:div w:id="1670985892">
                  <w:marLeft w:val="640"/>
                  <w:marRight w:val="0"/>
                  <w:marTop w:val="0"/>
                  <w:marBottom w:val="0"/>
                  <w:divBdr>
                    <w:top w:val="none" w:sz="0" w:space="0" w:color="auto"/>
                    <w:left w:val="none" w:sz="0" w:space="0" w:color="auto"/>
                    <w:bottom w:val="none" w:sz="0" w:space="0" w:color="auto"/>
                    <w:right w:val="none" w:sz="0" w:space="0" w:color="auto"/>
                  </w:divBdr>
                </w:div>
                <w:div w:id="87312940">
                  <w:marLeft w:val="640"/>
                  <w:marRight w:val="0"/>
                  <w:marTop w:val="0"/>
                  <w:marBottom w:val="0"/>
                  <w:divBdr>
                    <w:top w:val="none" w:sz="0" w:space="0" w:color="auto"/>
                    <w:left w:val="none" w:sz="0" w:space="0" w:color="auto"/>
                    <w:bottom w:val="none" w:sz="0" w:space="0" w:color="auto"/>
                    <w:right w:val="none" w:sz="0" w:space="0" w:color="auto"/>
                  </w:divBdr>
                </w:div>
                <w:div w:id="585188941">
                  <w:marLeft w:val="640"/>
                  <w:marRight w:val="0"/>
                  <w:marTop w:val="0"/>
                  <w:marBottom w:val="0"/>
                  <w:divBdr>
                    <w:top w:val="none" w:sz="0" w:space="0" w:color="auto"/>
                    <w:left w:val="none" w:sz="0" w:space="0" w:color="auto"/>
                    <w:bottom w:val="none" w:sz="0" w:space="0" w:color="auto"/>
                    <w:right w:val="none" w:sz="0" w:space="0" w:color="auto"/>
                  </w:divBdr>
                </w:div>
                <w:div w:id="262959813">
                  <w:marLeft w:val="640"/>
                  <w:marRight w:val="0"/>
                  <w:marTop w:val="0"/>
                  <w:marBottom w:val="0"/>
                  <w:divBdr>
                    <w:top w:val="none" w:sz="0" w:space="0" w:color="auto"/>
                    <w:left w:val="none" w:sz="0" w:space="0" w:color="auto"/>
                    <w:bottom w:val="none" w:sz="0" w:space="0" w:color="auto"/>
                    <w:right w:val="none" w:sz="0" w:space="0" w:color="auto"/>
                  </w:divBdr>
                </w:div>
                <w:div w:id="359353233">
                  <w:marLeft w:val="640"/>
                  <w:marRight w:val="0"/>
                  <w:marTop w:val="0"/>
                  <w:marBottom w:val="0"/>
                  <w:divBdr>
                    <w:top w:val="none" w:sz="0" w:space="0" w:color="auto"/>
                    <w:left w:val="none" w:sz="0" w:space="0" w:color="auto"/>
                    <w:bottom w:val="none" w:sz="0" w:space="0" w:color="auto"/>
                    <w:right w:val="none" w:sz="0" w:space="0" w:color="auto"/>
                  </w:divBdr>
                </w:div>
                <w:div w:id="226653795">
                  <w:marLeft w:val="640"/>
                  <w:marRight w:val="0"/>
                  <w:marTop w:val="0"/>
                  <w:marBottom w:val="0"/>
                  <w:divBdr>
                    <w:top w:val="none" w:sz="0" w:space="0" w:color="auto"/>
                    <w:left w:val="none" w:sz="0" w:space="0" w:color="auto"/>
                    <w:bottom w:val="none" w:sz="0" w:space="0" w:color="auto"/>
                    <w:right w:val="none" w:sz="0" w:space="0" w:color="auto"/>
                  </w:divBdr>
                </w:div>
                <w:div w:id="1401294867">
                  <w:marLeft w:val="640"/>
                  <w:marRight w:val="0"/>
                  <w:marTop w:val="0"/>
                  <w:marBottom w:val="0"/>
                  <w:divBdr>
                    <w:top w:val="none" w:sz="0" w:space="0" w:color="auto"/>
                    <w:left w:val="none" w:sz="0" w:space="0" w:color="auto"/>
                    <w:bottom w:val="none" w:sz="0" w:space="0" w:color="auto"/>
                    <w:right w:val="none" w:sz="0" w:space="0" w:color="auto"/>
                  </w:divBdr>
                </w:div>
                <w:div w:id="888614883">
                  <w:marLeft w:val="640"/>
                  <w:marRight w:val="0"/>
                  <w:marTop w:val="0"/>
                  <w:marBottom w:val="0"/>
                  <w:divBdr>
                    <w:top w:val="none" w:sz="0" w:space="0" w:color="auto"/>
                    <w:left w:val="none" w:sz="0" w:space="0" w:color="auto"/>
                    <w:bottom w:val="none" w:sz="0" w:space="0" w:color="auto"/>
                    <w:right w:val="none" w:sz="0" w:space="0" w:color="auto"/>
                  </w:divBdr>
                </w:div>
                <w:div w:id="1074356695">
                  <w:marLeft w:val="640"/>
                  <w:marRight w:val="0"/>
                  <w:marTop w:val="0"/>
                  <w:marBottom w:val="0"/>
                  <w:divBdr>
                    <w:top w:val="none" w:sz="0" w:space="0" w:color="auto"/>
                    <w:left w:val="none" w:sz="0" w:space="0" w:color="auto"/>
                    <w:bottom w:val="none" w:sz="0" w:space="0" w:color="auto"/>
                    <w:right w:val="none" w:sz="0" w:space="0" w:color="auto"/>
                  </w:divBdr>
                </w:div>
                <w:div w:id="123088672">
                  <w:marLeft w:val="640"/>
                  <w:marRight w:val="0"/>
                  <w:marTop w:val="0"/>
                  <w:marBottom w:val="0"/>
                  <w:divBdr>
                    <w:top w:val="none" w:sz="0" w:space="0" w:color="auto"/>
                    <w:left w:val="none" w:sz="0" w:space="0" w:color="auto"/>
                    <w:bottom w:val="none" w:sz="0" w:space="0" w:color="auto"/>
                    <w:right w:val="none" w:sz="0" w:space="0" w:color="auto"/>
                  </w:divBdr>
                </w:div>
                <w:div w:id="1933972648">
                  <w:marLeft w:val="640"/>
                  <w:marRight w:val="0"/>
                  <w:marTop w:val="0"/>
                  <w:marBottom w:val="0"/>
                  <w:divBdr>
                    <w:top w:val="none" w:sz="0" w:space="0" w:color="auto"/>
                    <w:left w:val="none" w:sz="0" w:space="0" w:color="auto"/>
                    <w:bottom w:val="none" w:sz="0" w:space="0" w:color="auto"/>
                    <w:right w:val="none" w:sz="0" w:space="0" w:color="auto"/>
                  </w:divBdr>
                </w:div>
                <w:div w:id="2029519734">
                  <w:marLeft w:val="640"/>
                  <w:marRight w:val="0"/>
                  <w:marTop w:val="0"/>
                  <w:marBottom w:val="0"/>
                  <w:divBdr>
                    <w:top w:val="none" w:sz="0" w:space="0" w:color="auto"/>
                    <w:left w:val="none" w:sz="0" w:space="0" w:color="auto"/>
                    <w:bottom w:val="none" w:sz="0" w:space="0" w:color="auto"/>
                    <w:right w:val="none" w:sz="0" w:space="0" w:color="auto"/>
                  </w:divBdr>
                </w:div>
                <w:div w:id="1100880272">
                  <w:marLeft w:val="640"/>
                  <w:marRight w:val="0"/>
                  <w:marTop w:val="0"/>
                  <w:marBottom w:val="0"/>
                  <w:divBdr>
                    <w:top w:val="none" w:sz="0" w:space="0" w:color="auto"/>
                    <w:left w:val="none" w:sz="0" w:space="0" w:color="auto"/>
                    <w:bottom w:val="none" w:sz="0" w:space="0" w:color="auto"/>
                    <w:right w:val="none" w:sz="0" w:space="0" w:color="auto"/>
                  </w:divBdr>
                </w:div>
                <w:div w:id="1255476381">
                  <w:marLeft w:val="640"/>
                  <w:marRight w:val="0"/>
                  <w:marTop w:val="0"/>
                  <w:marBottom w:val="0"/>
                  <w:divBdr>
                    <w:top w:val="none" w:sz="0" w:space="0" w:color="auto"/>
                    <w:left w:val="none" w:sz="0" w:space="0" w:color="auto"/>
                    <w:bottom w:val="none" w:sz="0" w:space="0" w:color="auto"/>
                    <w:right w:val="none" w:sz="0" w:space="0" w:color="auto"/>
                  </w:divBdr>
                </w:div>
                <w:div w:id="2106729240">
                  <w:marLeft w:val="640"/>
                  <w:marRight w:val="0"/>
                  <w:marTop w:val="0"/>
                  <w:marBottom w:val="0"/>
                  <w:divBdr>
                    <w:top w:val="none" w:sz="0" w:space="0" w:color="auto"/>
                    <w:left w:val="none" w:sz="0" w:space="0" w:color="auto"/>
                    <w:bottom w:val="none" w:sz="0" w:space="0" w:color="auto"/>
                    <w:right w:val="none" w:sz="0" w:space="0" w:color="auto"/>
                  </w:divBdr>
                </w:div>
                <w:div w:id="1569029370">
                  <w:marLeft w:val="640"/>
                  <w:marRight w:val="0"/>
                  <w:marTop w:val="0"/>
                  <w:marBottom w:val="0"/>
                  <w:divBdr>
                    <w:top w:val="none" w:sz="0" w:space="0" w:color="auto"/>
                    <w:left w:val="none" w:sz="0" w:space="0" w:color="auto"/>
                    <w:bottom w:val="none" w:sz="0" w:space="0" w:color="auto"/>
                    <w:right w:val="none" w:sz="0" w:space="0" w:color="auto"/>
                  </w:divBdr>
                </w:div>
                <w:div w:id="997851720">
                  <w:marLeft w:val="640"/>
                  <w:marRight w:val="0"/>
                  <w:marTop w:val="0"/>
                  <w:marBottom w:val="0"/>
                  <w:divBdr>
                    <w:top w:val="none" w:sz="0" w:space="0" w:color="auto"/>
                    <w:left w:val="none" w:sz="0" w:space="0" w:color="auto"/>
                    <w:bottom w:val="none" w:sz="0" w:space="0" w:color="auto"/>
                    <w:right w:val="none" w:sz="0" w:space="0" w:color="auto"/>
                  </w:divBdr>
                </w:div>
                <w:div w:id="130513813">
                  <w:marLeft w:val="640"/>
                  <w:marRight w:val="0"/>
                  <w:marTop w:val="0"/>
                  <w:marBottom w:val="0"/>
                  <w:divBdr>
                    <w:top w:val="none" w:sz="0" w:space="0" w:color="auto"/>
                    <w:left w:val="none" w:sz="0" w:space="0" w:color="auto"/>
                    <w:bottom w:val="none" w:sz="0" w:space="0" w:color="auto"/>
                    <w:right w:val="none" w:sz="0" w:space="0" w:color="auto"/>
                  </w:divBdr>
                </w:div>
              </w:divsChild>
            </w:div>
            <w:div w:id="591016419">
              <w:marLeft w:val="0"/>
              <w:marRight w:val="0"/>
              <w:marTop w:val="0"/>
              <w:marBottom w:val="0"/>
              <w:divBdr>
                <w:top w:val="none" w:sz="0" w:space="0" w:color="auto"/>
                <w:left w:val="none" w:sz="0" w:space="0" w:color="auto"/>
                <w:bottom w:val="none" w:sz="0" w:space="0" w:color="auto"/>
                <w:right w:val="none" w:sz="0" w:space="0" w:color="auto"/>
              </w:divBdr>
              <w:divsChild>
                <w:div w:id="774902972">
                  <w:marLeft w:val="640"/>
                  <w:marRight w:val="0"/>
                  <w:marTop w:val="0"/>
                  <w:marBottom w:val="0"/>
                  <w:divBdr>
                    <w:top w:val="none" w:sz="0" w:space="0" w:color="auto"/>
                    <w:left w:val="none" w:sz="0" w:space="0" w:color="auto"/>
                    <w:bottom w:val="none" w:sz="0" w:space="0" w:color="auto"/>
                    <w:right w:val="none" w:sz="0" w:space="0" w:color="auto"/>
                  </w:divBdr>
                </w:div>
                <w:div w:id="110590790">
                  <w:marLeft w:val="640"/>
                  <w:marRight w:val="0"/>
                  <w:marTop w:val="0"/>
                  <w:marBottom w:val="0"/>
                  <w:divBdr>
                    <w:top w:val="none" w:sz="0" w:space="0" w:color="auto"/>
                    <w:left w:val="none" w:sz="0" w:space="0" w:color="auto"/>
                    <w:bottom w:val="none" w:sz="0" w:space="0" w:color="auto"/>
                    <w:right w:val="none" w:sz="0" w:space="0" w:color="auto"/>
                  </w:divBdr>
                </w:div>
                <w:div w:id="1500853043">
                  <w:marLeft w:val="640"/>
                  <w:marRight w:val="0"/>
                  <w:marTop w:val="0"/>
                  <w:marBottom w:val="0"/>
                  <w:divBdr>
                    <w:top w:val="none" w:sz="0" w:space="0" w:color="auto"/>
                    <w:left w:val="none" w:sz="0" w:space="0" w:color="auto"/>
                    <w:bottom w:val="none" w:sz="0" w:space="0" w:color="auto"/>
                    <w:right w:val="none" w:sz="0" w:space="0" w:color="auto"/>
                  </w:divBdr>
                </w:div>
                <w:div w:id="1228805565">
                  <w:marLeft w:val="640"/>
                  <w:marRight w:val="0"/>
                  <w:marTop w:val="0"/>
                  <w:marBottom w:val="0"/>
                  <w:divBdr>
                    <w:top w:val="none" w:sz="0" w:space="0" w:color="auto"/>
                    <w:left w:val="none" w:sz="0" w:space="0" w:color="auto"/>
                    <w:bottom w:val="none" w:sz="0" w:space="0" w:color="auto"/>
                    <w:right w:val="none" w:sz="0" w:space="0" w:color="auto"/>
                  </w:divBdr>
                </w:div>
                <w:div w:id="354310822">
                  <w:marLeft w:val="640"/>
                  <w:marRight w:val="0"/>
                  <w:marTop w:val="0"/>
                  <w:marBottom w:val="0"/>
                  <w:divBdr>
                    <w:top w:val="none" w:sz="0" w:space="0" w:color="auto"/>
                    <w:left w:val="none" w:sz="0" w:space="0" w:color="auto"/>
                    <w:bottom w:val="none" w:sz="0" w:space="0" w:color="auto"/>
                    <w:right w:val="none" w:sz="0" w:space="0" w:color="auto"/>
                  </w:divBdr>
                </w:div>
                <w:div w:id="715470085">
                  <w:marLeft w:val="640"/>
                  <w:marRight w:val="0"/>
                  <w:marTop w:val="0"/>
                  <w:marBottom w:val="0"/>
                  <w:divBdr>
                    <w:top w:val="none" w:sz="0" w:space="0" w:color="auto"/>
                    <w:left w:val="none" w:sz="0" w:space="0" w:color="auto"/>
                    <w:bottom w:val="none" w:sz="0" w:space="0" w:color="auto"/>
                    <w:right w:val="none" w:sz="0" w:space="0" w:color="auto"/>
                  </w:divBdr>
                </w:div>
                <w:div w:id="614021421">
                  <w:marLeft w:val="640"/>
                  <w:marRight w:val="0"/>
                  <w:marTop w:val="0"/>
                  <w:marBottom w:val="0"/>
                  <w:divBdr>
                    <w:top w:val="none" w:sz="0" w:space="0" w:color="auto"/>
                    <w:left w:val="none" w:sz="0" w:space="0" w:color="auto"/>
                    <w:bottom w:val="none" w:sz="0" w:space="0" w:color="auto"/>
                    <w:right w:val="none" w:sz="0" w:space="0" w:color="auto"/>
                  </w:divBdr>
                </w:div>
                <w:div w:id="2134248762">
                  <w:marLeft w:val="640"/>
                  <w:marRight w:val="0"/>
                  <w:marTop w:val="0"/>
                  <w:marBottom w:val="0"/>
                  <w:divBdr>
                    <w:top w:val="none" w:sz="0" w:space="0" w:color="auto"/>
                    <w:left w:val="none" w:sz="0" w:space="0" w:color="auto"/>
                    <w:bottom w:val="none" w:sz="0" w:space="0" w:color="auto"/>
                    <w:right w:val="none" w:sz="0" w:space="0" w:color="auto"/>
                  </w:divBdr>
                </w:div>
                <w:div w:id="1852377290">
                  <w:marLeft w:val="640"/>
                  <w:marRight w:val="0"/>
                  <w:marTop w:val="0"/>
                  <w:marBottom w:val="0"/>
                  <w:divBdr>
                    <w:top w:val="none" w:sz="0" w:space="0" w:color="auto"/>
                    <w:left w:val="none" w:sz="0" w:space="0" w:color="auto"/>
                    <w:bottom w:val="none" w:sz="0" w:space="0" w:color="auto"/>
                    <w:right w:val="none" w:sz="0" w:space="0" w:color="auto"/>
                  </w:divBdr>
                </w:div>
                <w:div w:id="647906669">
                  <w:marLeft w:val="640"/>
                  <w:marRight w:val="0"/>
                  <w:marTop w:val="0"/>
                  <w:marBottom w:val="0"/>
                  <w:divBdr>
                    <w:top w:val="none" w:sz="0" w:space="0" w:color="auto"/>
                    <w:left w:val="none" w:sz="0" w:space="0" w:color="auto"/>
                    <w:bottom w:val="none" w:sz="0" w:space="0" w:color="auto"/>
                    <w:right w:val="none" w:sz="0" w:space="0" w:color="auto"/>
                  </w:divBdr>
                </w:div>
                <w:div w:id="311297501">
                  <w:marLeft w:val="640"/>
                  <w:marRight w:val="0"/>
                  <w:marTop w:val="0"/>
                  <w:marBottom w:val="0"/>
                  <w:divBdr>
                    <w:top w:val="none" w:sz="0" w:space="0" w:color="auto"/>
                    <w:left w:val="none" w:sz="0" w:space="0" w:color="auto"/>
                    <w:bottom w:val="none" w:sz="0" w:space="0" w:color="auto"/>
                    <w:right w:val="none" w:sz="0" w:space="0" w:color="auto"/>
                  </w:divBdr>
                </w:div>
                <w:div w:id="1754662143">
                  <w:marLeft w:val="640"/>
                  <w:marRight w:val="0"/>
                  <w:marTop w:val="0"/>
                  <w:marBottom w:val="0"/>
                  <w:divBdr>
                    <w:top w:val="none" w:sz="0" w:space="0" w:color="auto"/>
                    <w:left w:val="none" w:sz="0" w:space="0" w:color="auto"/>
                    <w:bottom w:val="none" w:sz="0" w:space="0" w:color="auto"/>
                    <w:right w:val="none" w:sz="0" w:space="0" w:color="auto"/>
                  </w:divBdr>
                </w:div>
                <w:div w:id="1128820177">
                  <w:marLeft w:val="640"/>
                  <w:marRight w:val="0"/>
                  <w:marTop w:val="0"/>
                  <w:marBottom w:val="0"/>
                  <w:divBdr>
                    <w:top w:val="none" w:sz="0" w:space="0" w:color="auto"/>
                    <w:left w:val="none" w:sz="0" w:space="0" w:color="auto"/>
                    <w:bottom w:val="none" w:sz="0" w:space="0" w:color="auto"/>
                    <w:right w:val="none" w:sz="0" w:space="0" w:color="auto"/>
                  </w:divBdr>
                </w:div>
                <w:div w:id="643391886">
                  <w:marLeft w:val="640"/>
                  <w:marRight w:val="0"/>
                  <w:marTop w:val="0"/>
                  <w:marBottom w:val="0"/>
                  <w:divBdr>
                    <w:top w:val="none" w:sz="0" w:space="0" w:color="auto"/>
                    <w:left w:val="none" w:sz="0" w:space="0" w:color="auto"/>
                    <w:bottom w:val="none" w:sz="0" w:space="0" w:color="auto"/>
                    <w:right w:val="none" w:sz="0" w:space="0" w:color="auto"/>
                  </w:divBdr>
                </w:div>
                <w:div w:id="1015035012">
                  <w:marLeft w:val="640"/>
                  <w:marRight w:val="0"/>
                  <w:marTop w:val="0"/>
                  <w:marBottom w:val="0"/>
                  <w:divBdr>
                    <w:top w:val="none" w:sz="0" w:space="0" w:color="auto"/>
                    <w:left w:val="none" w:sz="0" w:space="0" w:color="auto"/>
                    <w:bottom w:val="none" w:sz="0" w:space="0" w:color="auto"/>
                    <w:right w:val="none" w:sz="0" w:space="0" w:color="auto"/>
                  </w:divBdr>
                </w:div>
                <w:div w:id="1168906056">
                  <w:marLeft w:val="640"/>
                  <w:marRight w:val="0"/>
                  <w:marTop w:val="0"/>
                  <w:marBottom w:val="0"/>
                  <w:divBdr>
                    <w:top w:val="none" w:sz="0" w:space="0" w:color="auto"/>
                    <w:left w:val="none" w:sz="0" w:space="0" w:color="auto"/>
                    <w:bottom w:val="none" w:sz="0" w:space="0" w:color="auto"/>
                    <w:right w:val="none" w:sz="0" w:space="0" w:color="auto"/>
                  </w:divBdr>
                </w:div>
                <w:div w:id="690423479">
                  <w:marLeft w:val="640"/>
                  <w:marRight w:val="0"/>
                  <w:marTop w:val="0"/>
                  <w:marBottom w:val="0"/>
                  <w:divBdr>
                    <w:top w:val="none" w:sz="0" w:space="0" w:color="auto"/>
                    <w:left w:val="none" w:sz="0" w:space="0" w:color="auto"/>
                    <w:bottom w:val="none" w:sz="0" w:space="0" w:color="auto"/>
                    <w:right w:val="none" w:sz="0" w:space="0" w:color="auto"/>
                  </w:divBdr>
                </w:div>
                <w:div w:id="878976408">
                  <w:marLeft w:val="640"/>
                  <w:marRight w:val="0"/>
                  <w:marTop w:val="0"/>
                  <w:marBottom w:val="0"/>
                  <w:divBdr>
                    <w:top w:val="none" w:sz="0" w:space="0" w:color="auto"/>
                    <w:left w:val="none" w:sz="0" w:space="0" w:color="auto"/>
                    <w:bottom w:val="none" w:sz="0" w:space="0" w:color="auto"/>
                    <w:right w:val="none" w:sz="0" w:space="0" w:color="auto"/>
                  </w:divBdr>
                </w:div>
                <w:div w:id="1438716389">
                  <w:marLeft w:val="640"/>
                  <w:marRight w:val="0"/>
                  <w:marTop w:val="0"/>
                  <w:marBottom w:val="0"/>
                  <w:divBdr>
                    <w:top w:val="none" w:sz="0" w:space="0" w:color="auto"/>
                    <w:left w:val="none" w:sz="0" w:space="0" w:color="auto"/>
                    <w:bottom w:val="none" w:sz="0" w:space="0" w:color="auto"/>
                    <w:right w:val="none" w:sz="0" w:space="0" w:color="auto"/>
                  </w:divBdr>
                </w:div>
                <w:div w:id="193467706">
                  <w:marLeft w:val="640"/>
                  <w:marRight w:val="0"/>
                  <w:marTop w:val="0"/>
                  <w:marBottom w:val="0"/>
                  <w:divBdr>
                    <w:top w:val="none" w:sz="0" w:space="0" w:color="auto"/>
                    <w:left w:val="none" w:sz="0" w:space="0" w:color="auto"/>
                    <w:bottom w:val="none" w:sz="0" w:space="0" w:color="auto"/>
                    <w:right w:val="none" w:sz="0" w:space="0" w:color="auto"/>
                  </w:divBdr>
                </w:div>
                <w:div w:id="1555309896">
                  <w:marLeft w:val="640"/>
                  <w:marRight w:val="0"/>
                  <w:marTop w:val="0"/>
                  <w:marBottom w:val="0"/>
                  <w:divBdr>
                    <w:top w:val="none" w:sz="0" w:space="0" w:color="auto"/>
                    <w:left w:val="none" w:sz="0" w:space="0" w:color="auto"/>
                    <w:bottom w:val="none" w:sz="0" w:space="0" w:color="auto"/>
                    <w:right w:val="none" w:sz="0" w:space="0" w:color="auto"/>
                  </w:divBdr>
                </w:div>
                <w:div w:id="1406806755">
                  <w:marLeft w:val="640"/>
                  <w:marRight w:val="0"/>
                  <w:marTop w:val="0"/>
                  <w:marBottom w:val="0"/>
                  <w:divBdr>
                    <w:top w:val="none" w:sz="0" w:space="0" w:color="auto"/>
                    <w:left w:val="none" w:sz="0" w:space="0" w:color="auto"/>
                    <w:bottom w:val="none" w:sz="0" w:space="0" w:color="auto"/>
                    <w:right w:val="none" w:sz="0" w:space="0" w:color="auto"/>
                  </w:divBdr>
                </w:div>
                <w:div w:id="1629429959">
                  <w:marLeft w:val="640"/>
                  <w:marRight w:val="0"/>
                  <w:marTop w:val="0"/>
                  <w:marBottom w:val="0"/>
                  <w:divBdr>
                    <w:top w:val="none" w:sz="0" w:space="0" w:color="auto"/>
                    <w:left w:val="none" w:sz="0" w:space="0" w:color="auto"/>
                    <w:bottom w:val="none" w:sz="0" w:space="0" w:color="auto"/>
                    <w:right w:val="none" w:sz="0" w:space="0" w:color="auto"/>
                  </w:divBdr>
                </w:div>
                <w:div w:id="2028826504">
                  <w:marLeft w:val="640"/>
                  <w:marRight w:val="0"/>
                  <w:marTop w:val="0"/>
                  <w:marBottom w:val="0"/>
                  <w:divBdr>
                    <w:top w:val="none" w:sz="0" w:space="0" w:color="auto"/>
                    <w:left w:val="none" w:sz="0" w:space="0" w:color="auto"/>
                    <w:bottom w:val="none" w:sz="0" w:space="0" w:color="auto"/>
                    <w:right w:val="none" w:sz="0" w:space="0" w:color="auto"/>
                  </w:divBdr>
                </w:div>
                <w:div w:id="1801919705">
                  <w:marLeft w:val="640"/>
                  <w:marRight w:val="0"/>
                  <w:marTop w:val="0"/>
                  <w:marBottom w:val="0"/>
                  <w:divBdr>
                    <w:top w:val="none" w:sz="0" w:space="0" w:color="auto"/>
                    <w:left w:val="none" w:sz="0" w:space="0" w:color="auto"/>
                    <w:bottom w:val="none" w:sz="0" w:space="0" w:color="auto"/>
                    <w:right w:val="none" w:sz="0" w:space="0" w:color="auto"/>
                  </w:divBdr>
                </w:div>
                <w:div w:id="1293025738">
                  <w:marLeft w:val="640"/>
                  <w:marRight w:val="0"/>
                  <w:marTop w:val="0"/>
                  <w:marBottom w:val="0"/>
                  <w:divBdr>
                    <w:top w:val="none" w:sz="0" w:space="0" w:color="auto"/>
                    <w:left w:val="none" w:sz="0" w:space="0" w:color="auto"/>
                    <w:bottom w:val="none" w:sz="0" w:space="0" w:color="auto"/>
                    <w:right w:val="none" w:sz="0" w:space="0" w:color="auto"/>
                  </w:divBdr>
                </w:div>
                <w:div w:id="867792566">
                  <w:marLeft w:val="640"/>
                  <w:marRight w:val="0"/>
                  <w:marTop w:val="0"/>
                  <w:marBottom w:val="0"/>
                  <w:divBdr>
                    <w:top w:val="none" w:sz="0" w:space="0" w:color="auto"/>
                    <w:left w:val="none" w:sz="0" w:space="0" w:color="auto"/>
                    <w:bottom w:val="none" w:sz="0" w:space="0" w:color="auto"/>
                    <w:right w:val="none" w:sz="0" w:space="0" w:color="auto"/>
                  </w:divBdr>
                </w:div>
                <w:div w:id="1350646158">
                  <w:marLeft w:val="640"/>
                  <w:marRight w:val="0"/>
                  <w:marTop w:val="0"/>
                  <w:marBottom w:val="0"/>
                  <w:divBdr>
                    <w:top w:val="none" w:sz="0" w:space="0" w:color="auto"/>
                    <w:left w:val="none" w:sz="0" w:space="0" w:color="auto"/>
                    <w:bottom w:val="none" w:sz="0" w:space="0" w:color="auto"/>
                    <w:right w:val="none" w:sz="0" w:space="0" w:color="auto"/>
                  </w:divBdr>
                </w:div>
                <w:div w:id="189269513">
                  <w:marLeft w:val="640"/>
                  <w:marRight w:val="0"/>
                  <w:marTop w:val="0"/>
                  <w:marBottom w:val="0"/>
                  <w:divBdr>
                    <w:top w:val="none" w:sz="0" w:space="0" w:color="auto"/>
                    <w:left w:val="none" w:sz="0" w:space="0" w:color="auto"/>
                    <w:bottom w:val="none" w:sz="0" w:space="0" w:color="auto"/>
                    <w:right w:val="none" w:sz="0" w:space="0" w:color="auto"/>
                  </w:divBdr>
                </w:div>
                <w:div w:id="279188301">
                  <w:marLeft w:val="640"/>
                  <w:marRight w:val="0"/>
                  <w:marTop w:val="0"/>
                  <w:marBottom w:val="0"/>
                  <w:divBdr>
                    <w:top w:val="none" w:sz="0" w:space="0" w:color="auto"/>
                    <w:left w:val="none" w:sz="0" w:space="0" w:color="auto"/>
                    <w:bottom w:val="none" w:sz="0" w:space="0" w:color="auto"/>
                    <w:right w:val="none" w:sz="0" w:space="0" w:color="auto"/>
                  </w:divBdr>
                </w:div>
                <w:div w:id="1971132190">
                  <w:marLeft w:val="640"/>
                  <w:marRight w:val="0"/>
                  <w:marTop w:val="0"/>
                  <w:marBottom w:val="0"/>
                  <w:divBdr>
                    <w:top w:val="none" w:sz="0" w:space="0" w:color="auto"/>
                    <w:left w:val="none" w:sz="0" w:space="0" w:color="auto"/>
                    <w:bottom w:val="none" w:sz="0" w:space="0" w:color="auto"/>
                    <w:right w:val="none" w:sz="0" w:space="0" w:color="auto"/>
                  </w:divBdr>
                </w:div>
                <w:div w:id="1730955944">
                  <w:marLeft w:val="640"/>
                  <w:marRight w:val="0"/>
                  <w:marTop w:val="0"/>
                  <w:marBottom w:val="0"/>
                  <w:divBdr>
                    <w:top w:val="none" w:sz="0" w:space="0" w:color="auto"/>
                    <w:left w:val="none" w:sz="0" w:space="0" w:color="auto"/>
                    <w:bottom w:val="none" w:sz="0" w:space="0" w:color="auto"/>
                    <w:right w:val="none" w:sz="0" w:space="0" w:color="auto"/>
                  </w:divBdr>
                </w:div>
                <w:div w:id="989671718">
                  <w:marLeft w:val="640"/>
                  <w:marRight w:val="0"/>
                  <w:marTop w:val="0"/>
                  <w:marBottom w:val="0"/>
                  <w:divBdr>
                    <w:top w:val="none" w:sz="0" w:space="0" w:color="auto"/>
                    <w:left w:val="none" w:sz="0" w:space="0" w:color="auto"/>
                    <w:bottom w:val="none" w:sz="0" w:space="0" w:color="auto"/>
                    <w:right w:val="none" w:sz="0" w:space="0" w:color="auto"/>
                  </w:divBdr>
                </w:div>
                <w:div w:id="644162253">
                  <w:marLeft w:val="640"/>
                  <w:marRight w:val="0"/>
                  <w:marTop w:val="0"/>
                  <w:marBottom w:val="0"/>
                  <w:divBdr>
                    <w:top w:val="none" w:sz="0" w:space="0" w:color="auto"/>
                    <w:left w:val="none" w:sz="0" w:space="0" w:color="auto"/>
                    <w:bottom w:val="none" w:sz="0" w:space="0" w:color="auto"/>
                    <w:right w:val="none" w:sz="0" w:space="0" w:color="auto"/>
                  </w:divBdr>
                </w:div>
                <w:div w:id="686830319">
                  <w:marLeft w:val="640"/>
                  <w:marRight w:val="0"/>
                  <w:marTop w:val="0"/>
                  <w:marBottom w:val="0"/>
                  <w:divBdr>
                    <w:top w:val="none" w:sz="0" w:space="0" w:color="auto"/>
                    <w:left w:val="none" w:sz="0" w:space="0" w:color="auto"/>
                    <w:bottom w:val="none" w:sz="0" w:space="0" w:color="auto"/>
                    <w:right w:val="none" w:sz="0" w:space="0" w:color="auto"/>
                  </w:divBdr>
                </w:div>
                <w:div w:id="573123310">
                  <w:marLeft w:val="640"/>
                  <w:marRight w:val="0"/>
                  <w:marTop w:val="0"/>
                  <w:marBottom w:val="0"/>
                  <w:divBdr>
                    <w:top w:val="none" w:sz="0" w:space="0" w:color="auto"/>
                    <w:left w:val="none" w:sz="0" w:space="0" w:color="auto"/>
                    <w:bottom w:val="none" w:sz="0" w:space="0" w:color="auto"/>
                    <w:right w:val="none" w:sz="0" w:space="0" w:color="auto"/>
                  </w:divBdr>
                </w:div>
                <w:div w:id="25327687">
                  <w:marLeft w:val="640"/>
                  <w:marRight w:val="0"/>
                  <w:marTop w:val="0"/>
                  <w:marBottom w:val="0"/>
                  <w:divBdr>
                    <w:top w:val="none" w:sz="0" w:space="0" w:color="auto"/>
                    <w:left w:val="none" w:sz="0" w:space="0" w:color="auto"/>
                    <w:bottom w:val="none" w:sz="0" w:space="0" w:color="auto"/>
                    <w:right w:val="none" w:sz="0" w:space="0" w:color="auto"/>
                  </w:divBdr>
                </w:div>
                <w:div w:id="1613129760">
                  <w:marLeft w:val="640"/>
                  <w:marRight w:val="0"/>
                  <w:marTop w:val="0"/>
                  <w:marBottom w:val="0"/>
                  <w:divBdr>
                    <w:top w:val="none" w:sz="0" w:space="0" w:color="auto"/>
                    <w:left w:val="none" w:sz="0" w:space="0" w:color="auto"/>
                    <w:bottom w:val="none" w:sz="0" w:space="0" w:color="auto"/>
                    <w:right w:val="none" w:sz="0" w:space="0" w:color="auto"/>
                  </w:divBdr>
                </w:div>
                <w:div w:id="1053819079">
                  <w:marLeft w:val="640"/>
                  <w:marRight w:val="0"/>
                  <w:marTop w:val="0"/>
                  <w:marBottom w:val="0"/>
                  <w:divBdr>
                    <w:top w:val="none" w:sz="0" w:space="0" w:color="auto"/>
                    <w:left w:val="none" w:sz="0" w:space="0" w:color="auto"/>
                    <w:bottom w:val="none" w:sz="0" w:space="0" w:color="auto"/>
                    <w:right w:val="none" w:sz="0" w:space="0" w:color="auto"/>
                  </w:divBdr>
                </w:div>
                <w:div w:id="1708489450">
                  <w:marLeft w:val="640"/>
                  <w:marRight w:val="0"/>
                  <w:marTop w:val="0"/>
                  <w:marBottom w:val="0"/>
                  <w:divBdr>
                    <w:top w:val="none" w:sz="0" w:space="0" w:color="auto"/>
                    <w:left w:val="none" w:sz="0" w:space="0" w:color="auto"/>
                    <w:bottom w:val="none" w:sz="0" w:space="0" w:color="auto"/>
                    <w:right w:val="none" w:sz="0" w:space="0" w:color="auto"/>
                  </w:divBdr>
                </w:div>
                <w:div w:id="2140998105">
                  <w:marLeft w:val="640"/>
                  <w:marRight w:val="0"/>
                  <w:marTop w:val="0"/>
                  <w:marBottom w:val="0"/>
                  <w:divBdr>
                    <w:top w:val="none" w:sz="0" w:space="0" w:color="auto"/>
                    <w:left w:val="none" w:sz="0" w:space="0" w:color="auto"/>
                    <w:bottom w:val="none" w:sz="0" w:space="0" w:color="auto"/>
                    <w:right w:val="none" w:sz="0" w:space="0" w:color="auto"/>
                  </w:divBdr>
                </w:div>
                <w:div w:id="1417941829">
                  <w:marLeft w:val="640"/>
                  <w:marRight w:val="0"/>
                  <w:marTop w:val="0"/>
                  <w:marBottom w:val="0"/>
                  <w:divBdr>
                    <w:top w:val="none" w:sz="0" w:space="0" w:color="auto"/>
                    <w:left w:val="none" w:sz="0" w:space="0" w:color="auto"/>
                    <w:bottom w:val="none" w:sz="0" w:space="0" w:color="auto"/>
                    <w:right w:val="none" w:sz="0" w:space="0" w:color="auto"/>
                  </w:divBdr>
                </w:div>
                <w:div w:id="1200166425">
                  <w:marLeft w:val="640"/>
                  <w:marRight w:val="0"/>
                  <w:marTop w:val="0"/>
                  <w:marBottom w:val="0"/>
                  <w:divBdr>
                    <w:top w:val="none" w:sz="0" w:space="0" w:color="auto"/>
                    <w:left w:val="none" w:sz="0" w:space="0" w:color="auto"/>
                    <w:bottom w:val="none" w:sz="0" w:space="0" w:color="auto"/>
                    <w:right w:val="none" w:sz="0" w:space="0" w:color="auto"/>
                  </w:divBdr>
                </w:div>
                <w:div w:id="999649968">
                  <w:marLeft w:val="640"/>
                  <w:marRight w:val="0"/>
                  <w:marTop w:val="0"/>
                  <w:marBottom w:val="0"/>
                  <w:divBdr>
                    <w:top w:val="none" w:sz="0" w:space="0" w:color="auto"/>
                    <w:left w:val="none" w:sz="0" w:space="0" w:color="auto"/>
                    <w:bottom w:val="none" w:sz="0" w:space="0" w:color="auto"/>
                    <w:right w:val="none" w:sz="0" w:space="0" w:color="auto"/>
                  </w:divBdr>
                </w:div>
                <w:div w:id="2009554611">
                  <w:marLeft w:val="640"/>
                  <w:marRight w:val="0"/>
                  <w:marTop w:val="0"/>
                  <w:marBottom w:val="0"/>
                  <w:divBdr>
                    <w:top w:val="none" w:sz="0" w:space="0" w:color="auto"/>
                    <w:left w:val="none" w:sz="0" w:space="0" w:color="auto"/>
                    <w:bottom w:val="none" w:sz="0" w:space="0" w:color="auto"/>
                    <w:right w:val="none" w:sz="0" w:space="0" w:color="auto"/>
                  </w:divBdr>
                </w:div>
                <w:div w:id="581524210">
                  <w:marLeft w:val="640"/>
                  <w:marRight w:val="0"/>
                  <w:marTop w:val="0"/>
                  <w:marBottom w:val="0"/>
                  <w:divBdr>
                    <w:top w:val="none" w:sz="0" w:space="0" w:color="auto"/>
                    <w:left w:val="none" w:sz="0" w:space="0" w:color="auto"/>
                    <w:bottom w:val="none" w:sz="0" w:space="0" w:color="auto"/>
                    <w:right w:val="none" w:sz="0" w:space="0" w:color="auto"/>
                  </w:divBdr>
                </w:div>
                <w:div w:id="213853285">
                  <w:marLeft w:val="640"/>
                  <w:marRight w:val="0"/>
                  <w:marTop w:val="0"/>
                  <w:marBottom w:val="0"/>
                  <w:divBdr>
                    <w:top w:val="none" w:sz="0" w:space="0" w:color="auto"/>
                    <w:left w:val="none" w:sz="0" w:space="0" w:color="auto"/>
                    <w:bottom w:val="none" w:sz="0" w:space="0" w:color="auto"/>
                    <w:right w:val="none" w:sz="0" w:space="0" w:color="auto"/>
                  </w:divBdr>
                </w:div>
                <w:div w:id="1409885328">
                  <w:marLeft w:val="640"/>
                  <w:marRight w:val="0"/>
                  <w:marTop w:val="0"/>
                  <w:marBottom w:val="0"/>
                  <w:divBdr>
                    <w:top w:val="none" w:sz="0" w:space="0" w:color="auto"/>
                    <w:left w:val="none" w:sz="0" w:space="0" w:color="auto"/>
                    <w:bottom w:val="none" w:sz="0" w:space="0" w:color="auto"/>
                    <w:right w:val="none" w:sz="0" w:space="0" w:color="auto"/>
                  </w:divBdr>
                </w:div>
                <w:div w:id="1267271699">
                  <w:marLeft w:val="640"/>
                  <w:marRight w:val="0"/>
                  <w:marTop w:val="0"/>
                  <w:marBottom w:val="0"/>
                  <w:divBdr>
                    <w:top w:val="none" w:sz="0" w:space="0" w:color="auto"/>
                    <w:left w:val="none" w:sz="0" w:space="0" w:color="auto"/>
                    <w:bottom w:val="none" w:sz="0" w:space="0" w:color="auto"/>
                    <w:right w:val="none" w:sz="0" w:space="0" w:color="auto"/>
                  </w:divBdr>
                </w:div>
                <w:div w:id="1291471421">
                  <w:marLeft w:val="640"/>
                  <w:marRight w:val="0"/>
                  <w:marTop w:val="0"/>
                  <w:marBottom w:val="0"/>
                  <w:divBdr>
                    <w:top w:val="none" w:sz="0" w:space="0" w:color="auto"/>
                    <w:left w:val="none" w:sz="0" w:space="0" w:color="auto"/>
                    <w:bottom w:val="none" w:sz="0" w:space="0" w:color="auto"/>
                    <w:right w:val="none" w:sz="0" w:space="0" w:color="auto"/>
                  </w:divBdr>
                </w:div>
              </w:divsChild>
            </w:div>
            <w:div w:id="1720399897">
              <w:marLeft w:val="0"/>
              <w:marRight w:val="0"/>
              <w:marTop w:val="0"/>
              <w:marBottom w:val="0"/>
              <w:divBdr>
                <w:top w:val="none" w:sz="0" w:space="0" w:color="auto"/>
                <w:left w:val="none" w:sz="0" w:space="0" w:color="auto"/>
                <w:bottom w:val="none" w:sz="0" w:space="0" w:color="auto"/>
                <w:right w:val="none" w:sz="0" w:space="0" w:color="auto"/>
              </w:divBdr>
              <w:divsChild>
                <w:div w:id="1352223001">
                  <w:marLeft w:val="640"/>
                  <w:marRight w:val="0"/>
                  <w:marTop w:val="0"/>
                  <w:marBottom w:val="0"/>
                  <w:divBdr>
                    <w:top w:val="none" w:sz="0" w:space="0" w:color="auto"/>
                    <w:left w:val="none" w:sz="0" w:space="0" w:color="auto"/>
                    <w:bottom w:val="none" w:sz="0" w:space="0" w:color="auto"/>
                    <w:right w:val="none" w:sz="0" w:space="0" w:color="auto"/>
                  </w:divBdr>
                </w:div>
                <w:div w:id="1741443989">
                  <w:marLeft w:val="640"/>
                  <w:marRight w:val="0"/>
                  <w:marTop w:val="0"/>
                  <w:marBottom w:val="0"/>
                  <w:divBdr>
                    <w:top w:val="none" w:sz="0" w:space="0" w:color="auto"/>
                    <w:left w:val="none" w:sz="0" w:space="0" w:color="auto"/>
                    <w:bottom w:val="none" w:sz="0" w:space="0" w:color="auto"/>
                    <w:right w:val="none" w:sz="0" w:space="0" w:color="auto"/>
                  </w:divBdr>
                </w:div>
                <w:div w:id="408625959">
                  <w:marLeft w:val="640"/>
                  <w:marRight w:val="0"/>
                  <w:marTop w:val="0"/>
                  <w:marBottom w:val="0"/>
                  <w:divBdr>
                    <w:top w:val="none" w:sz="0" w:space="0" w:color="auto"/>
                    <w:left w:val="none" w:sz="0" w:space="0" w:color="auto"/>
                    <w:bottom w:val="none" w:sz="0" w:space="0" w:color="auto"/>
                    <w:right w:val="none" w:sz="0" w:space="0" w:color="auto"/>
                  </w:divBdr>
                </w:div>
                <w:div w:id="278415333">
                  <w:marLeft w:val="640"/>
                  <w:marRight w:val="0"/>
                  <w:marTop w:val="0"/>
                  <w:marBottom w:val="0"/>
                  <w:divBdr>
                    <w:top w:val="none" w:sz="0" w:space="0" w:color="auto"/>
                    <w:left w:val="none" w:sz="0" w:space="0" w:color="auto"/>
                    <w:bottom w:val="none" w:sz="0" w:space="0" w:color="auto"/>
                    <w:right w:val="none" w:sz="0" w:space="0" w:color="auto"/>
                  </w:divBdr>
                </w:div>
                <w:div w:id="955218585">
                  <w:marLeft w:val="640"/>
                  <w:marRight w:val="0"/>
                  <w:marTop w:val="0"/>
                  <w:marBottom w:val="0"/>
                  <w:divBdr>
                    <w:top w:val="none" w:sz="0" w:space="0" w:color="auto"/>
                    <w:left w:val="none" w:sz="0" w:space="0" w:color="auto"/>
                    <w:bottom w:val="none" w:sz="0" w:space="0" w:color="auto"/>
                    <w:right w:val="none" w:sz="0" w:space="0" w:color="auto"/>
                  </w:divBdr>
                </w:div>
                <w:div w:id="1790735930">
                  <w:marLeft w:val="640"/>
                  <w:marRight w:val="0"/>
                  <w:marTop w:val="0"/>
                  <w:marBottom w:val="0"/>
                  <w:divBdr>
                    <w:top w:val="none" w:sz="0" w:space="0" w:color="auto"/>
                    <w:left w:val="none" w:sz="0" w:space="0" w:color="auto"/>
                    <w:bottom w:val="none" w:sz="0" w:space="0" w:color="auto"/>
                    <w:right w:val="none" w:sz="0" w:space="0" w:color="auto"/>
                  </w:divBdr>
                </w:div>
                <w:div w:id="974339326">
                  <w:marLeft w:val="640"/>
                  <w:marRight w:val="0"/>
                  <w:marTop w:val="0"/>
                  <w:marBottom w:val="0"/>
                  <w:divBdr>
                    <w:top w:val="none" w:sz="0" w:space="0" w:color="auto"/>
                    <w:left w:val="none" w:sz="0" w:space="0" w:color="auto"/>
                    <w:bottom w:val="none" w:sz="0" w:space="0" w:color="auto"/>
                    <w:right w:val="none" w:sz="0" w:space="0" w:color="auto"/>
                  </w:divBdr>
                </w:div>
                <w:div w:id="45765708">
                  <w:marLeft w:val="640"/>
                  <w:marRight w:val="0"/>
                  <w:marTop w:val="0"/>
                  <w:marBottom w:val="0"/>
                  <w:divBdr>
                    <w:top w:val="none" w:sz="0" w:space="0" w:color="auto"/>
                    <w:left w:val="none" w:sz="0" w:space="0" w:color="auto"/>
                    <w:bottom w:val="none" w:sz="0" w:space="0" w:color="auto"/>
                    <w:right w:val="none" w:sz="0" w:space="0" w:color="auto"/>
                  </w:divBdr>
                </w:div>
                <w:div w:id="451562279">
                  <w:marLeft w:val="640"/>
                  <w:marRight w:val="0"/>
                  <w:marTop w:val="0"/>
                  <w:marBottom w:val="0"/>
                  <w:divBdr>
                    <w:top w:val="none" w:sz="0" w:space="0" w:color="auto"/>
                    <w:left w:val="none" w:sz="0" w:space="0" w:color="auto"/>
                    <w:bottom w:val="none" w:sz="0" w:space="0" w:color="auto"/>
                    <w:right w:val="none" w:sz="0" w:space="0" w:color="auto"/>
                  </w:divBdr>
                </w:div>
                <w:div w:id="1063873104">
                  <w:marLeft w:val="640"/>
                  <w:marRight w:val="0"/>
                  <w:marTop w:val="0"/>
                  <w:marBottom w:val="0"/>
                  <w:divBdr>
                    <w:top w:val="none" w:sz="0" w:space="0" w:color="auto"/>
                    <w:left w:val="none" w:sz="0" w:space="0" w:color="auto"/>
                    <w:bottom w:val="none" w:sz="0" w:space="0" w:color="auto"/>
                    <w:right w:val="none" w:sz="0" w:space="0" w:color="auto"/>
                  </w:divBdr>
                </w:div>
                <w:div w:id="445735151">
                  <w:marLeft w:val="640"/>
                  <w:marRight w:val="0"/>
                  <w:marTop w:val="0"/>
                  <w:marBottom w:val="0"/>
                  <w:divBdr>
                    <w:top w:val="none" w:sz="0" w:space="0" w:color="auto"/>
                    <w:left w:val="none" w:sz="0" w:space="0" w:color="auto"/>
                    <w:bottom w:val="none" w:sz="0" w:space="0" w:color="auto"/>
                    <w:right w:val="none" w:sz="0" w:space="0" w:color="auto"/>
                  </w:divBdr>
                </w:div>
                <w:div w:id="1442410599">
                  <w:marLeft w:val="640"/>
                  <w:marRight w:val="0"/>
                  <w:marTop w:val="0"/>
                  <w:marBottom w:val="0"/>
                  <w:divBdr>
                    <w:top w:val="none" w:sz="0" w:space="0" w:color="auto"/>
                    <w:left w:val="none" w:sz="0" w:space="0" w:color="auto"/>
                    <w:bottom w:val="none" w:sz="0" w:space="0" w:color="auto"/>
                    <w:right w:val="none" w:sz="0" w:space="0" w:color="auto"/>
                  </w:divBdr>
                </w:div>
                <w:div w:id="1013143818">
                  <w:marLeft w:val="640"/>
                  <w:marRight w:val="0"/>
                  <w:marTop w:val="0"/>
                  <w:marBottom w:val="0"/>
                  <w:divBdr>
                    <w:top w:val="none" w:sz="0" w:space="0" w:color="auto"/>
                    <w:left w:val="none" w:sz="0" w:space="0" w:color="auto"/>
                    <w:bottom w:val="none" w:sz="0" w:space="0" w:color="auto"/>
                    <w:right w:val="none" w:sz="0" w:space="0" w:color="auto"/>
                  </w:divBdr>
                </w:div>
                <w:div w:id="2123766505">
                  <w:marLeft w:val="640"/>
                  <w:marRight w:val="0"/>
                  <w:marTop w:val="0"/>
                  <w:marBottom w:val="0"/>
                  <w:divBdr>
                    <w:top w:val="none" w:sz="0" w:space="0" w:color="auto"/>
                    <w:left w:val="none" w:sz="0" w:space="0" w:color="auto"/>
                    <w:bottom w:val="none" w:sz="0" w:space="0" w:color="auto"/>
                    <w:right w:val="none" w:sz="0" w:space="0" w:color="auto"/>
                  </w:divBdr>
                </w:div>
                <w:div w:id="1824546891">
                  <w:marLeft w:val="640"/>
                  <w:marRight w:val="0"/>
                  <w:marTop w:val="0"/>
                  <w:marBottom w:val="0"/>
                  <w:divBdr>
                    <w:top w:val="none" w:sz="0" w:space="0" w:color="auto"/>
                    <w:left w:val="none" w:sz="0" w:space="0" w:color="auto"/>
                    <w:bottom w:val="none" w:sz="0" w:space="0" w:color="auto"/>
                    <w:right w:val="none" w:sz="0" w:space="0" w:color="auto"/>
                  </w:divBdr>
                </w:div>
                <w:div w:id="986470211">
                  <w:marLeft w:val="640"/>
                  <w:marRight w:val="0"/>
                  <w:marTop w:val="0"/>
                  <w:marBottom w:val="0"/>
                  <w:divBdr>
                    <w:top w:val="none" w:sz="0" w:space="0" w:color="auto"/>
                    <w:left w:val="none" w:sz="0" w:space="0" w:color="auto"/>
                    <w:bottom w:val="none" w:sz="0" w:space="0" w:color="auto"/>
                    <w:right w:val="none" w:sz="0" w:space="0" w:color="auto"/>
                  </w:divBdr>
                </w:div>
                <w:div w:id="1010450377">
                  <w:marLeft w:val="640"/>
                  <w:marRight w:val="0"/>
                  <w:marTop w:val="0"/>
                  <w:marBottom w:val="0"/>
                  <w:divBdr>
                    <w:top w:val="none" w:sz="0" w:space="0" w:color="auto"/>
                    <w:left w:val="none" w:sz="0" w:space="0" w:color="auto"/>
                    <w:bottom w:val="none" w:sz="0" w:space="0" w:color="auto"/>
                    <w:right w:val="none" w:sz="0" w:space="0" w:color="auto"/>
                  </w:divBdr>
                </w:div>
                <w:div w:id="802649344">
                  <w:marLeft w:val="640"/>
                  <w:marRight w:val="0"/>
                  <w:marTop w:val="0"/>
                  <w:marBottom w:val="0"/>
                  <w:divBdr>
                    <w:top w:val="none" w:sz="0" w:space="0" w:color="auto"/>
                    <w:left w:val="none" w:sz="0" w:space="0" w:color="auto"/>
                    <w:bottom w:val="none" w:sz="0" w:space="0" w:color="auto"/>
                    <w:right w:val="none" w:sz="0" w:space="0" w:color="auto"/>
                  </w:divBdr>
                </w:div>
                <w:div w:id="494731684">
                  <w:marLeft w:val="640"/>
                  <w:marRight w:val="0"/>
                  <w:marTop w:val="0"/>
                  <w:marBottom w:val="0"/>
                  <w:divBdr>
                    <w:top w:val="none" w:sz="0" w:space="0" w:color="auto"/>
                    <w:left w:val="none" w:sz="0" w:space="0" w:color="auto"/>
                    <w:bottom w:val="none" w:sz="0" w:space="0" w:color="auto"/>
                    <w:right w:val="none" w:sz="0" w:space="0" w:color="auto"/>
                  </w:divBdr>
                </w:div>
                <w:div w:id="1801415307">
                  <w:marLeft w:val="640"/>
                  <w:marRight w:val="0"/>
                  <w:marTop w:val="0"/>
                  <w:marBottom w:val="0"/>
                  <w:divBdr>
                    <w:top w:val="none" w:sz="0" w:space="0" w:color="auto"/>
                    <w:left w:val="none" w:sz="0" w:space="0" w:color="auto"/>
                    <w:bottom w:val="none" w:sz="0" w:space="0" w:color="auto"/>
                    <w:right w:val="none" w:sz="0" w:space="0" w:color="auto"/>
                  </w:divBdr>
                </w:div>
                <w:div w:id="1852527274">
                  <w:marLeft w:val="640"/>
                  <w:marRight w:val="0"/>
                  <w:marTop w:val="0"/>
                  <w:marBottom w:val="0"/>
                  <w:divBdr>
                    <w:top w:val="none" w:sz="0" w:space="0" w:color="auto"/>
                    <w:left w:val="none" w:sz="0" w:space="0" w:color="auto"/>
                    <w:bottom w:val="none" w:sz="0" w:space="0" w:color="auto"/>
                    <w:right w:val="none" w:sz="0" w:space="0" w:color="auto"/>
                  </w:divBdr>
                </w:div>
                <w:div w:id="1804350091">
                  <w:marLeft w:val="640"/>
                  <w:marRight w:val="0"/>
                  <w:marTop w:val="0"/>
                  <w:marBottom w:val="0"/>
                  <w:divBdr>
                    <w:top w:val="none" w:sz="0" w:space="0" w:color="auto"/>
                    <w:left w:val="none" w:sz="0" w:space="0" w:color="auto"/>
                    <w:bottom w:val="none" w:sz="0" w:space="0" w:color="auto"/>
                    <w:right w:val="none" w:sz="0" w:space="0" w:color="auto"/>
                  </w:divBdr>
                </w:div>
                <w:div w:id="344475779">
                  <w:marLeft w:val="640"/>
                  <w:marRight w:val="0"/>
                  <w:marTop w:val="0"/>
                  <w:marBottom w:val="0"/>
                  <w:divBdr>
                    <w:top w:val="none" w:sz="0" w:space="0" w:color="auto"/>
                    <w:left w:val="none" w:sz="0" w:space="0" w:color="auto"/>
                    <w:bottom w:val="none" w:sz="0" w:space="0" w:color="auto"/>
                    <w:right w:val="none" w:sz="0" w:space="0" w:color="auto"/>
                  </w:divBdr>
                </w:div>
                <w:div w:id="1964115965">
                  <w:marLeft w:val="640"/>
                  <w:marRight w:val="0"/>
                  <w:marTop w:val="0"/>
                  <w:marBottom w:val="0"/>
                  <w:divBdr>
                    <w:top w:val="none" w:sz="0" w:space="0" w:color="auto"/>
                    <w:left w:val="none" w:sz="0" w:space="0" w:color="auto"/>
                    <w:bottom w:val="none" w:sz="0" w:space="0" w:color="auto"/>
                    <w:right w:val="none" w:sz="0" w:space="0" w:color="auto"/>
                  </w:divBdr>
                </w:div>
                <w:div w:id="1928807163">
                  <w:marLeft w:val="640"/>
                  <w:marRight w:val="0"/>
                  <w:marTop w:val="0"/>
                  <w:marBottom w:val="0"/>
                  <w:divBdr>
                    <w:top w:val="none" w:sz="0" w:space="0" w:color="auto"/>
                    <w:left w:val="none" w:sz="0" w:space="0" w:color="auto"/>
                    <w:bottom w:val="none" w:sz="0" w:space="0" w:color="auto"/>
                    <w:right w:val="none" w:sz="0" w:space="0" w:color="auto"/>
                  </w:divBdr>
                </w:div>
                <w:div w:id="558132015">
                  <w:marLeft w:val="640"/>
                  <w:marRight w:val="0"/>
                  <w:marTop w:val="0"/>
                  <w:marBottom w:val="0"/>
                  <w:divBdr>
                    <w:top w:val="none" w:sz="0" w:space="0" w:color="auto"/>
                    <w:left w:val="none" w:sz="0" w:space="0" w:color="auto"/>
                    <w:bottom w:val="none" w:sz="0" w:space="0" w:color="auto"/>
                    <w:right w:val="none" w:sz="0" w:space="0" w:color="auto"/>
                  </w:divBdr>
                </w:div>
                <w:div w:id="592710976">
                  <w:marLeft w:val="640"/>
                  <w:marRight w:val="0"/>
                  <w:marTop w:val="0"/>
                  <w:marBottom w:val="0"/>
                  <w:divBdr>
                    <w:top w:val="none" w:sz="0" w:space="0" w:color="auto"/>
                    <w:left w:val="none" w:sz="0" w:space="0" w:color="auto"/>
                    <w:bottom w:val="none" w:sz="0" w:space="0" w:color="auto"/>
                    <w:right w:val="none" w:sz="0" w:space="0" w:color="auto"/>
                  </w:divBdr>
                </w:div>
                <w:div w:id="1360623083">
                  <w:marLeft w:val="640"/>
                  <w:marRight w:val="0"/>
                  <w:marTop w:val="0"/>
                  <w:marBottom w:val="0"/>
                  <w:divBdr>
                    <w:top w:val="none" w:sz="0" w:space="0" w:color="auto"/>
                    <w:left w:val="none" w:sz="0" w:space="0" w:color="auto"/>
                    <w:bottom w:val="none" w:sz="0" w:space="0" w:color="auto"/>
                    <w:right w:val="none" w:sz="0" w:space="0" w:color="auto"/>
                  </w:divBdr>
                </w:div>
                <w:div w:id="1630866511">
                  <w:marLeft w:val="640"/>
                  <w:marRight w:val="0"/>
                  <w:marTop w:val="0"/>
                  <w:marBottom w:val="0"/>
                  <w:divBdr>
                    <w:top w:val="none" w:sz="0" w:space="0" w:color="auto"/>
                    <w:left w:val="none" w:sz="0" w:space="0" w:color="auto"/>
                    <w:bottom w:val="none" w:sz="0" w:space="0" w:color="auto"/>
                    <w:right w:val="none" w:sz="0" w:space="0" w:color="auto"/>
                  </w:divBdr>
                </w:div>
                <w:div w:id="780876151">
                  <w:marLeft w:val="640"/>
                  <w:marRight w:val="0"/>
                  <w:marTop w:val="0"/>
                  <w:marBottom w:val="0"/>
                  <w:divBdr>
                    <w:top w:val="none" w:sz="0" w:space="0" w:color="auto"/>
                    <w:left w:val="none" w:sz="0" w:space="0" w:color="auto"/>
                    <w:bottom w:val="none" w:sz="0" w:space="0" w:color="auto"/>
                    <w:right w:val="none" w:sz="0" w:space="0" w:color="auto"/>
                  </w:divBdr>
                </w:div>
                <w:div w:id="508562082">
                  <w:marLeft w:val="640"/>
                  <w:marRight w:val="0"/>
                  <w:marTop w:val="0"/>
                  <w:marBottom w:val="0"/>
                  <w:divBdr>
                    <w:top w:val="none" w:sz="0" w:space="0" w:color="auto"/>
                    <w:left w:val="none" w:sz="0" w:space="0" w:color="auto"/>
                    <w:bottom w:val="none" w:sz="0" w:space="0" w:color="auto"/>
                    <w:right w:val="none" w:sz="0" w:space="0" w:color="auto"/>
                  </w:divBdr>
                </w:div>
                <w:div w:id="1633903060">
                  <w:marLeft w:val="640"/>
                  <w:marRight w:val="0"/>
                  <w:marTop w:val="0"/>
                  <w:marBottom w:val="0"/>
                  <w:divBdr>
                    <w:top w:val="none" w:sz="0" w:space="0" w:color="auto"/>
                    <w:left w:val="none" w:sz="0" w:space="0" w:color="auto"/>
                    <w:bottom w:val="none" w:sz="0" w:space="0" w:color="auto"/>
                    <w:right w:val="none" w:sz="0" w:space="0" w:color="auto"/>
                  </w:divBdr>
                </w:div>
                <w:div w:id="359824334">
                  <w:marLeft w:val="640"/>
                  <w:marRight w:val="0"/>
                  <w:marTop w:val="0"/>
                  <w:marBottom w:val="0"/>
                  <w:divBdr>
                    <w:top w:val="none" w:sz="0" w:space="0" w:color="auto"/>
                    <w:left w:val="none" w:sz="0" w:space="0" w:color="auto"/>
                    <w:bottom w:val="none" w:sz="0" w:space="0" w:color="auto"/>
                    <w:right w:val="none" w:sz="0" w:space="0" w:color="auto"/>
                  </w:divBdr>
                </w:div>
                <w:div w:id="1007562157">
                  <w:marLeft w:val="640"/>
                  <w:marRight w:val="0"/>
                  <w:marTop w:val="0"/>
                  <w:marBottom w:val="0"/>
                  <w:divBdr>
                    <w:top w:val="none" w:sz="0" w:space="0" w:color="auto"/>
                    <w:left w:val="none" w:sz="0" w:space="0" w:color="auto"/>
                    <w:bottom w:val="none" w:sz="0" w:space="0" w:color="auto"/>
                    <w:right w:val="none" w:sz="0" w:space="0" w:color="auto"/>
                  </w:divBdr>
                </w:div>
                <w:div w:id="1774014110">
                  <w:marLeft w:val="640"/>
                  <w:marRight w:val="0"/>
                  <w:marTop w:val="0"/>
                  <w:marBottom w:val="0"/>
                  <w:divBdr>
                    <w:top w:val="none" w:sz="0" w:space="0" w:color="auto"/>
                    <w:left w:val="none" w:sz="0" w:space="0" w:color="auto"/>
                    <w:bottom w:val="none" w:sz="0" w:space="0" w:color="auto"/>
                    <w:right w:val="none" w:sz="0" w:space="0" w:color="auto"/>
                  </w:divBdr>
                </w:div>
                <w:div w:id="263264920">
                  <w:marLeft w:val="640"/>
                  <w:marRight w:val="0"/>
                  <w:marTop w:val="0"/>
                  <w:marBottom w:val="0"/>
                  <w:divBdr>
                    <w:top w:val="none" w:sz="0" w:space="0" w:color="auto"/>
                    <w:left w:val="none" w:sz="0" w:space="0" w:color="auto"/>
                    <w:bottom w:val="none" w:sz="0" w:space="0" w:color="auto"/>
                    <w:right w:val="none" w:sz="0" w:space="0" w:color="auto"/>
                  </w:divBdr>
                </w:div>
                <w:div w:id="1103184655">
                  <w:marLeft w:val="640"/>
                  <w:marRight w:val="0"/>
                  <w:marTop w:val="0"/>
                  <w:marBottom w:val="0"/>
                  <w:divBdr>
                    <w:top w:val="none" w:sz="0" w:space="0" w:color="auto"/>
                    <w:left w:val="none" w:sz="0" w:space="0" w:color="auto"/>
                    <w:bottom w:val="none" w:sz="0" w:space="0" w:color="auto"/>
                    <w:right w:val="none" w:sz="0" w:space="0" w:color="auto"/>
                  </w:divBdr>
                </w:div>
                <w:div w:id="550964890">
                  <w:marLeft w:val="640"/>
                  <w:marRight w:val="0"/>
                  <w:marTop w:val="0"/>
                  <w:marBottom w:val="0"/>
                  <w:divBdr>
                    <w:top w:val="none" w:sz="0" w:space="0" w:color="auto"/>
                    <w:left w:val="none" w:sz="0" w:space="0" w:color="auto"/>
                    <w:bottom w:val="none" w:sz="0" w:space="0" w:color="auto"/>
                    <w:right w:val="none" w:sz="0" w:space="0" w:color="auto"/>
                  </w:divBdr>
                </w:div>
                <w:div w:id="914978637">
                  <w:marLeft w:val="640"/>
                  <w:marRight w:val="0"/>
                  <w:marTop w:val="0"/>
                  <w:marBottom w:val="0"/>
                  <w:divBdr>
                    <w:top w:val="none" w:sz="0" w:space="0" w:color="auto"/>
                    <w:left w:val="none" w:sz="0" w:space="0" w:color="auto"/>
                    <w:bottom w:val="none" w:sz="0" w:space="0" w:color="auto"/>
                    <w:right w:val="none" w:sz="0" w:space="0" w:color="auto"/>
                  </w:divBdr>
                </w:div>
                <w:div w:id="1882129243">
                  <w:marLeft w:val="640"/>
                  <w:marRight w:val="0"/>
                  <w:marTop w:val="0"/>
                  <w:marBottom w:val="0"/>
                  <w:divBdr>
                    <w:top w:val="none" w:sz="0" w:space="0" w:color="auto"/>
                    <w:left w:val="none" w:sz="0" w:space="0" w:color="auto"/>
                    <w:bottom w:val="none" w:sz="0" w:space="0" w:color="auto"/>
                    <w:right w:val="none" w:sz="0" w:space="0" w:color="auto"/>
                  </w:divBdr>
                </w:div>
                <w:div w:id="1112743543">
                  <w:marLeft w:val="640"/>
                  <w:marRight w:val="0"/>
                  <w:marTop w:val="0"/>
                  <w:marBottom w:val="0"/>
                  <w:divBdr>
                    <w:top w:val="none" w:sz="0" w:space="0" w:color="auto"/>
                    <w:left w:val="none" w:sz="0" w:space="0" w:color="auto"/>
                    <w:bottom w:val="none" w:sz="0" w:space="0" w:color="auto"/>
                    <w:right w:val="none" w:sz="0" w:space="0" w:color="auto"/>
                  </w:divBdr>
                </w:div>
                <w:div w:id="1310944474">
                  <w:marLeft w:val="640"/>
                  <w:marRight w:val="0"/>
                  <w:marTop w:val="0"/>
                  <w:marBottom w:val="0"/>
                  <w:divBdr>
                    <w:top w:val="none" w:sz="0" w:space="0" w:color="auto"/>
                    <w:left w:val="none" w:sz="0" w:space="0" w:color="auto"/>
                    <w:bottom w:val="none" w:sz="0" w:space="0" w:color="auto"/>
                    <w:right w:val="none" w:sz="0" w:space="0" w:color="auto"/>
                  </w:divBdr>
                </w:div>
                <w:div w:id="240256895">
                  <w:marLeft w:val="640"/>
                  <w:marRight w:val="0"/>
                  <w:marTop w:val="0"/>
                  <w:marBottom w:val="0"/>
                  <w:divBdr>
                    <w:top w:val="none" w:sz="0" w:space="0" w:color="auto"/>
                    <w:left w:val="none" w:sz="0" w:space="0" w:color="auto"/>
                    <w:bottom w:val="none" w:sz="0" w:space="0" w:color="auto"/>
                    <w:right w:val="none" w:sz="0" w:space="0" w:color="auto"/>
                  </w:divBdr>
                </w:div>
                <w:div w:id="448159054">
                  <w:marLeft w:val="640"/>
                  <w:marRight w:val="0"/>
                  <w:marTop w:val="0"/>
                  <w:marBottom w:val="0"/>
                  <w:divBdr>
                    <w:top w:val="none" w:sz="0" w:space="0" w:color="auto"/>
                    <w:left w:val="none" w:sz="0" w:space="0" w:color="auto"/>
                    <w:bottom w:val="none" w:sz="0" w:space="0" w:color="auto"/>
                    <w:right w:val="none" w:sz="0" w:space="0" w:color="auto"/>
                  </w:divBdr>
                </w:div>
                <w:div w:id="724597256">
                  <w:marLeft w:val="640"/>
                  <w:marRight w:val="0"/>
                  <w:marTop w:val="0"/>
                  <w:marBottom w:val="0"/>
                  <w:divBdr>
                    <w:top w:val="none" w:sz="0" w:space="0" w:color="auto"/>
                    <w:left w:val="none" w:sz="0" w:space="0" w:color="auto"/>
                    <w:bottom w:val="none" w:sz="0" w:space="0" w:color="auto"/>
                    <w:right w:val="none" w:sz="0" w:space="0" w:color="auto"/>
                  </w:divBdr>
                </w:div>
                <w:div w:id="985861443">
                  <w:marLeft w:val="640"/>
                  <w:marRight w:val="0"/>
                  <w:marTop w:val="0"/>
                  <w:marBottom w:val="0"/>
                  <w:divBdr>
                    <w:top w:val="none" w:sz="0" w:space="0" w:color="auto"/>
                    <w:left w:val="none" w:sz="0" w:space="0" w:color="auto"/>
                    <w:bottom w:val="none" w:sz="0" w:space="0" w:color="auto"/>
                    <w:right w:val="none" w:sz="0" w:space="0" w:color="auto"/>
                  </w:divBdr>
                </w:div>
                <w:div w:id="1060591415">
                  <w:marLeft w:val="640"/>
                  <w:marRight w:val="0"/>
                  <w:marTop w:val="0"/>
                  <w:marBottom w:val="0"/>
                  <w:divBdr>
                    <w:top w:val="none" w:sz="0" w:space="0" w:color="auto"/>
                    <w:left w:val="none" w:sz="0" w:space="0" w:color="auto"/>
                    <w:bottom w:val="none" w:sz="0" w:space="0" w:color="auto"/>
                    <w:right w:val="none" w:sz="0" w:space="0" w:color="auto"/>
                  </w:divBdr>
                </w:div>
                <w:div w:id="2064676515">
                  <w:marLeft w:val="640"/>
                  <w:marRight w:val="0"/>
                  <w:marTop w:val="0"/>
                  <w:marBottom w:val="0"/>
                  <w:divBdr>
                    <w:top w:val="none" w:sz="0" w:space="0" w:color="auto"/>
                    <w:left w:val="none" w:sz="0" w:space="0" w:color="auto"/>
                    <w:bottom w:val="none" w:sz="0" w:space="0" w:color="auto"/>
                    <w:right w:val="none" w:sz="0" w:space="0" w:color="auto"/>
                  </w:divBdr>
                </w:div>
                <w:div w:id="1723482755">
                  <w:marLeft w:val="640"/>
                  <w:marRight w:val="0"/>
                  <w:marTop w:val="0"/>
                  <w:marBottom w:val="0"/>
                  <w:divBdr>
                    <w:top w:val="none" w:sz="0" w:space="0" w:color="auto"/>
                    <w:left w:val="none" w:sz="0" w:space="0" w:color="auto"/>
                    <w:bottom w:val="none" w:sz="0" w:space="0" w:color="auto"/>
                    <w:right w:val="none" w:sz="0" w:space="0" w:color="auto"/>
                  </w:divBdr>
                </w:div>
                <w:div w:id="1136221213">
                  <w:marLeft w:val="640"/>
                  <w:marRight w:val="0"/>
                  <w:marTop w:val="0"/>
                  <w:marBottom w:val="0"/>
                  <w:divBdr>
                    <w:top w:val="none" w:sz="0" w:space="0" w:color="auto"/>
                    <w:left w:val="none" w:sz="0" w:space="0" w:color="auto"/>
                    <w:bottom w:val="none" w:sz="0" w:space="0" w:color="auto"/>
                    <w:right w:val="none" w:sz="0" w:space="0" w:color="auto"/>
                  </w:divBdr>
                </w:div>
              </w:divsChild>
            </w:div>
            <w:div w:id="398360207">
              <w:marLeft w:val="0"/>
              <w:marRight w:val="0"/>
              <w:marTop w:val="0"/>
              <w:marBottom w:val="0"/>
              <w:divBdr>
                <w:top w:val="none" w:sz="0" w:space="0" w:color="auto"/>
                <w:left w:val="none" w:sz="0" w:space="0" w:color="auto"/>
                <w:bottom w:val="none" w:sz="0" w:space="0" w:color="auto"/>
                <w:right w:val="none" w:sz="0" w:space="0" w:color="auto"/>
              </w:divBdr>
              <w:divsChild>
                <w:div w:id="1942839678">
                  <w:marLeft w:val="640"/>
                  <w:marRight w:val="0"/>
                  <w:marTop w:val="0"/>
                  <w:marBottom w:val="0"/>
                  <w:divBdr>
                    <w:top w:val="none" w:sz="0" w:space="0" w:color="auto"/>
                    <w:left w:val="none" w:sz="0" w:space="0" w:color="auto"/>
                    <w:bottom w:val="none" w:sz="0" w:space="0" w:color="auto"/>
                    <w:right w:val="none" w:sz="0" w:space="0" w:color="auto"/>
                  </w:divBdr>
                </w:div>
                <w:div w:id="1037656769">
                  <w:marLeft w:val="640"/>
                  <w:marRight w:val="0"/>
                  <w:marTop w:val="0"/>
                  <w:marBottom w:val="0"/>
                  <w:divBdr>
                    <w:top w:val="none" w:sz="0" w:space="0" w:color="auto"/>
                    <w:left w:val="none" w:sz="0" w:space="0" w:color="auto"/>
                    <w:bottom w:val="none" w:sz="0" w:space="0" w:color="auto"/>
                    <w:right w:val="none" w:sz="0" w:space="0" w:color="auto"/>
                  </w:divBdr>
                </w:div>
                <w:div w:id="989941611">
                  <w:marLeft w:val="640"/>
                  <w:marRight w:val="0"/>
                  <w:marTop w:val="0"/>
                  <w:marBottom w:val="0"/>
                  <w:divBdr>
                    <w:top w:val="none" w:sz="0" w:space="0" w:color="auto"/>
                    <w:left w:val="none" w:sz="0" w:space="0" w:color="auto"/>
                    <w:bottom w:val="none" w:sz="0" w:space="0" w:color="auto"/>
                    <w:right w:val="none" w:sz="0" w:space="0" w:color="auto"/>
                  </w:divBdr>
                </w:div>
                <w:div w:id="1785802251">
                  <w:marLeft w:val="640"/>
                  <w:marRight w:val="0"/>
                  <w:marTop w:val="0"/>
                  <w:marBottom w:val="0"/>
                  <w:divBdr>
                    <w:top w:val="none" w:sz="0" w:space="0" w:color="auto"/>
                    <w:left w:val="none" w:sz="0" w:space="0" w:color="auto"/>
                    <w:bottom w:val="none" w:sz="0" w:space="0" w:color="auto"/>
                    <w:right w:val="none" w:sz="0" w:space="0" w:color="auto"/>
                  </w:divBdr>
                </w:div>
                <w:div w:id="1860309734">
                  <w:marLeft w:val="640"/>
                  <w:marRight w:val="0"/>
                  <w:marTop w:val="0"/>
                  <w:marBottom w:val="0"/>
                  <w:divBdr>
                    <w:top w:val="none" w:sz="0" w:space="0" w:color="auto"/>
                    <w:left w:val="none" w:sz="0" w:space="0" w:color="auto"/>
                    <w:bottom w:val="none" w:sz="0" w:space="0" w:color="auto"/>
                    <w:right w:val="none" w:sz="0" w:space="0" w:color="auto"/>
                  </w:divBdr>
                </w:div>
                <w:div w:id="212738584">
                  <w:marLeft w:val="640"/>
                  <w:marRight w:val="0"/>
                  <w:marTop w:val="0"/>
                  <w:marBottom w:val="0"/>
                  <w:divBdr>
                    <w:top w:val="none" w:sz="0" w:space="0" w:color="auto"/>
                    <w:left w:val="none" w:sz="0" w:space="0" w:color="auto"/>
                    <w:bottom w:val="none" w:sz="0" w:space="0" w:color="auto"/>
                    <w:right w:val="none" w:sz="0" w:space="0" w:color="auto"/>
                  </w:divBdr>
                </w:div>
                <w:div w:id="2007508726">
                  <w:marLeft w:val="640"/>
                  <w:marRight w:val="0"/>
                  <w:marTop w:val="0"/>
                  <w:marBottom w:val="0"/>
                  <w:divBdr>
                    <w:top w:val="none" w:sz="0" w:space="0" w:color="auto"/>
                    <w:left w:val="none" w:sz="0" w:space="0" w:color="auto"/>
                    <w:bottom w:val="none" w:sz="0" w:space="0" w:color="auto"/>
                    <w:right w:val="none" w:sz="0" w:space="0" w:color="auto"/>
                  </w:divBdr>
                </w:div>
                <w:div w:id="929200960">
                  <w:marLeft w:val="640"/>
                  <w:marRight w:val="0"/>
                  <w:marTop w:val="0"/>
                  <w:marBottom w:val="0"/>
                  <w:divBdr>
                    <w:top w:val="none" w:sz="0" w:space="0" w:color="auto"/>
                    <w:left w:val="none" w:sz="0" w:space="0" w:color="auto"/>
                    <w:bottom w:val="none" w:sz="0" w:space="0" w:color="auto"/>
                    <w:right w:val="none" w:sz="0" w:space="0" w:color="auto"/>
                  </w:divBdr>
                </w:div>
                <w:div w:id="1669361862">
                  <w:marLeft w:val="640"/>
                  <w:marRight w:val="0"/>
                  <w:marTop w:val="0"/>
                  <w:marBottom w:val="0"/>
                  <w:divBdr>
                    <w:top w:val="none" w:sz="0" w:space="0" w:color="auto"/>
                    <w:left w:val="none" w:sz="0" w:space="0" w:color="auto"/>
                    <w:bottom w:val="none" w:sz="0" w:space="0" w:color="auto"/>
                    <w:right w:val="none" w:sz="0" w:space="0" w:color="auto"/>
                  </w:divBdr>
                </w:div>
                <w:div w:id="1969235498">
                  <w:marLeft w:val="640"/>
                  <w:marRight w:val="0"/>
                  <w:marTop w:val="0"/>
                  <w:marBottom w:val="0"/>
                  <w:divBdr>
                    <w:top w:val="none" w:sz="0" w:space="0" w:color="auto"/>
                    <w:left w:val="none" w:sz="0" w:space="0" w:color="auto"/>
                    <w:bottom w:val="none" w:sz="0" w:space="0" w:color="auto"/>
                    <w:right w:val="none" w:sz="0" w:space="0" w:color="auto"/>
                  </w:divBdr>
                </w:div>
                <w:div w:id="624391905">
                  <w:marLeft w:val="640"/>
                  <w:marRight w:val="0"/>
                  <w:marTop w:val="0"/>
                  <w:marBottom w:val="0"/>
                  <w:divBdr>
                    <w:top w:val="none" w:sz="0" w:space="0" w:color="auto"/>
                    <w:left w:val="none" w:sz="0" w:space="0" w:color="auto"/>
                    <w:bottom w:val="none" w:sz="0" w:space="0" w:color="auto"/>
                    <w:right w:val="none" w:sz="0" w:space="0" w:color="auto"/>
                  </w:divBdr>
                </w:div>
                <w:div w:id="1359768766">
                  <w:marLeft w:val="640"/>
                  <w:marRight w:val="0"/>
                  <w:marTop w:val="0"/>
                  <w:marBottom w:val="0"/>
                  <w:divBdr>
                    <w:top w:val="none" w:sz="0" w:space="0" w:color="auto"/>
                    <w:left w:val="none" w:sz="0" w:space="0" w:color="auto"/>
                    <w:bottom w:val="none" w:sz="0" w:space="0" w:color="auto"/>
                    <w:right w:val="none" w:sz="0" w:space="0" w:color="auto"/>
                  </w:divBdr>
                </w:div>
                <w:div w:id="1342849848">
                  <w:marLeft w:val="640"/>
                  <w:marRight w:val="0"/>
                  <w:marTop w:val="0"/>
                  <w:marBottom w:val="0"/>
                  <w:divBdr>
                    <w:top w:val="none" w:sz="0" w:space="0" w:color="auto"/>
                    <w:left w:val="none" w:sz="0" w:space="0" w:color="auto"/>
                    <w:bottom w:val="none" w:sz="0" w:space="0" w:color="auto"/>
                    <w:right w:val="none" w:sz="0" w:space="0" w:color="auto"/>
                  </w:divBdr>
                </w:div>
                <w:div w:id="1396658375">
                  <w:marLeft w:val="640"/>
                  <w:marRight w:val="0"/>
                  <w:marTop w:val="0"/>
                  <w:marBottom w:val="0"/>
                  <w:divBdr>
                    <w:top w:val="none" w:sz="0" w:space="0" w:color="auto"/>
                    <w:left w:val="none" w:sz="0" w:space="0" w:color="auto"/>
                    <w:bottom w:val="none" w:sz="0" w:space="0" w:color="auto"/>
                    <w:right w:val="none" w:sz="0" w:space="0" w:color="auto"/>
                  </w:divBdr>
                </w:div>
                <w:div w:id="2133475101">
                  <w:marLeft w:val="640"/>
                  <w:marRight w:val="0"/>
                  <w:marTop w:val="0"/>
                  <w:marBottom w:val="0"/>
                  <w:divBdr>
                    <w:top w:val="none" w:sz="0" w:space="0" w:color="auto"/>
                    <w:left w:val="none" w:sz="0" w:space="0" w:color="auto"/>
                    <w:bottom w:val="none" w:sz="0" w:space="0" w:color="auto"/>
                    <w:right w:val="none" w:sz="0" w:space="0" w:color="auto"/>
                  </w:divBdr>
                </w:div>
                <w:div w:id="1615668313">
                  <w:marLeft w:val="640"/>
                  <w:marRight w:val="0"/>
                  <w:marTop w:val="0"/>
                  <w:marBottom w:val="0"/>
                  <w:divBdr>
                    <w:top w:val="none" w:sz="0" w:space="0" w:color="auto"/>
                    <w:left w:val="none" w:sz="0" w:space="0" w:color="auto"/>
                    <w:bottom w:val="none" w:sz="0" w:space="0" w:color="auto"/>
                    <w:right w:val="none" w:sz="0" w:space="0" w:color="auto"/>
                  </w:divBdr>
                </w:div>
                <w:div w:id="2014600126">
                  <w:marLeft w:val="640"/>
                  <w:marRight w:val="0"/>
                  <w:marTop w:val="0"/>
                  <w:marBottom w:val="0"/>
                  <w:divBdr>
                    <w:top w:val="none" w:sz="0" w:space="0" w:color="auto"/>
                    <w:left w:val="none" w:sz="0" w:space="0" w:color="auto"/>
                    <w:bottom w:val="none" w:sz="0" w:space="0" w:color="auto"/>
                    <w:right w:val="none" w:sz="0" w:space="0" w:color="auto"/>
                  </w:divBdr>
                </w:div>
                <w:div w:id="742332182">
                  <w:marLeft w:val="640"/>
                  <w:marRight w:val="0"/>
                  <w:marTop w:val="0"/>
                  <w:marBottom w:val="0"/>
                  <w:divBdr>
                    <w:top w:val="none" w:sz="0" w:space="0" w:color="auto"/>
                    <w:left w:val="none" w:sz="0" w:space="0" w:color="auto"/>
                    <w:bottom w:val="none" w:sz="0" w:space="0" w:color="auto"/>
                    <w:right w:val="none" w:sz="0" w:space="0" w:color="auto"/>
                  </w:divBdr>
                </w:div>
                <w:div w:id="975642475">
                  <w:marLeft w:val="640"/>
                  <w:marRight w:val="0"/>
                  <w:marTop w:val="0"/>
                  <w:marBottom w:val="0"/>
                  <w:divBdr>
                    <w:top w:val="none" w:sz="0" w:space="0" w:color="auto"/>
                    <w:left w:val="none" w:sz="0" w:space="0" w:color="auto"/>
                    <w:bottom w:val="none" w:sz="0" w:space="0" w:color="auto"/>
                    <w:right w:val="none" w:sz="0" w:space="0" w:color="auto"/>
                  </w:divBdr>
                </w:div>
                <w:div w:id="1851984280">
                  <w:marLeft w:val="640"/>
                  <w:marRight w:val="0"/>
                  <w:marTop w:val="0"/>
                  <w:marBottom w:val="0"/>
                  <w:divBdr>
                    <w:top w:val="none" w:sz="0" w:space="0" w:color="auto"/>
                    <w:left w:val="none" w:sz="0" w:space="0" w:color="auto"/>
                    <w:bottom w:val="none" w:sz="0" w:space="0" w:color="auto"/>
                    <w:right w:val="none" w:sz="0" w:space="0" w:color="auto"/>
                  </w:divBdr>
                </w:div>
                <w:div w:id="453014730">
                  <w:marLeft w:val="640"/>
                  <w:marRight w:val="0"/>
                  <w:marTop w:val="0"/>
                  <w:marBottom w:val="0"/>
                  <w:divBdr>
                    <w:top w:val="none" w:sz="0" w:space="0" w:color="auto"/>
                    <w:left w:val="none" w:sz="0" w:space="0" w:color="auto"/>
                    <w:bottom w:val="none" w:sz="0" w:space="0" w:color="auto"/>
                    <w:right w:val="none" w:sz="0" w:space="0" w:color="auto"/>
                  </w:divBdr>
                </w:div>
                <w:div w:id="62149163">
                  <w:marLeft w:val="640"/>
                  <w:marRight w:val="0"/>
                  <w:marTop w:val="0"/>
                  <w:marBottom w:val="0"/>
                  <w:divBdr>
                    <w:top w:val="none" w:sz="0" w:space="0" w:color="auto"/>
                    <w:left w:val="none" w:sz="0" w:space="0" w:color="auto"/>
                    <w:bottom w:val="none" w:sz="0" w:space="0" w:color="auto"/>
                    <w:right w:val="none" w:sz="0" w:space="0" w:color="auto"/>
                  </w:divBdr>
                </w:div>
                <w:div w:id="1378120287">
                  <w:marLeft w:val="640"/>
                  <w:marRight w:val="0"/>
                  <w:marTop w:val="0"/>
                  <w:marBottom w:val="0"/>
                  <w:divBdr>
                    <w:top w:val="none" w:sz="0" w:space="0" w:color="auto"/>
                    <w:left w:val="none" w:sz="0" w:space="0" w:color="auto"/>
                    <w:bottom w:val="none" w:sz="0" w:space="0" w:color="auto"/>
                    <w:right w:val="none" w:sz="0" w:space="0" w:color="auto"/>
                  </w:divBdr>
                </w:div>
                <w:div w:id="1313487667">
                  <w:marLeft w:val="640"/>
                  <w:marRight w:val="0"/>
                  <w:marTop w:val="0"/>
                  <w:marBottom w:val="0"/>
                  <w:divBdr>
                    <w:top w:val="none" w:sz="0" w:space="0" w:color="auto"/>
                    <w:left w:val="none" w:sz="0" w:space="0" w:color="auto"/>
                    <w:bottom w:val="none" w:sz="0" w:space="0" w:color="auto"/>
                    <w:right w:val="none" w:sz="0" w:space="0" w:color="auto"/>
                  </w:divBdr>
                </w:div>
                <w:div w:id="871065895">
                  <w:marLeft w:val="640"/>
                  <w:marRight w:val="0"/>
                  <w:marTop w:val="0"/>
                  <w:marBottom w:val="0"/>
                  <w:divBdr>
                    <w:top w:val="none" w:sz="0" w:space="0" w:color="auto"/>
                    <w:left w:val="none" w:sz="0" w:space="0" w:color="auto"/>
                    <w:bottom w:val="none" w:sz="0" w:space="0" w:color="auto"/>
                    <w:right w:val="none" w:sz="0" w:space="0" w:color="auto"/>
                  </w:divBdr>
                </w:div>
                <w:div w:id="467165228">
                  <w:marLeft w:val="640"/>
                  <w:marRight w:val="0"/>
                  <w:marTop w:val="0"/>
                  <w:marBottom w:val="0"/>
                  <w:divBdr>
                    <w:top w:val="none" w:sz="0" w:space="0" w:color="auto"/>
                    <w:left w:val="none" w:sz="0" w:space="0" w:color="auto"/>
                    <w:bottom w:val="none" w:sz="0" w:space="0" w:color="auto"/>
                    <w:right w:val="none" w:sz="0" w:space="0" w:color="auto"/>
                  </w:divBdr>
                </w:div>
                <w:div w:id="448089606">
                  <w:marLeft w:val="640"/>
                  <w:marRight w:val="0"/>
                  <w:marTop w:val="0"/>
                  <w:marBottom w:val="0"/>
                  <w:divBdr>
                    <w:top w:val="none" w:sz="0" w:space="0" w:color="auto"/>
                    <w:left w:val="none" w:sz="0" w:space="0" w:color="auto"/>
                    <w:bottom w:val="none" w:sz="0" w:space="0" w:color="auto"/>
                    <w:right w:val="none" w:sz="0" w:space="0" w:color="auto"/>
                  </w:divBdr>
                </w:div>
                <w:div w:id="1713458686">
                  <w:marLeft w:val="640"/>
                  <w:marRight w:val="0"/>
                  <w:marTop w:val="0"/>
                  <w:marBottom w:val="0"/>
                  <w:divBdr>
                    <w:top w:val="none" w:sz="0" w:space="0" w:color="auto"/>
                    <w:left w:val="none" w:sz="0" w:space="0" w:color="auto"/>
                    <w:bottom w:val="none" w:sz="0" w:space="0" w:color="auto"/>
                    <w:right w:val="none" w:sz="0" w:space="0" w:color="auto"/>
                  </w:divBdr>
                </w:div>
                <w:div w:id="769786884">
                  <w:marLeft w:val="640"/>
                  <w:marRight w:val="0"/>
                  <w:marTop w:val="0"/>
                  <w:marBottom w:val="0"/>
                  <w:divBdr>
                    <w:top w:val="none" w:sz="0" w:space="0" w:color="auto"/>
                    <w:left w:val="none" w:sz="0" w:space="0" w:color="auto"/>
                    <w:bottom w:val="none" w:sz="0" w:space="0" w:color="auto"/>
                    <w:right w:val="none" w:sz="0" w:space="0" w:color="auto"/>
                  </w:divBdr>
                </w:div>
                <w:div w:id="347415097">
                  <w:marLeft w:val="640"/>
                  <w:marRight w:val="0"/>
                  <w:marTop w:val="0"/>
                  <w:marBottom w:val="0"/>
                  <w:divBdr>
                    <w:top w:val="none" w:sz="0" w:space="0" w:color="auto"/>
                    <w:left w:val="none" w:sz="0" w:space="0" w:color="auto"/>
                    <w:bottom w:val="none" w:sz="0" w:space="0" w:color="auto"/>
                    <w:right w:val="none" w:sz="0" w:space="0" w:color="auto"/>
                  </w:divBdr>
                </w:div>
                <w:div w:id="1975207675">
                  <w:marLeft w:val="640"/>
                  <w:marRight w:val="0"/>
                  <w:marTop w:val="0"/>
                  <w:marBottom w:val="0"/>
                  <w:divBdr>
                    <w:top w:val="none" w:sz="0" w:space="0" w:color="auto"/>
                    <w:left w:val="none" w:sz="0" w:space="0" w:color="auto"/>
                    <w:bottom w:val="none" w:sz="0" w:space="0" w:color="auto"/>
                    <w:right w:val="none" w:sz="0" w:space="0" w:color="auto"/>
                  </w:divBdr>
                </w:div>
                <w:div w:id="450588869">
                  <w:marLeft w:val="640"/>
                  <w:marRight w:val="0"/>
                  <w:marTop w:val="0"/>
                  <w:marBottom w:val="0"/>
                  <w:divBdr>
                    <w:top w:val="none" w:sz="0" w:space="0" w:color="auto"/>
                    <w:left w:val="none" w:sz="0" w:space="0" w:color="auto"/>
                    <w:bottom w:val="none" w:sz="0" w:space="0" w:color="auto"/>
                    <w:right w:val="none" w:sz="0" w:space="0" w:color="auto"/>
                  </w:divBdr>
                </w:div>
                <w:div w:id="1590696583">
                  <w:marLeft w:val="640"/>
                  <w:marRight w:val="0"/>
                  <w:marTop w:val="0"/>
                  <w:marBottom w:val="0"/>
                  <w:divBdr>
                    <w:top w:val="none" w:sz="0" w:space="0" w:color="auto"/>
                    <w:left w:val="none" w:sz="0" w:space="0" w:color="auto"/>
                    <w:bottom w:val="none" w:sz="0" w:space="0" w:color="auto"/>
                    <w:right w:val="none" w:sz="0" w:space="0" w:color="auto"/>
                  </w:divBdr>
                </w:div>
                <w:div w:id="1068260657">
                  <w:marLeft w:val="640"/>
                  <w:marRight w:val="0"/>
                  <w:marTop w:val="0"/>
                  <w:marBottom w:val="0"/>
                  <w:divBdr>
                    <w:top w:val="none" w:sz="0" w:space="0" w:color="auto"/>
                    <w:left w:val="none" w:sz="0" w:space="0" w:color="auto"/>
                    <w:bottom w:val="none" w:sz="0" w:space="0" w:color="auto"/>
                    <w:right w:val="none" w:sz="0" w:space="0" w:color="auto"/>
                  </w:divBdr>
                </w:div>
                <w:div w:id="1245070340">
                  <w:marLeft w:val="640"/>
                  <w:marRight w:val="0"/>
                  <w:marTop w:val="0"/>
                  <w:marBottom w:val="0"/>
                  <w:divBdr>
                    <w:top w:val="none" w:sz="0" w:space="0" w:color="auto"/>
                    <w:left w:val="none" w:sz="0" w:space="0" w:color="auto"/>
                    <w:bottom w:val="none" w:sz="0" w:space="0" w:color="auto"/>
                    <w:right w:val="none" w:sz="0" w:space="0" w:color="auto"/>
                  </w:divBdr>
                </w:div>
                <w:div w:id="1816871048">
                  <w:marLeft w:val="640"/>
                  <w:marRight w:val="0"/>
                  <w:marTop w:val="0"/>
                  <w:marBottom w:val="0"/>
                  <w:divBdr>
                    <w:top w:val="none" w:sz="0" w:space="0" w:color="auto"/>
                    <w:left w:val="none" w:sz="0" w:space="0" w:color="auto"/>
                    <w:bottom w:val="none" w:sz="0" w:space="0" w:color="auto"/>
                    <w:right w:val="none" w:sz="0" w:space="0" w:color="auto"/>
                  </w:divBdr>
                </w:div>
                <w:div w:id="713308201">
                  <w:marLeft w:val="640"/>
                  <w:marRight w:val="0"/>
                  <w:marTop w:val="0"/>
                  <w:marBottom w:val="0"/>
                  <w:divBdr>
                    <w:top w:val="none" w:sz="0" w:space="0" w:color="auto"/>
                    <w:left w:val="none" w:sz="0" w:space="0" w:color="auto"/>
                    <w:bottom w:val="none" w:sz="0" w:space="0" w:color="auto"/>
                    <w:right w:val="none" w:sz="0" w:space="0" w:color="auto"/>
                  </w:divBdr>
                </w:div>
                <w:div w:id="400102954">
                  <w:marLeft w:val="640"/>
                  <w:marRight w:val="0"/>
                  <w:marTop w:val="0"/>
                  <w:marBottom w:val="0"/>
                  <w:divBdr>
                    <w:top w:val="none" w:sz="0" w:space="0" w:color="auto"/>
                    <w:left w:val="none" w:sz="0" w:space="0" w:color="auto"/>
                    <w:bottom w:val="none" w:sz="0" w:space="0" w:color="auto"/>
                    <w:right w:val="none" w:sz="0" w:space="0" w:color="auto"/>
                  </w:divBdr>
                </w:div>
                <w:div w:id="1705595468">
                  <w:marLeft w:val="640"/>
                  <w:marRight w:val="0"/>
                  <w:marTop w:val="0"/>
                  <w:marBottom w:val="0"/>
                  <w:divBdr>
                    <w:top w:val="none" w:sz="0" w:space="0" w:color="auto"/>
                    <w:left w:val="none" w:sz="0" w:space="0" w:color="auto"/>
                    <w:bottom w:val="none" w:sz="0" w:space="0" w:color="auto"/>
                    <w:right w:val="none" w:sz="0" w:space="0" w:color="auto"/>
                  </w:divBdr>
                </w:div>
                <w:div w:id="1463957923">
                  <w:marLeft w:val="640"/>
                  <w:marRight w:val="0"/>
                  <w:marTop w:val="0"/>
                  <w:marBottom w:val="0"/>
                  <w:divBdr>
                    <w:top w:val="none" w:sz="0" w:space="0" w:color="auto"/>
                    <w:left w:val="none" w:sz="0" w:space="0" w:color="auto"/>
                    <w:bottom w:val="none" w:sz="0" w:space="0" w:color="auto"/>
                    <w:right w:val="none" w:sz="0" w:space="0" w:color="auto"/>
                  </w:divBdr>
                </w:div>
                <w:div w:id="1121922894">
                  <w:marLeft w:val="640"/>
                  <w:marRight w:val="0"/>
                  <w:marTop w:val="0"/>
                  <w:marBottom w:val="0"/>
                  <w:divBdr>
                    <w:top w:val="none" w:sz="0" w:space="0" w:color="auto"/>
                    <w:left w:val="none" w:sz="0" w:space="0" w:color="auto"/>
                    <w:bottom w:val="none" w:sz="0" w:space="0" w:color="auto"/>
                    <w:right w:val="none" w:sz="0" w:space="0" w:color="auto"/>
                  </w:divBdr>
                </w:div>
                <w:div w:id="1219392530">
                  <w:marLeft w:val="640"/>
                  <w:marRight w:val="0"/>
                  <w:marTop w:val="0"/>
                  <w:marBottom w:val="0"/>
                  <w:divBdr>
                    <w:top w:val="none" w:sz="0" w:space="0" w:color="auto"/>
                    <w:left w:val="none" w:sz="0" w:space="0" w:color="auto"/>
                    <w:bottom w:val="none" w:sz="0" w:space="0" w:color="auto"/>
                    <w:right w:val="none" w:sz="0" w:space="0" w:color="auto"/>
                  </w:divBdr>
                </w:div>
                <w:div w:id="1987855774">
                  <w:marLeft w:val="640"/>
                  <w:marRight w:val="0"/>
                  <w:marTop w:val="0"/>
                  <w:marBottom w:val="0"/>
                  <w:divBdr>
                    <w:top w:val="none" w:sz="0" w:space="0" w:color="auto"/>
                    <w:left w:val="none" w:sz="0" w:space="0" w:color="auto"/>
                    <w:bottom w:val="none" w:sz="0" w:space="0" w:color="auto"/>
                    <w:right w:val="none" w:sz="0" w:space="0" w:color="auto"/>
                  </w:divBdr>
                </w:div>
                <w:div w:id="1303196566">
                  <w:marLeft w:val="640"/>
                  <w:marRight w:val="0"/>
                  <w:marTop w:val="0"/>
                  <w:marBottom w:val="0"/>
                  <w:divBdr>
                    <w:top w:val="none" w:sz="0" w:space="0" w:color="auto"/>
                    <w:left w:val="none" w:sz="0" w:space="0" w:color="auto"/>
                    <w:bottom w:val="none" w:sz="0" w:space="0" w:color="auto"/>
                    <w:right w:val="none" w:sz="0" w:space="0" w:color="auto"/>
                  </w:divBdr>
                </w:div>
                <w:div w:id="306590504">
                  <w:marLeft w:val="640"/>
                  <w:marRight w:val="0"/>
                  <w:marTop w:val="0"/>
                  <w:marBottom w:val="0"/>
                  <w:divBdr>
                    <w:top w:val="none" w:sz="0" w:space="0" w:color="auto"/>
                    <w:left w:val="none" w:sz="0" w:space="0" w:color="auto"/>
                    <w:bottom w:val="none" w:sz="0" w:space="0" w:color="auto"/>
                    <w:right w:val="none" w:sz="0" w:space="0" w:color="auto"/>
                  </w:divBdr>
                </w:div>
                <w:div w:id="227618344">
                  <w:marLeft w:val="640"/>
                  <w:marRight w:val="0"/>
                  <w:marTop w:val="0"/>
                  <w:marBottom w:val="0"/>
                  <w:divBdr>
                    <w:top w:val="none" w:sz="0" w:space="0" w:color="auto"/>
                    <w:left w:val="none" w:sz="0" w:space="0" w:color="auto"/>
                    <w:bottom w:val="none" w:sz="0" w:space="0" w:color="auto"/>
                    <w:right w:val="none" w:sz="0" w:space="0" w:color="auto"/>
                  </w:divBdr>
                </w:div>
                <w:div w:id="1395590507">
                  <w:marLeft w:val="640"/>
                  <w:marRight w:val="0"/>
                  <w:marTop w:val="0"/>
                  <w:marBottom w:val="0"/>
                  <w:divBdr>
                    <w:top w:val="none" w:sz="0" w:space="0" w:color="auto"/>
                    <w:left w:val="none" w:sz="0" w:space="0" w:color="auto"/>
                    <w:bottom w:val="none" w:sz="0" w:space="0" w:color="auto"/>
                    <w:right w:val="none" w:sz="0" w:space="0" w:color="auto"/>
                  </w:divBdr>
                </w:div>
                <w:div w:id="1454859107">
                  <w:marLeft w:val="640"/>
                  <w:marRight w:val="0"/>
                  <w:marTop w:val="0"/>
                  <w:marBottom w:val="0"/>
                  <w:divBdr>
                    <w:top w:val="none" w:sz="0" w:space="0" w:color="auto"/>
                    <w:left w:val="none" w:sz="0" w:space="0" w:color="auto"/>
                    <w:bottom w:val="none" w:sz="0" w:space="0" w:color="auto"/>
                    <w:right w:val="none" w:sz="0" w:space="0" w:color="auto"/>
                  </w:divBdr>
                </w:div>
                <w:div w:id="10379115">
                  <w:marLeft w:val="640"/>
                  <w:marRight w:val="0"/>
                  <w:marTop w:val="0"/>
                  <w:marBottom w:val="0"/>
                  <w:divBdr>
                    <w:top w:val="none" w:sz="0" w:space="0" w:color="auto"/>
                    <w:left w:val="none" w:sz="0" w:space="0" w:color="auto"/>
                    <w:bottom w:val="none" w:sz="0" w:space="0" w:color="auto"/>
                    <w:right w:val="none" w:sz="0" w:space="0" w:color="auto"/>
                  </w:divBdr>
                </w:div>
                <w:div w:id="820926818">
                  <w:marLeft w:val="640"/>
                  <w:marRight w:val="0"/>
                  <w:marTop w:val="0"/>
                  <w:marBottom w:val="0"/>
                  <w:divBdr>
                    <w:top w:val="none" w:sz="0" w:space="0" w:color="auto"/>
                    <w:left w:val="none" w:sz="0" w:space="0" w:color="auto"/>
                    <w:bottom w:val="none" w:sz="0" w:space="0" w:color="auto"/>
                    <w:right w:val="none" w:sz="0" w:space="0" w:color="auto"/>
                  </w:divBdr>
                </w:div>
              </w:divsChild>
            </w:div>
            <w:div w:id="26222296">
              <w:marLeft w:val="0"/>
              <w:marRight w:val="0"/>
              <w:marTop w:val="0"/>
              <w:marBottom w:val="0"/>
              <w:divBdr>
                <w:top w:val="none" w:sz="0" w:space="0" w:color="auto"/>
                <w:left w:val="none" w:sz="0" w:space="0" w:color="auto"/>
                <w:bottom w:val="none" w:sz="0" w:space="0" w:color="auto"/>
                <w:right w:val="none" w:sz="0" w:space="0" w:color="auto"/>
              </w:divBdr>
              <w:divsChild>
                <w:div w:id="947854579">
                  <w:marLeft w:val="640"/>
                  <w:marRight w:val="0"/>
                  <w:marTop w:val="0"/>
                  <w:marBottom w:val="0"/>
                  <w:divBdr>
                    <w:top w:val="none" w:sz="0" w:space="0" w:color="auto"/>
                    <w:left w:val="none" w:sz="0" w:space="0" w:color="auto"/>
                    <w:bottom w:val="none" w:sz="0" w:space="0" w:color="auto"/>
                    <w:right w:val="none" w:sz="0" w:space="0" w:color="auto"/>
                  </w:divBdr>
                </w:div>
                <w:div w:id="497691404">
                  <w:marLeft w:val="640"/>
                  <w:marRight w:val="0"/>
                  <w:marTop w:val="0"/>
                  <w:marBottom w:val="0"/>
                  <w:divBdr>
                    <w:top w:val="none" w:sz="0" w:space="0" w:color="auto"/>
                    <w:left w:val="none" w:sz="0" w:space="0" w:color="auto"/>
                    <w:bottom w:val="none" w:sz="0" w:space="0" w:color="auto"/>
                    <w:right w:val="none" w:sz="0" w:space="0" w:color="auto"/>
                  </w:divBdr>
                </w:div>
                <w:div w:id="1886677428">
                  <w:marLeft w:val="640"/>
                  <w:marRight w:val="0"/>
                  <w:marTop w:val="0"/>
                  <w:marBottom w:val="0"/>
                  <w:divBdr>
                    <w:top w:val="none" w:sz="0" w:space="0" w:color="auto"/>
                    <w:left w:val="none" w:sz="0" w:space="0" w:color="auto"/>
                    <w:bottom w:val="none" w:sz="0" w:space="0" w:color="auto"/>
                    <w:right w:val="none" w:sz="0" w:space="0" w:color="auto"/>
                  </w:divBdr>
                </w:div>
                <w:div w:id="1098868193">
                  <w:marLeft w:val="640"/>
                  <w:marRight w:val="0"/>
                  <w:marTop w:val="0"/>
                  <w:marBottom w:val="0"/>
                  <w:divBdr>
                    <w:top w:val="none" w:sz="0" w:space="0" w:color="auto"/>
                    <w:left w:val="none" w:sz="0" w:space="0" w:color="auto"/>
                    <w:bottom w:val="none" w:sz="0" w:space="0" w:color="auto"/>
                    <w:right w:val="none" w:sz="0" w:space="0" w:color="auto"/>
                  </w:divBdr>
                </w:div>
                <w:div w:id="8721202">
                  <w:marLeft w:val="640"/>
                  <w:marRight w:val="0"/>
                  <w:marTop w:val="0"/>
                  <w:marBottom w:val="0"/>
                  <w:divBdr>
                    <w:top w:val="none" w:sz="0" w:space="0" w:color="auto"/>
                    <w:left w:val="none" w:sz="0" w:space="0" w:color="auto"/>
                    <w:bottom w:val="none" w:sz="0" w:space="0" w:color="auto"/>
                    <w:right w:val="none" w:sz="0" w:space="0" w:color="auto"/>
                  </w:divBdr>
                </w:div>
                <w:div w:id="1879969470">
                  <w:marLeft w:val="640"/>
                  <w:marRight w:val="0"/>
                  <w:marTop w:val="0"/>
                  <w:marBottom w:val="0"/>
                  <w:divBdr>
                    <w:top w:val="none" w:sz="0" w:space="0" w:color="auto"/>
                    <w:left w:val="none" w:sz="0" w:space="0" w:color="auto"/>
                    <w:bottom w:val="none" w:sz="0" w:space="0" w:color="auto"/>
                    <w:right w:val="none" w:sz="0" w:space="0" w:color="auto"/>
                  </w:divBdr>
                </w:div>
                <w:div w:id="502210968">
                  <w:marLeft w:val="640"/>
                  <w:marRight w:val="0"/>
                  <w:marTop w:val="0"/>
                  <w:marBottom w:val="0"/>
                  <w:divBdr>
                    <w:top w:val="none" w:sz="0" w:space="0" w:color="auto"/>
                    <w:left w:val="none" w:sz="0" w:space="0" w:color="auto"/>
                    <w:bottom w:val="none" w:sz="0" w:space="0" w:color="auto"/>
                    <w:right w:val="none" w:sz="0" w:space="0" w:color="auto"/>
                  </w:divBdr>
                </w:div>
                <w:div w:id="1433819720">
                  <w:marLeft w:val="640"/>
                  <w:marRight w:val="0"/>
                  <w:marTop w:val="0"/>
                  <w:marBottom w:val="0"/>
                  <w:divBdr>
                    <w:top w:val="none" w:sz="0" w:space="0" w:color="auto"/>
                    <w:left w:val="none" w:sz="0" w:space="0" w:color="auto"/>
                    <w:bottom w:val="none" w:sz="0" w:space="0" w:color="auto"/>
                    <w:right w:val="none" w:sz="0" w:space="0" w:color="auto"/>
                  </w:divBdr>
                </w:div>
                <w:div w:id="361135028">
                  <w:marLeft w:val="640"/>
                  <w:marRight w:val="0"/>
                  <w:marTop w:val="0"/>
                  <w:marBottom w:val="0"/>
                  <w:divBdr>
                    <w:top w:val="none" w:sz="0" w:space="0" w:color="auto"/>
                    <w:left w:val="none" w:sz="0" w:space="0" w:color="auto"/>
                    <w:bottom w:val="none" w:sz="0" w:space="0" w:color="auto"/>
                    <w:right w:val="none" w:sz="0" w:space="0" w:color="auto"/>
                  </w:divBdr>
                </w:div>
                <w:div w:id="1667783829">
                  <w:marLeft w:val="640"/>
                  <w:marRight w:val="0"/>
                  <w:marTop w:val="0"/>
                  <w:marBottom w:val="0"/>
                  <w:divBdr>
                    <w:top w:val="none" w:sz="0" w:space="0" w:color="auto"/>
                    <w:left w:val="none" w:sz="0" w:space="0" w:color="auto"/>
                    <w:bottom w:val="none" w:sz="0" w:space="0" w:color="auto"/>
                    <w:right w:val="none" w:sz="0" w:space="0" w:color="auto"/>
                  </w:divBdr>
                </w:div>
                <w:div w:id="1800106660">
                  <w:marLeft w:val="640"/>
                  <w:marRight w:val="0"/>
                  <w:marTop w:val="0"/>
                  <w:marBottom w:val="0"/>
                  <w:divBdr>
                    <w:top w:val="none" w:sz="0" w:space="0" w:color="auto"/>
                    <w:left w:val="none" w:sz="0" w:space="0" w:color="auto"/>
                    <w:bottom w:val="none" w:sz="0" w:space="0" w:color="auto"/>
                    <w:right w:val="none" w:sz="0" w:space="0" w:color="auto"/>
                  </w:divBdr>
                </w:div>
                <w:div w:id="630211892">
                  <w:marLeft w:val="640"/>
                  <w:marRight w:val="0"/>
                  <w:marTop w:val="0"/>
                  <w:marBottom w:val="0"/>
                  <w:divBdr>
                    <w:top w:val="none" w:sz="0" w:space="0" w:color="auto"/>
                    <w:left w:val="none" w:sz="0" w:space="0" w:color="auto"/>
                    <w:bottom w:val="none" w:sz="0" w:space="0" w:color="auto"/>
                    <w:right w:val="none" w:sz="0" w:space="0" w:color="auto"/>
                  </w:divBdr>
                </w:div>
                <w:div w:id="1953778658">
                  <w:marLeft w:val="640"/>
                  <w:marRight w:val="0"/>
                  <w:marTop w:val="0"/>
                  <w:marBottom w:val="0"/>
                  <w:divBdr>
                    <w:top w:val="none" w:sz="0" w:space="0" w:color="auto"/>
                    <w:left w:val="none" w:sz="0" w:space="0" w:color="auto"/>
                    <w:bottom w:val="none" w:sz="0" w:space="0" w:color="auto"/>
                    <w:right w:val="none" w:sz="0" w:space="0" w:color="auto"/>
                  </w:divBdr>
                </w:div>
                <w:div w:id="958878955">
                  <w:marLeft w:val="640"/>
                  <w:marRight w:val="0"/>
                  <w:marTop w:val="0"/>
                  <w:marBottom w:val="0"/>
                  <w:divBdr>
                    <w:top w:val="none" w:sz="0" w:space="0" w:color="auto"/>
                    <w:left w:val="none" w:sz="0" w:space="0" w:color="auto"/>
                    <w:bottom w:val="none" w:sz="0" w:space="0" w:color="auto"/>
                    <w:right w:val="none" w:sz="0" w:space="0" w:color="auto"/>
                  </w:divBdr>
                </w:div>
                <w:div w:id="1608780776">
                  <w:marLeft w:val="640"/>
                  <w:marRight w:val="0"/>
                  <w:marTop w:val="0"/>
                  <w:marBottom w:val="0"/>
                  <w:divBdr>
                    <w:top w:val="none" w:sz="0" w:space="0" w:color="auto"/>
                    <w:left w:val="none" w:sz="0" w:space="0" w:color="auto"/>
                    <w:bottom w:val="none" w:sz="0" w:space="0" w:color="auto"/>
                    <w:right w:val="none" w:sz="0" w:space="0" w:color="auto"/>
                  </w:divBdr>
                </w:div>
                <w:div w:id="1604875341">
                  <w:marLeft w:val="640"/>
                  <w:marRight w:val="0"/>
                  <w:marTop w:val="0"/>
                  <w:marBottom w:val="0"/>
                  <w:divBdr>
                    <w:top w:val="none" w:sz="0" w:space="0" w:color="auto"/>
                    <w:left w:val="none" w:sz="0" w:space="0" w:color="auto"/>
                    <w:bottom w:val="none" w:sz="0" w:space="0" w:color="auto"/>
                    <w:right w:val="none" w:sz="0" w:space="0" w:color="auto"/>
                  </w:divBdr>
                </w:div>
                <w:div w:id="1640767656">
                  <w:marLeft w:val="640"/>
                  <w:marRight w:val="0"/>
                  <w:marTop w:val="0"/>
                  <w:marBottom w:val="0"/>
                  <w:divBdr>
                    <w:top w:val="none" w:sz="0" w:space="0" w:color="auto"/>
                    <w:left w:val="none" w:sz="0" w:space="0" w:color="auto"/>
                    <w:bottom w:val="none" w:sz="0" w:space="0" w:color="auto"/>
                    <w:right w:val="none" w:sz="0" w:space="0" w:color="auto"/>
                  </w:divBdr>
                </w:div>
                <w:div w:id="1520313587">
                  <w:marLeft w:val="640"/>
                  <w:marRight w:val="0"/>
                  <w:marTop w:val="0"/>
                  <w:marBottom w:val="0"/>
                  <w:divBdr>
                    <w:top w:val="none" w:sz="0" w:space="0" w:color="auto"/>
                    <w:left w:val="none" w:sz="0" w:space="0" w:color="auto"/>
                    <w:bottom w:val="none" w:sz="0" w:space="0" w:color="auto"/>
                    <w:right w:val="none" w:sz="0" w:space="0" w:color="auto"/>
                  </w:divBdr>
                </w:div>
                <w:div w:id="477456440">
                  <w:marLeft w:val="640"/>
                  <w:marRight w:val="0"/>
                  <w:marTop w:val="0"/>
                  <w:marBottom w:val="0"/>
                  <w:divBdr>
                    <w:top w:val="none" w:sz="0" w:space="0" w:color="auto"/>
                    <w:left w:val="none" w:sz="0" w:space="0" w:color="auto"/>
                    <w:bottom w:val="none" w:sz="0" w:space="0" w:color="auto"/>
                    <w:right w:val="none" w:sz="0" w:space="0" w:color="auto"/>
                  </w:divBdr>
                </w:div>
                <w:div w:id="1587690739">
                  <w:marLeft w:val="640"/>
                  <w:marRight w:val="0"/>
                  <w:marTop w:val="0"/>
                  <w:marBottom w:val="0"/>
                  <w:divBdr>
                    <w:top w:val="none" w:sz="0" w:space="0" w:color="auto"/>
                    <w:left w:val="none" w:sz="0" w:space="0" w:color="auto"/>
                    <w:bottom w:val="none" w:sz="0" w:space="0" w:color="auto"/>
                    <w:right w:val="none" w:sz="0" w:space="0" w:color="auto"/>
                  </w:divBdr>
                </w:div>
                <w:div w:id="1142499499">
                  <w:marLeft w:val="640"/>
                  <w:marRight w:val="0"/>
                  <w:marTop w:val="0"/>
                  <w:marBottom w:val="0"/>
                  <w:divBdr>
                    <w:top w:val="none" w:sz="0" w:space="0" w:color="auto"/>
                    <w:left w:val="none" w:sz="0" w:space="0" w:color="auto"/>
                    <w:bottom w:val="none" w:sz="0" w:space="0" w:color="auto"/>
                    <w:right w:val="none" w:sz="0" w:space="0" w:color="auto"/>
                  </w:divBdr>
                </w:div>
                <w:div w:id="798842269">
                  <w:marLeft w:val="640"/>
                  <w:marRight w:val="0"/>
                  <w:marTop w:val="0"/>
                  <w:marBottom w:val="0"/>
                  <w:divBdr>
                    <w:top w:val="none" w:sz="0" w:space="0" w:color="auto"/>
                    <w:left w:val="none" w:sz="0" w:space="0" w:color="auto"/>
                    <w:bottom w:val="none" w:sz="0" w:space="0" w:color="auto"/>
                    <w:right w:val="none" w:sz="0" w:space="0" w:color="auto"/>
                  </w:divBdr>
                </w:div>
                <w:div w:id="114444190">
                  <w:marLeft w:val="640"/>
                  <w:marRight w:val="0"/>
                  <w:marTop w:val="0"/>
                  <w:marBottom w:val="0"/>
                  <w:divBdr>
                    <w:top w:val="none" w:sz="0" w:space="0" w:color="auto"/>
                    <w:left w:val="none" w:sz="0" w:space="0" w:color="auto"/>
                    <w:bottom w:val="none" w:sz="0" w:space="0" w:color="auto"/>
                    <w:right w:val="none" w:sz="0" w:space="0" w:color="auto"/>
                  </w:divBdr>
                </w:div>
                <w:div w:id="576405286">
                  <w:marLeft w:val="640"/>
                  <w:marRight w:val="0"/>
                  <w:marTop w:val="0"/>
                  <w:marBottom w:val="0"/>
                  <w:divBdr>
                    <w:top w:val="none" w:sz="0" w:space="0" w:color="auto"/>
                    <w:left w:val="none" w:sz="0" w:space="0" w:color="auto"/>
                    <w:bottom w:val="none" w:sz="0" w:space="0" w:color="auto"/>
                    <w:right w:val="none" w:sz="0" w:space="0" w:color="auto"/>
                  </w:divBdr>
                </w:div>
                <w:div w:id="695619004">
                  <w:marLeft w:val="640"/>
                  <w:marRight w:val="0"/>
                  <w:marTop w:val="0"/>
                  <w:marBottom w:val="0"/>
                  <w:divBdr>
                    <w:top w:val="none" w:sz="0" w:space="0" w:color="auto"/>
                    <w:left w:val="none" w:sz="0" w:space="0" w:color="auto"/>
                    <w:bottom w:val="none" w:sz="0" w:space="0" w:color="auto"/>
                    <w:right w:val="none" w:sz="0" w:space="0" w:color="auto"/>
                  </w:divBdr>
                </w:div>
                <w:div w:id="954557373">
                  <w:marLeft w:val="640"/>
                  <w:marRight w:val="0"/>
                  <w:marTop w:val="0"/>
                  <w:marBottom w:val="0"/>
                  <w:divBdr>
                    <w:top w:val="none" w:sz="0" w:space="0" w:color="auto"/>
                    <w:left w:val="none" w:sz="0" w:space="0" w:color="auto"/>
                    <w:bottom w:val="none" w:sz="0" w:space="0" w:color="auto"/>
                    <w:right w:val="none" w:sz="0" w:space="0" w:color="auto"/>
                  </w:divBdr>
                </w:div>
                <w:div w:id="1863279873">
                  <w:marLeft w:val="640"/>
                  <w:marRight w:val="0"/>
                  <w:marTop w:val="0"/>
                  <w:marBottom w:val="0"/>
                  <w:divBdr>
                    <w:top w:val="none" w:sz="0" w:space="0" w:color="auto"/>
                    <w:left w:val="none" w:sz="0" w:space="0" w:color="auto"/>
                    <w:bottom w:val="none" w:sz="0" w:space="0" w:color="auto"/>
                    <w:right w:val="none" w:sz="0" w:space="0" w:color="auto"/>
                  </w:divBdr>
                </w:div>
                <w:div w:id="144709604">
                  <w:marLeft w:val="640"/>
                  <w:marRight w:val="0"/>
                  <w:marTop w:val="0"/>
                  <w:marBottom w:val="0"/>
                  <w:divBdr>
                    <w:top w:val="none" w:sz="0" w:space="0" w:color="auto"/>
                    <w:left w:val="none" w:sz="0" w:space="0" w:color="auto"/>
                    <w:bottom w:val="none" w:sz="0" w:space="0" w:color="auto"/>
                    <w:right w:val="none" w:sz="0" w:space="0" w:color="auto"/>
                  </w:divBdr>
                </w:div>
                <w:div w:id="327371335">
                  <w:marLeft w:val="640"/>
                  <w:marRight w:val="0"/>
                  <w:marTop w:val="0"/>
                  <w:marBottom w:val="0"/>
                  <w:divBdr>
                    <w:top w:val="none" w:sz="0" w:space="0" w:color="auto"/>
                    <w:left w:val="none" w:sz="0" w:space="0" w:color="auto"/>
                    <w:bottom w:val="none" w:sz="0" w:space="0" w:color="auto"/>
                    <w:right w:val="none" w:sz="0" w:space="0" w:color="auto"/>
                  </w:divBdr>
                </w:div>
                <w:div w:id="699359428">
                  <w:marLeft w:val="640"/>
                  <w:marRight w:val="0"/>
                  <w:marTop w:val="0"/>
                  <w:marBottom w:val="0"/>
                  <w:divBdr>
                    <w:top w:val="none" w:sz="0" w:space="0" w:color="auto"/>
                    <w:left w:val="none" w:sz="0" w:space="0" w:color="auto"/>
                    <w:bottom w:val="none" w:sz="0" w:space="0" w:color="auto"/>
                    <w:right w:val="none" w:sz="0" w:space="0" w:color="auto"/>
                  </w:divBdr>
                </w:div>
                <w:div w:id="1948194851">
                  <w:marLeft w:val="640"/>
                  <w:marRight w:val="0"/>
                  <w:marTop w:val="0"/>
                  <w:marBottom w:val="0"/>
                  <w:divBdr>
                    <w:top w:val="none" w:sz="0" w:space="0" w:color="auto"/>
                    <w:left w:val="none" w:sz="0" w:space="0" w:color="auto"/>
                    <w:bottom w:val="none" w:sz="0" w:space="0" w:color="auto"/>
                    <w:right w:val="none" w:sz="0" w:space="0" w:color="auto"/>
                  </w:divBdr>
                </w:div>
                <w:div w:id="1956594565">
                  <w:marLeft w:val="640"/>
                  <w:marRight w:val="0"/>
                  <w:marTop w:val="0"/>
                  <w:marBottom w:val="0"/>
                  <w:divBdr>
                    <w:top w:val="none" w:sz="0" w:space="0" w:color="auto"/>
                    <w:left w:val="none" w:sz="0" w:space="0" w:color="auto"/>
                    <w:bottom w:val="none" w:sz="0" w:space="0" w:color="auto"/>
                    <w:right w:val="none" w:sz="0" w:space="0" w:color="auto"/>
                  </w:divBdr>
                </w:div>
                <w:div w:id="1663393242">
                  <w:marLeft w:val="640"/>
                  <w:marRight w:val="0"/>
                  <w:marTop w:val="0"/>
                  <w:marBottom w:val="0"/>
                  <w:divBdr>
                    <w:top w:val="none" w:sz="0" w:space="0" w:color="auto"/>
                    <w:left w:val="none" w:sz="0" w:space="0" w:color="auto"/>
                    <w:bottom w:val="none" w:sz="0" w:space="0" w:color="auto"/>
                    <w:right w:val="none" w:sz="0" w:space="0" w:color="auto"/>
                  </w:divBdr>
                </w:div>
                <w:div w:id="278100308">
                  <w:marLeft w:val="640"/>
                  <w:marRight w:val="0"/>
                  <w:marTop w:val="0"/>
                  <w:marBottom w:val="0"/>
                  <w:divBdr>
                    <w:top w:val="none" w:sz="0" w:space="0" w:color="auto"/>
                    <w:left w:val="none" w:sz="0" w:space="0" w:color="auto"/>
                    <w:bottom w:val="none" w:sz="0" w:space="0" w:color="auto"/>
                    <w:right w:val="none" w:sz="0" w:space="0" w:color="auto"/>
                  </w:divBdr>
                </w:div>
                <w:div w:id="1107165682">
                  <w:marLeft w:val="640"/>
                  <w:marRight w:val="0"/>
                  <w:marTop w:val="0"/>
                  <w:marBottom w:val="0"/>
                  <w:divBdr>
                    <w:top w:val="none" w:sz="0" w:space="0" w:color="auto"/>
                    <w:left w:val="none" w:sz="0" w:space="0" w:color="auto"/>
                    <w:bottom w:val="none" w:sz="0" w:space="0" w:color="auto"/>
                    <w:right w:val="none" w:sz="0" w:space="0" w:color="auto"/>
                  </w:divBdr>
                </w:div>
                <w:div w:id="882181271">
                  <w:marLeft w:val="640"/>
                  <w:marRight w:val="0"/>
                  <w:marTop w:val="0"/>
                  <w:marBottom w:val="0"/>
                  <w:divBdr>
                    <w:top w:val="none" w:sz="0" w:space="0" w:color="auto"/>
                    <w:left w:val="none" w:sz="0" w:space="0" w:color="auto"/>
                    <w:bottom w:val="none" w:sz="0" w:space="0" w:color="auto"/>
                    <w:right w:val="none" w:sz="0" w:space="0" w:color="auto"/>
                  </w:divBdr>
                </w:div>
                <w:div w:id="575937737">
                  <w:marLeft w:val="640"/>
                  <w:marRight w:val="0"/>
                  <w:marTop w:val="0"/>
                  <w:marBottom w:val="0"/>
                  <w:divBdr>
                    <w:top w:val="none" w:sz="0" w:space="0" w:color="auto"/>
                    <w:left w:val="none" w:sz="0" w:space="0" w:color="auto"/>
                    <w:bottom w:val="none" w:sz="0" w:space="0" w:color="auto"/>
                    <w:right w:val="none" w:sz="0" w:space="0" w:color="auto"/>
                  </w:divBdr>
                </w:div>
                <w:div w:id="1646668057">
                  <w:marLeft w:val="640"/>
                  <w:marRight w:val="0"/>
                  <w:marTop w:val="0"/>
                  <w:marBottom w:val="0"/>
                  <w:divBdr>
                    <w:top w:val="none" w:sz="0" w:space="0" w:color="auto"/>
                    <w:left w:val="none" w:sz="0" w:space="0" w:color="auto"/>
                    <w:bottom w:val="none" w:sz="0" w:space="0" w:color="auto"/>
                    <w:right w:val="none" w:sz="0" w:space="0" w:color="auto"/>
                  </w:divBdr>
                </w:div>
                <w:div w:id="918825208">
                  <w:marLeft w:val="640"/>
                  <w:marRight w:val="0"/>
                  <w:marTop w:val="0"/>
                  <w:marBottom w:val="0"/>
                  <w:divBdr>
                    <w:top w:val="none" w:sz="0" w:space="0" w:color="auto"/>
                    <w:left w:val="none" w:sz="0" w:space="0" w:color="auto"/>
                    <w:bottom w:val="none" w:sz="0" w:space="0" w:color="auto"/>
                    <w:right w:val="none" w:sz="0" w:space="0" w:color="auto"/>
                  </w:divBdr>
                </w:div>
                <w:div w:id="1257440798">
                  <w:marLeft w:val="640"/>
                  <w:marRight w:val="0"/>
                  <w:marTop w:val="0"/>
                  <w:marBottom w:val="0"/>
                  <w:divBdr>
                    <w:top w:val="none" w:sz="0" w:space="0" w:color="auto"/>
                    <w:left w:val="none" w:sz="0" w:space="0" w:color="auto"/>
                    <w:bottom w:val="none" w:sz="0" w:space="0" w:color="auto"/>
                    <w:right w:val="none" w:sz="0" w:space="0" w:color="auto"/>
                  </w:divBdr>
                </w:div>
                <w:div w:id="1198734660">
                  <w:marLeft w:val="640"/>
                  <w:marRight w:val="0"/>
                  <w:marTop w:val="0"/>
                  <w:marBottom w:val="0"/>
                  <w:divBdr>
                    <w:top w:val="none" w:sz="0" w:space="0" w:color="auto"/>
                    <w:left w:val="none" w:sz="0" w:space="0" w:color="auto"/>
                    <w:bottom w:val="none" w:sz="0" w:space="0" w:color="auto"/>
                    <w:right w:val="none" w:sz="0" w:space="0" w:color="auto"/>
                  </w:divBdr>
                </w:div>
                <w:div w:id="1833795211">
                  <w:marLeft w:val="640"/>
                  <w:marRight w:val="0"/>
                  <w:marTop w:val="0"/>
                  <w:marBottom w:val="0"/>
                  <w:divBdr>
                    <w:top w:val="none" w:sz="0" w:space="0" w:color="auto"/>
                    <w:left w:val="none" w:sz="0" w:space="0" w:color="auto"/>
                    <w:bottom w:val="none" w:sz="0" w:space="0" w:color="auto"/>
                    <w:right w:val="none" w:sz="0" w:space="0" w:color="auto"/>
                  </w:divBdr>
                </w:div>
                <w:div w:id="1000738495">
                  <w:marLeft w:val="640"/>
                  <w:marRight w:val="0"/>
                  <w:marTop w:val="0"/>
                  <w:marBottom w:val="0"/>
                  <w:divBdr>
                    <w:top w:val="none" w:sz="0" w:space="0" w:color="auto"/>
                    <w:left w:val="none" w:sz="0" w:space="0" w:color="auto"/>
                    <w:bottom w:val="none" w:sz="0" w:space="0" w:color="auto"/>
                    <w:right w:val="none" w:sz="0" w:space="0" w:color="auto"/>
                  </w:divBdr>
                </w:div>
                <w:div w:id="1330981182">
                  <w:marLeft w:val="640"/>
                  <w:marRight w:val="0"/>
                  <w:marTop w:val="0"/>
                  <w:marBottom w:val="0"/>
                  <w:divBdr>
                    <w:top w:val="none" w:sz="0" w:space="0" w:color="auto"/>
                    <w:left w:val="none" w:sz="0" w:space="0" w:color="auto"/>
                    <w:bottom w:val="none" w:sz="0" w:space="0" w:color="auto"/>
                    <w:right w:val="none" w:sz="0" w:space="0" w:color="auto"/>
                  </w:divBdr>
                </w:div>
                <w:div w:id="1142162746">
                  <w:marLeft w:val="640"/>
                  <w:marRight w:val="0"/>
                  <w:marTop w:val="0"/>
                  <w:marBottom w:val="0"/>
                  <w:divBdr>
                    <w:top w:val="none" w:sz="0" w:space="0" w:color="auto"/>
                    <w:left w:val="none" w:sz="0" w:space="0" w:color="auto"/>
                    <w:bottom w:val="none" w:sz="0" w:space="0" w:color="auto"/>
                    <w:right w:val="none" w:sz="0" w:space="0" w:color="auto"/>
                  </w:divBdr>
                </w:div>
                <w:div w:id="68771415">
                  <w:marLeft w:val="640"/>
                  <w:marRight w:val="0"/>
                  <w:marTop w:val="0"/>
                  <w:marBottom w:val="0"/>
                  <w:divBdr>
                    <w:top w:val="none" w:sz="0" w:space="0" w:color="auto"/>
                    <w:left w:val="none" w:sz="0" w:space="0" w:color="auto"/>
                    <w:bottom w:val="none" w:sz="0" w:space="0" w:color="auto"/>
                    <w:right w:val="none" w:sz="0" w:space="0" w:color="auto"/>
                  </w:divBdr>
                </w:div>
                <w:div w:id="1403522534">
                  <w:marLeft w:val="640"/>
                  <w:marRight w:val="0"/>
                  <w:marTop w:val="0"/>
                  <w:marBottom w:val="0"/>
                  <w:divBdr>
                    <w:top w:val="none" w:sz="0" w:space="0" w:color="auto"/>
                    <w:left w:val="none" w:sz="0" w:space="0" w:color="auto"/>
                    <w:bottom w:val="none" w:sz="0" w:space="0" w:color="auto"/>
                    <w:right w:val="none" w:sz="0" w:space="0" w:color="auto"/>
                  </w:divBdr>
                </w:div>
                <w:div w:id="1209338620">
                  <w:marLeft w:val="640"/>
                  <w:marRight w:val="0"/>
                  <w:marTop w:val="0"/>
                  <w:marBottom w:val="0"/>
                  <w:divBdr>
                    <w:top w:val="none" w:sz="0" w:space="0" w:color="auto"/>
                    <w:left w:val="none" w:sz="0" w:space="0" w:color="auto"/>
                    <w:bottom w:val="none" w:sz="0" w:space="0" w:color="auto"/>
                    <w:right w:val="none" w:sz="0" w:space="0" w:color="auto"/>
                  </w:divBdr>
                </w:div>
                <w:div w:id="37240114">
                  <w:marLeft w:val="640"/>
                  <w:marRight w:val="0"/>
                  <w:marTop w:val="0"/>
                  <w:marBottom w:val="0"/>
                  <w:divBdr>
                    <w:top w:val="none" w:sz="0" w:space="0" w:color="auto"/>
                    <w:left w:val="none" w:sz="0" w:space="0" w:color="auto"/>
                    <w:bottom w:val="none" w:sz="0" w:space="0" w:color="auto"/>
                    <w:right w:val="none" w:sz="0" w:space="0" w:color="auto"/>
                  </w:divBdr>
                </w:div>
                <w:div w:id="1129398874">
                  <w:marLeft w:val="640"/>
                  <w:marRight w:val="0"/>
                  <w:marTop w:val="0"/>
                  <w:marBottom w:val="0"/>
                  <w:divBdr>
                    <w:top w:val="none" w:sz="0" w:space="0" w:color="auto"/>
                    <w:left w:val="none" w:sz="0" w:space="0" w:color="auto"/>
                    <w:bottom w:val="none" w:sz="0" w:space="0" w:color="auto"/>
                    <w:right w:val="none" w:sz="0" w:space="0" w:color="auto"/>
                  </w:divBdr>
                </w:div>
              </w:divsChild>
            </w:div>
            <w:div w:id="1425689075">
              <w:marLeft w:val="0"/>
              <w:marRight w:val="0"/>
              <w:marTop w:val="0"/>
              <w:marBottom w:val="0"/>
              <w:divBdr>
                <w:top w:val="none" w:sz="0" w:space="0" w:color="auto"/>
                <w:left w:val="none" w:sz="0" w:space="0" w:color="auto"/>
                <w:bottom w:val="none" w:sz="0" w:space="0" w:color="auto"/>
                <w:right w:val="none" w:sz="0" w:space="0" w:color="auto"/>
              </w:divBdr>
              <w:divsChild>
                <w:div w:id="818153707">
                  <w:marLeft w:val="640"/>
                  <w:marRight w:val="0"/>
                  <w:marTop w:val="0"/>
                  <w:marBottom w:val="0"/>
                  <w:divBdr>
                    <w:top w:val="none" w:sz="0" w:space="0" w:color="auto"/>
                    <w:left w:val="none" w:sz="0" w:space="0" w:color="auto"/>
                    <w:bottom w:val="none" w:sz="0" w:space="0" w:color="auto"/>
                    <w:right w:val="none" w:sz="0" w:space="0" w:color="auto"/>
                  </w:divBdr>
                </w:div>
                <w:div w:id="722631322">
                  <w:marLeft w:val="640"/>
                  <w:marRight w:val="0"/>
                  <w:marTop w:val="0"/>
                  <w:marBottom w:val="0"/>
                  <w:divBdr>
                    <w:top w:val="none" w:sz="0" w:space="0" w:color="auto"/>
                    <w:left w:val="none" w:sz="0" w:space="0" w:color="auto"/>
                    <w:bottom w:val="none" w:sz="0" w:space="0" w:color="auto"/>
                    <w:right w:val="none" w:sz="0" w:space="0" w:color="auto"/>
                  </w:divBdr>
                </w:div>
                <w:div w:id="270284453">
                  <w:marLeft w:val="640"/>
                  <w:marRight w:val="0"/>
                  <w:marTop w:val="0"/>
                  <w:marBottom w:val="0"/>
                  <w:divBdr>
                    <w:top w:val="none" w:sz="0" w:space="0" w:color="auto"/>
                    <w:left w:val="none" w:sz="0" w:space="0" w:color="auto"/>
                    <w:bottom w:val="none" w:sz="0" w:space="0" w:color="auto"/>
                    <w:right w:val="none" w:sz="0" w:space="0" w:color="auto"/>
                  </w:divBdr>
                </w:div>
                <w:div w:id="1667629794">
                  <w:marLeft w:val="640"/>
                  <w:marRight w:val="0"/>
                  <w:marTop w:val="0"/>
                  <w:marBottom w:val="0"/>
                  <w:divBdr>
                    <w:top w:val="none" w:sz="0" w:space="0" w:color="auto"/>
                    <w:left w:val="none" w:sz="0" w:space="0" w:color="auto"/>
                    <w:bottom w:val="none" w:sz="0" w:space="0" w:color="auto"/>
                    <w:right w:val="none" w:sz="0" w:space="0" w:color="auto"/>
                  </w:divBdr>
                </w:div>
                <w:div w:id="292906589">
                  <w:marLeft w:val="640"/>
                  <w:marRight w:val="0"/>
                  <w:marTop w:val="0"/>
                  <w:marBottom w:val="0"/>
                  <w:divBdr>
                    <w:top w:val="none" w:sz="0" w:space="0" w:color="auto"/>
                    <w:left w:val="none" w:sz="0" w:space="0" w:color="auto"/>
                    <w:bottom w:val="none" w:sz="0" w:space="0" w:color="auto"/>
                    <w:right w:val="none" w:sz="0" w:space="0" w:color="auto"/>
                  </w:divBdr>
                </w:div>
                <w:div w:id="379519667">
                  <w:marLeft w:val="640"/>
                  <w:marRight w:val="0"/>
                  <w:marTop w:val="0"/>
                  <w:marBottom w:val="0"/>
                  <w:divBdr>
                    <w:top w:val="none" w:sz="0" w:space="0" w:color="auto"/>
                    <w:left w:val="none" w:sz="0" w:space="0" w:color="auto"/>
                    <w:bottom w:val="none" w:sz="0" w:space="0" w:color="auto"/>
                    <w:right w:val="none" w:sz="0" w:space="0" w:color="auto"/>
                  </w:divBdr>
                </w:div>
                <w:div w:id="361902824">
                  <w:marLeft w:val="640"/>
                  <w:marRight w:val="0"/>
                  <w:marTop w:val="0"/>
                  <w:marBottom w:val="0"/>
                  <w:divBdr>
                    <w:top w:val="none" w:sz="0" w:space="0" w:color="auto"/>
                    <w:left w:val="none" w:sz="0" w:space="0" w:color="auto"/>
                    <w:bottom w:val="none" w:sz="0" w:space="0" w:color="auto"/>
                    <w:right w:val="none" w:sz="0" w:space="0" w:color="auto"/>
                  </w:divBdr>
                </w:div>
                <w:div w:id="412093475">
                  <w:marLeft w:val="640"/>
                  <w:marRight w:val="0"/>
                  <w:marTop w:val="0"/>
                  <w:marBottom w:val="0"/>
                  <w:divBdr>
                    <w:top w:val="none" w:sz="0" w:space="0" w:color="auto"/>
                    <w:left w:val="none" w:sz="0" w:space="0" w:color="auto"/>
                    <w:bottom w:val="none" w:sz="0" w:space="0" w:color="auto"/>
                    <w:right w:val="none" w:sz="0" w:space="0" w:color="auto"/>
                  </w:divBdr>
                </w:div>
                <w:div w:id="694580529">
                  <w:marLeft w:val="640"/>
                  <w:marRight w:val="0"/>
                  <w:marTop w:val="0"/>
                  <w:marBottom w:val="0"/>
                  <w:divBdr>
                    <w:top w:val="none" w:sz="0" w:space="0" w:color="auto"/>
                    <w:left w:val="none" w:sz="0" w:space="0" w:color="auto"/>
                    <w:bottom w:val="none" w:sz="0" w:space="0" w:color="auto"/>
                    <w:right w:val="none" w:sz="0" w:space="0" w:color="auto"/>
                  </w:divBdr>
                </w:div>
                <w:div w:id="2108041957">
                  <w:marLeft w:val="640"/>
                  <w:marRight w:val="0"/>
                  <w:marTop w:val="0"/>
                  <w:marBottom w:val="0"/>
                  <w:divBdr>
                    <w:top w:val="none" w:sz="0" w:space="0" w:color="auto"/>
                    <w:left w:val="none" w:sz="0" w:space="0" w:color="auto"/>
                    <w:bottom w:val="none" w:sz="0" w:space="0" w:color="auto"/>
                    <w:right w:val="none" w:sz="0" w:space="0" w:color="auto"/>
                  </w:divBdr>
                </w:div>
                <w:div w:id="465659477">
                  <w:marLeft w:val="640"/>
                  <w:marRight w:val="0"/>
                  <w:marTop w:val="0"/>
                  <w:marBottom w:val="0"/>
                  <w:divBdr>
                    <w:top w:val="none" w:sz="0" w:space="0" w:color="auto"/>
                    <w:left w:val="none" w:sz="0" w:space="0" w:color="auto"/>
                    <w:bottom w:val="none" w:sz="0" w:space="0" w:color="auto"/>
                    <w:right w:val="none" w:sz="0" w:space="0" w:color="auto"/>
                  </w:divBdr>
                </w:div>
                <w:div w:id="2045448701">
                  <w:marLeft w:val="640"/>
                  <w:marRight w:val="0"/>
                  <w:marTop w:val="0"/>
                  <w:marBottom w:val="0"/>
                  <w:divBdr>
                    <w:top w:val="none" w:sz="0" w:space="0" w:color="auto"/>
                    <w:left w:val="none" w:sz="0" w:space="0" w:color="auto"/>
                    <w:bottom w:val="none" w:sz="0" w:space="0" w:color="auto"/>
                    <w:right w:val="none" w:sz="0" w:space="0" w:color="auto"/>
                  </w:divBdr>
                </w:div>
                <w:div w:id="574360725">
                  <w:marLeft w:val="640"/>
                  <w:marRight w:val="0"/>
                  <w:marTop w:val="0"/>
                  <w:marBottom w:val="0"/>
                  <w:divBdr>
                    <w:top w:val="none" w:sz="0" w:space="0" w:color="auto"/>
                    <w:left w:val="none" w:sz="0" w:space="0" w:color="auto"/>
                    <w:bottom w:val="none" w:sz="0" w:space="0" w:color="auto"/>
                    <w:right w:val="none" w:sz="0" w:space="0" w:color="auto"/>
                  </w:divBdr>
                </w:div>
                <w:div w:id="818688752">
                  <w:marLeft w:val="640"/>
                  <w:marRight w:val="0"/>
                  <w:marTop w:val="0"/>
                  <w:marBottom w:val="0"/>
                  <w:divBdr>
                    <w:top w:val="none" w:sz="0" w:space="0" w:color="auto"/>
                    <w:left w:val="none" w:sz="0" w:space="0" w:color="auto"/>
                    <w:bottom w:val="none" w:sz="0" w:space="0" w:color="auto"/>
                    <w:right w:val="none" w:sz="0" w:space="0" w:color="auto"/>
                  </w:divBdr>
                </w:div>
                <w:div w:id="853228655">
                  <w:marLeft w:val="640"/>
                  <w:marRight w:val="0"/>
                  <w:marTop w:val="0"/>
                  <w:marBottom w:val="0"/>
                  <w:divBdr>
                    <w:top w:val="none" w:sz="0" w:space="0" w:color="auto"/>
                    <w:left w:val="none" w:sz="0" w:space="0" w:color="auto"/>
                    <w:bottom w:val="none" w:sz="0" w:space="0" w:color="auto"/>
                    <w:right w:val="none" w:sz="0" w:space="0" w:color="auto"/>
                  </w:divBdr>
                </w:div>
                <w:div w:id="319385123">
                  <w:marLeft w:val="640"/>
                  <w:marRight w:val="0"/>
                  <w:marTop w:val="0"/>
                  <w:marBottom w:val="0"/>
                  <w:divBdr>
                    <w:top w:val="none" w:sz="0" w:space="0" w:color="auto"/>
                    <w:left w:val="none" w:sz="0" w:space="0" w:color="auto"/>
                    <w:bottom w:val="none" w:sz="0" w:space="0" w:color="auto"/>
                    <w:right w:val="none" w:sz="0" w:space="0" w:color="auto"/>
                  </w:divBdr>
                </w:div>
                <w:div w:id="1743525106">
                  <w:marLeft w:val="640"/>
                  <w:marRight w:val="0"/>
                  <w:marTop w:val="0"/>
                  <w:marBottom w:val="0"/>
                  <w:divBdr>
                    <w:top w:val="none" w:sz="0" w:space="0" w:color="auto"/>
                    <w:left w:val="none" w:sz="0" w:space="0" w:color="auto"/>
                    <w:bottom w:val="none" w:sz="0" w:space="0" w:color="auto"/>
                    <w:right w:val="none" w:sz="0" w:space="0" w:color="auto"/>
                  </w:divBdr>
                </w:div>
                <w:div w:id="487748218">
                  <w:marLeft w:val="640"/>
                  <w:marRight w:val="0"/>
                  <w:marTop w:val="0"/>
                  <w:marBottom w:val="0"/>
                  <w:divBdr>
                    <w:top w:val="none" w:sz="0" w:space="0" w:color="auto"/>
                    <w:left w:val="none" w:sz="0" w:space="0" w:color="auto"/>
                    <w:bottom w:val="none" w:sz="0" w:space="0" w:color="auto"/>
                    <w:right w:val="none" w:sz="0" w:space="0" w:color="auto"/>
                  </w:divBdr>
                </w:div>
                <w:div w:id="1304578954">
                  <w:marLeft w:val="640"/>
                  <w:marRight w:val="0"/>
                  <w:marTop w:val="0"/>
                  <w:marBottom w:val="0"/>
                  <w:divBdr>
                    <w:top w:val="none" w:sz="0" w:space="0" w:color="auto"/>
                    <w:left w:val="none" w:sz="0" w:space="0" w:color="auto"/>
                    <w:bottom w:val="none" w:sz="0" w:space="0" w:color="auto"/>
                    <w:right w:val="none" w:sz="0" w:space="0" w:color="auto"/>
                  </w:divBdr>
                </w:div>
                <w:div w:id="104547026">
                  <w:marLeft w:val="640"/>
                  <w:marRight w:val="0"/>
                  <w:marTop w:val="0"/>
                  <w:marBottom w:val="0"/>
                  <w:divBdr>
                    <w:top w:val="none" w:sz="0" w:space="0" w:color="auto"/>
                    <w:left w:val="none" w:sz="0" w:space="0" w:color="auto"/>
                    <w:bottom w:val="none" w:sz="0" w:space="0" w:color="auto"/>
                    <w:right w:val="none" w:sz="0" w:space="0" w:color="auto"/>
                  </w:divBdr>
                </w:div>
                <w:div w:id="24792993">
                  <w:marLeft w:val="640"/>
                  <w:marRight w:val="0"/>
                  <w:marTop w:val="0"/>
                  <w:marBottom w:val="0"/>
                  <w:divBdr>
                    <w:top w:val="none" w:sz="0" w:space="0" w:color="auto"/>
                    <w:left w:val="none" w:sz="0" w:space="0" w:color="auto"/>
                    <w:bottom w:val="none" w:sz="0" w:space="0" w:color="auto"/>
                    <w:right w:val="none" w:sz="0" w:space="0" w:color="auto"/>
                  </w:divBdr>
                </w:div>
                <w:div w:id="1950502376">
                  <w:marLeft w:val="640"/>
                  <w:marRight w:val="0"/>
                  <w:marTop w:val="0"/>
                  <w:marBottom w:val="0"/>
                  <w:divBdr>
                    <w:top w:val="none" w:sz="0" w:space="0" w:color="auto"/>
                    <w:left w:val="none" w:sz="0" w:space="0" w:color="auto"/>
                    <w:bottom w:val="none" w:sz="0" w:space="0" w:color="auto"/>
                    <w:right w:val="none" w:sz="0" w:space="0" w:color="auto"/>
                  </w:divBdr>
                </w:div>
                <w:div w:id="1479572942">
                  <w:marLeft w:val="640"/>
                  <w:marRight w:val="0"/>
                  <w:marTop w:val="0"/>
                  <w:marBottom w:val="0"/>
                  <w:divBdr>
                    <w:top w:val="none" w:sz="0" w:space="0" w:color="auto"/>
                    <w:left w:val="none" w:sz="0" w:space="0" w:color="auto"/>
                    <w:bottom w:val="none" w:sz="0" w:space="0" w:color="auto"/>
                    <w:right w:val="none" w:sz="0" w:space="0" w:color="auto"/>
                  </w:divBdr>
                </w:div>
                <w:div w:id="88158181">
                  <w:marLeft w:val="640"/>
                  <w:marRight w:val="0"/>
                  <w:marTop w:val="0"/>
                  <w:marBottom w:val="0"/>
                  <w:divBdr>
                    <w:top w:val="none" w:sz="0" w:space="0" w:color="auto"/>
                    <w:left w:val="none" w:sz="0" w:space="0" w:color="auto"/>
                    <w:bottom w:val="none" w:sz="0" w:space="0" w:color="auto"/>
                    <w:right w:val="none" w:sz="0" w:space="0" w:color="auto"/>
                  </w:divBdr>
                </w:div>
                <w:div w:id="1990593209">
                  <w:marLeft w:val="640"/>
                  <w:marRight w:val="0"/>
                  <w:marTop w:val="0"/>
                  <w:marBottom w:val="0"/>
                  <w:divBdr>
                    <w:top w:val="none" w:sz="0" w:space="0" w:color="auto"/>
                    <w:left w:val="none" w:sz="0" w:space="0" w:color="auto"/>
                    <w:bottom w:val="none" w:sz="0" w:space="0" w:color="auto"/>
                    <w:right w:val="none" w:sz="0" w:space="0" w:color="auto"/>
                  </w:divBdr>
                </w:div>
                <w:div w:id="1634215013">
                  <w:marLeft w:val="640"/>
                  <w:marRight w:val="0"/>
                  <w:marTop w:val="0"/>
                  <w:marBottom w:val="0"/>
                  <w:divBdr>
                    <w:top w:val="none" w:sz="0" w:space="0" w:color="auto"/>
                    <w:left w:val="none" w:sz="0" w:space="0" w:color="auto"/>
                    <w:bottom w:val="none" w:sz="0" w:space="0" w:color="auto"/>
                    <w:right w:val="none" w:sz="0" w:space="0" w:color="auto"/>
                  </w:divBdr>
                </w:div>
                <w:div w:id="1384908348">
                  <w:marLeft w:val="640"/>
                  <w:marRight w:val="0"/>
                  <w:marTop w:val="0"/>
                  <w:marBottom w:val="0"/>
                  <w:divBdr>
                    <w:top w:val="none" w:sz="0" w:space="0" w:color="auto"/>
                    <w:left w:val="none" w:sz="0" w:space="0" w:color="auto"/>
                    <w:bottom w:val="none" w:sz="0" w:space="0" w:color="auto"/>
                    <w:right w:val="none" w:sz="0" w:space="0" w:color="auto"/>
                  </w:divBdr>
                </w:div>
                <w:div w:id="920673361">
                  <w:marLeft w:val="640"/>
                  <w:marRight w:val="0"/>
                  <w:marTop w:val="0"/>
                  <w:marBottom w:val="0"/>
                  <w:divBdr>
                    <w:top w:val="none" w:sz="0" w:space="0" w:color="auto"/>
                    <w:left w:val="none" w:sz="0" w:space="0" w:color="auto"/>
                    <w:bottom w:val="none" w:sz="0" w:space="0" w:color="auto"/>
                    <w:right w:val="none" w:sz="0" w:space="0" w:color="auto"/>
                  </w:divBdr>
                </w:div>
                <w:div w:id="971859641">
                  <w:marLeft w:val="640"/>
                  <w:marRight w:val="0"/>
                  <w:marTop w:val="0"/>
                  <w:marBottom w:val="0"/>
                  <w:divBdr>
                    <w:top w:val="none" w:sz="0" w:space="0" w:color="auto"/>
                    <w:left w:val="none" w:sz="0" w:space="0" w:color="auto"/>
                    <w:bottom w:val="none" w:sz="0" w:space="0" w:color="auto"/>
                    <w:right w:val="none" w:sz="0" w:space="0" w:color="auto"/>
                  </w:divBdr>
                </w:div>
                <w:div w:id="1787236849">
                  <w:marLeft w:val="640"/>
                  <w:marRight w:val="0"/>
                  <w:marTop w:val="0"/>
                  <w:marBottom w:val="0"/>
                  <w:divBdr>
                    <w:top w:val="none" w:sz="0" w:space="0" w:color="auto"/>
                    <w:left w:val="none" w:sz="0" w:space="0" w:color="auto"/>
                    <w:bottom w:val="none" w:sz="0" w:space="0" w:color="auto"/>
                    <w:right w:val="none" w:sz="0" w:space="0" w:color="auto"/>
                  </w:divBdr>
                </w:div>
                <w:div w:id="1433088769">
                  <w:marLeft w:val="640"/>
                  <w:marRight w:val="0"/>
                  <w:marTop w:val="0"/>
                  <w:marBottom w:val="0"/>
                  <w:divBdr>
                    <w:top w:val="none" w:sz="0" w:space="0" w:color="auto"/>
                    <w:left w:val="none" w:sz="0" w:space="0" w:color="auto"/>
                    <w:bottom w:val="none" w:sz="0" w:space="0" w:color="auto"/>
                    <w:right w:val="none" w:sz="0" w:space="0" w:color="auto"/>
                  </w:divBdr>
                </w:div>
                <w:div w:id="949893296">
                  <w:marLeft w:val="640"/>
                  <w:marRight w:val="0"/>
                  <w:marTop w:val="0"/>
                  <w:marBottom w:val="0"/>
                  <w:divBdr>
                    <w:top w:val="none" w:sz="0" w:space="0" w:color="auto"/>
                    <w:left w:val="none" w:sz="0" w:space="0" w:color="auto"/>
                    <w:bottom w:val="none" w:sz="0" w:space="0" w:color="auto"/>
                    <w:right w:val="none" w:sz="0" w:space="0" w:color="auto"/>
                  </w:divBdr>
                </w:div>
                <w:div w:id="1036664519">
                  <w:marLeft w:val="640"/>
                  <w:marRight w:val="0"/>
                  <w:marTop w:val="0"/>
                  <w:marBottom w:val="0"/>
                  <w:divBdr>
                    <w:top w:val="none" w:sz="0" w:space="0" w:color="auto"/>
                    <w:left w:val="none" w:sz="0" w:space="0" w:color="auto"/>
                    <w:bottom w:val="none" w:sz="0" w:space="0" w:color="auto"/>
                    <w:right w:val="none" w:sz="0" w:space="0" w:color="auto"/>
                  </w:divBdr>
                </w:div>
                <w:div w:id="1896155752">
                  <w:marLeft w:val="640"/>
                  <w:marRight w:val="0"/>
                  <w:marTop w:val="0"/>
                  <w:marBottom w:val="0"/>
                  <w:divBdr>
                    <w:top w:val="none" w:sz="0" w:space="0" w:color="auto"/>
                    <w:left w:val="none" w:sz="0" w:space="0" w:color="auto"/>
                    <w:bottom w:val="none" w:sz="0" w:space="0" w:color="auto"/>
                    <w:right w:val="none" w:sz="0" w:space="0" w:color="auto"/>
                  </w:divBdr>
                </w:div>
                <w:div w:id="1084691406">
                  <w:marLeft w:val="640"/>
                  <w:marRight w:val="0"/>
                  <w:marTop w:val="0"/>
                  <w:marBottom w:val="0"/>
                  <w:divBdr>
                    <w:top w:val="none" w:sz="0" w:space="0" w:color="auto"/>
                    <w:left w:val="none" w:sz="0" w:space="0" w:color="auto"/>
                    <w:bottom w:val="none" w:sz="0" w:space="0" w:color="auto"/>
                    <w:right w:val="none" w:sz="0" w:space="0" w:color="auto"/>
                  </w:divBdr>
                </w:div>
                <w:div w:id="1716616611">
                  <w:marLeft w:val="640"/>
                  <w:marRight w:val="0"/>
                  <w:marTop w:val="0"/>
                  <w:marBottom w:val="0"/>
                  <w:divBdr>
                    <w:top w:val="none" w:sz="0" w:space="0" w:color="auto"/>
                    <w:left w:val="none" w:sz="0" w:space="0" w:color="auto"/>
                    <w:bottom w:val="none" w:sz="0" w:space="0" w:color="auto"/>
                    <w:right w:val="none" w:sz="0" w:space="0" w:color="auto"/>
                  </w:divBdr>
                </w:div>
                <w:div w:id="1911574875">
                  <w:marLeft w:val="640"/>
                  <w:marRight w:val="0"/>
                  <w:marTop w:val="0"/>
                  <w:marBottom w:val="0"/>
                  <w:divBdr>
                    <w:top w:val="none" w:sz="0" w:space="0" w:color="auto"/>
                    <w:left w:val="none" w:sz="0" w:space="0" w:color="auto"/>
                    <w:bottom w:val="none" w:sz="0" w:space="0" w:color="auto"/>
                    <w:right w:val="none" w:sz="0" w:space="0" w:color="auto"/>
                  </w:divBdr>
                </w:div>
                <w:div w:id="714936033">
                  <w:marLeft w:val="640"/>
                  <w:marRight w:val="0"/>
                  <w:marTop w:val="0"/>
                  <w:marBottom w:val="0"/>
                  <w:divBdr>
                    <w:top w:val="none" w:sz="0" w:space="0" w:color="auto"/>
                    <w:left w:val="none" w:sz="0" w:space="0" w:color="auto"/>
                    <w:bottom w:val="none" w:sz="0" w:space="0" w:color="auto"/>
                    <w:right w:val="none" w:sz="0" w:space="0" w:color="auto"/>
                  </w:divBdr>
                </w:div>
                <w:div w:id="1364793459">
                  <w:marLeft w:val="640"/>
                  <w:marRight w:val="0"/>
                  <w:marTop w:val="0"/>
                  <w:marBottom w:val="0"/>
                  <w:divBdr>
                    <w:top w:val="none" w:sz="0" w:space="0" w:color="auto"/>
                    <w:left w:val="none" w:sz="0" w:space="0" w:color="auto"/>
                    <w:bottom w:val="none" w:sz="0" w:space="0" w:color="auto"/>
                    <w:right w:val="none" w:sz="0" w:space="0" w:color="auto"/>
                  </w:divBdr>
                </w:div>
                <w:div w:id="215510710">
                  <w:marLeft w:val="640"/>
                  <w:marRight w:val="0"/>
                  <w:marTop w:val="0"/>
                  <w:marBottom w:val="0"/>
                  <w:divBdr>
                    <w:top w:val="none" w:sz="0" w:space="0" w:color="auto"/>
                    <w:left w:val="none" w:sz="0" w:space="0" w:color="auto"/>
                    <w:bottom w:val="none" w:sz="0" w:space="0" w:color="auto"/>
                    <w:right w:val="none" w:sz="0" w:space="0" w:color="auto"/>
                  </w:divBdr>
                </w:div>
                <w:div w:id="1645885764">
                  <w:marLeft w:val="640"/>
                  <w:marRight w:val="0"/>
                  <w:marTop w:val="0"/>
                  <w:marBottom w:val="0"/>
                  <w:divBdr>
                    <w:top w:val="none" w:sz="0" w:space="0" w:color="auto"/>
                    <w:left w:val="none" w:sz="0" w:space="0" w:color="auto"/>
                    <w:bottom w:val="none" w:sz="0" w:space="0" w:color="auto"/>
                    <w:right w:val="none" w:sz="0" w:space="0" w:color="auto"/>
                  </w:divBdr>
                </w:div>
                <w:div w:id="2107263841">
                  <w:marLeft w:val="640"/>
                  <w:marRight w:val="0"/>
                  <w:marTop w:val="0"/>
                  <w:marBottom w:val="0"/>
                  <w:divBdr>
                    <w:top w:val="none" w:sz="0" w:space="0" w:color="auto"/>
                    <w:left w:val="none" w:sz="0" w:space="0" w:color="auto"/>
                    <w:bottom w:val="none" w:sz="0" w:space="0" w:color="auto"/>
                    <w:right w:val="none" w:sz="0" w:space="0" w:color="auto"/>
                  </w:divBdr>
                </w:div>
                <w:div w:id="1700669023">
                  <w:marLeft w:val="640"/>
                  <w:marRight w:val="0"/>
                  <w:marTop w:val="0"/>
                  <w:marBottom w:val="0"/>
                  <w:divBdr>
                    <w:top w:val="none" w:sz="0" w:space="0" w:color="auto"/>
                    <w:left w:val="none" w:sz="0" w:space="0" w:color="auto"/>
                    <w:bottom w:val="none" w:sz="0" w:space="0" w:color="auto"/>
                    <w:right w:val="none" w:sz="0" w:space="0" w:color="auto"/>
                  </w:divBdr>
                </w:div>
                <w:div w:id="511920235">
                  <w:marLeft w:val="640"/>
                  <w:marRight w:val="0"/>
                  <w:marTop w:val="0"/>
                  <w:marBottom w:val="0"/>
                  <w:divBdr>
                    <w:top w:val="none" w:sz="0" w:space="0" w:color="auto"/>
                    <w:left w:val="none" w:sz="0" w:space="0" w:color="auto"/>
                    <w:bottom w:val="none" w:sz="0" w:space="0" w:color="auto"/>
                    <w:right w:val="none" w:sz="0" w:space="0" w:color="auto"/>
                  </w:divBdr>
                </w:div>
                <w:div w:id="1006519466">
                  <w:marLeft w:val="640"/>
                  <w:marRight w:val="0"/>
                  <w:marTop w:val="0"/>
                  <w:marBottom w:val="0"/>
                  <w:divBdr>
                    <w:top w:val="none" w:sz="0" w:space="0" w:color="auto"/>
                    <w:left w:val="none" w:sz="0" w:space="0" w:color="auto"/>
                    <w:bottom w:val="none" w:sz="0" w:space="0" w:color="auto"/>
                    <w:right w:val="none" w:sz="0" w:space="0" w:color="auto"/>
                  </w:divBdr>
                </w:div>
                <w:div w:id="1425347713">
                  <w:marLeft w:val="640"/>
                  <w:marRight w:val="0"/>
                  <w:marTop w:val="0"/>
                  <w:marBottom w:val="0"/>
                  <w:divBdr>
                    <w:top w:val="none" w:sz="0" w:space="0" w:color="auto"/>
                    <w:left w:val="none" w:sz="0" w:space="0" w:color="auto"/>
                    <w:bottom w:val="none" w:sz="0" w:space="0" w:color="auto"/>
                    <w:right w:val="none" w:sz="0" w:space="0" w:color="auto"/>
                  </w:divBdr>
                </w:div>
                <w:div w:id="682902271">
                  <w:marLeft w:val="640"/>
                  <w:marRight w:val="0"/>
                  <w:marTop w:val="0"/>
                  <w:marBottom w:val="0"/>
                  <w:divBdr>
                    <w:top w:val="none" w:sz="0" w:space="0" w:color="auto"/>
                    <w:left w:val="none" w:sz="0" w:space="0" w:color="auto"/>
                    <w:bottom w:val="none" w:sz="0" w:space="0" w:color="auto"/>
                    <w:right w:val="none" w:sz="0" w:space="0" w:color="auto"/>
                  </w:divBdr>
                </w:div>
                <w:div w:id="1260023080">
                  <w:marLeft w:val="640"/>
                  <w:marRight w:val="0"/>
                  <w:marTop w:val="0"/>
                  <w:marBottom w:val="0"/>
                  <w:divBdr>
                    <w:top w:val="none" w:sz="0" w:space="0" w:color="auto"/>
                    <w:left w:val="none" w:sz="0" w:space="0" w:color="auto"/>
                    <w:bottom w:val="none" w:sz="0" w:space="0" w:color="auto"/>
                    <w:right w:val="none" w:sz="0" w:space="0" w:color="auto"/>
                  </w:divBdr>
                </w:div>
                <w:div w:id="1304118388">
                  <w:marLeft w:val="640"/>
                  <w:marRight w:val="0"/>
                  <w:marTop w:val="0"/>
                  <w:marBottom w:val="0"/>
                  <w:divBdr>
                    <w:top w:val="none" w:sz="0" w:space="0" w:color="auto"/>
                    <w:left w:val="none" w:sz="0" w:space="0" w:color="auto"/>
                    <w:bottom w:val="none" w:sz="0" w:space="0" w:color="auto"/>
                    <w:right w:val="none" w:sz="0" w:space="0" w:color="auto"/>
                  </w:divBdr>
                </w:div>
                <w:div w:id="847793670">
                  <w:marLeft w:val="640"/>
                  <w:marRight w:val="0"/>
                  <w:marTop w:val="0"/>
                  <w:marBottom w:val="0"/>
                  <w:divBdr>
                    <w:top w:val="none" w:sz="0" w:space="0" w:color="auto"/>
                    <w:left w:val="none" w:sz="0" w:space="0" w:color="auto"/>
                    <w:bottom w:val="none" w:sz="0" w:space="0" w:color="auto"/>
                    <w:right w:val="none" w:sz="0" w:space="0" w:color="auto"/>
                  </w:divBdr>
                </w:div>
              </w:divsChild>
            </w:div>
            <w:div w:id="1674648418">
              <w:marLeft w:val="0"/>
              <w:marRight w:val="0"/>
              <w:marTop w:val="0"/>
              <w:marBottom w:val="0"/>
              <w:divBdr>
                <w:top w:val="none" w:sz="0" w:space="0" w:color="auto"/>
                <w:left w:val="none" w:sz="0" w:space="0" w:color="auto"/>
                <w:bottom w:val="none" w:sz="0" w:space="0" w:color="auto"/>
                <w:right w:val="none" w:sz="0" w:space="0" w:color="auto"/>
              </w:divBdr>
              <w:divsChild>
                <w:div w:id="92632192">
                  <w:marLeft w:val="640"/>
                  <w:marRight w:val="0"/>
                  <w:marTop w:val="0"/>
                  <w:marBottom w:val="0"/>
                  <w:divBdr>
                    <w:top w:val="none" w:sz="0" w:space="0" w:color="auto"/>
                    <w:left w:val="none" w:sz="0" w:space="0" w:color="auto"/>
                    <w:bottom w:val="none" w:sz="0" w:space="0" w:color="auto"/>
                    <w:right w:val="none" w:sz="0" w:space="0" w:color="auto"/>
                  </w:divBdr>
                </w:div>
                <w:div w:id="1867712854">
                  <w:marLeft w:val="640"/>
                  <w:marRight w:val="0"/>
                  <w:marTop w:val="0"/>
                  <w:marBottom w:val="0"/>
                  <w:divBdr>
                    <w:top w:val="none" w:sz="0" w:space="0" w:color="auto"/>
                    <w:left w:val="none" w:sz="0" w:space="0" w:color="auto"/>
                    <w:bottom w:val="none" w:sz="0" w:space="0" w:color="auto"/>
                    <w:right w:val="none" w:sz="0" w:space="0" w:color="auto"/>
                  </w:divBdr>
                </w:div>
                <w:div w:id="611591856">
                  <w:marLeft w:val="640"/>
                  <w:marRight w:val="0"/>
                  <w:marTop w:val="0"/>
                  <w:marBottom w:val="0"/>
                  <w:divBdr>
                    <w:top w:val="none" w:sz="0" w:space="0" w:color="auto"/>
                    <w:left w:val="none" w:sz="0" w:space="0" w:color="auto"/>
                    <w:bottom w:val="none" w:sz="0" w:space="0" w:color="auto"/>
                    <w:right w:val="none" w:sz="0" w:space="0" w:color="auto"/>
                  </w:divBdr>
                </w:div>
                <w:div w:id="1146507465">
                  <w:marLeft w:val="640"/>
                  <w:marRight w:val="0"/>
                  <w:marTop w:val="0"/>
                  <w:marBottom w:val="0"/>
                  <w:divBdr>
                    <w:top w:val="none" w:sz="0" w:space="0" w:color="auto"/>
                    <w:left w:val="none" w:sz="0" w:space="0" w:color="auto"/>
                    <w:bottom w:val="none" w:sz="0" w:space="0" w:color="auto"/>
                    <w:right w:val="none" w:sz="0" w:space="0" w:color="auto"/>
                  </w:divBdr>
                </w:div>
                <w:div w:id="1340082662">
                  <w:marLeft w:val="640"/>
                  <w:marRight w:val="0"/>
                  <w:marTop w:val="0"/>
                  <w:marBottom w:val="0"/>
                  <w:divBdr>
                    <w:top w:val="none" w:sz="0" w:space="0" w:color="auto"/>
                    <w:left w:val="none" w:sz="0" w:space="0" w:color="auto"/>
                    <w:bottom w:val="none" w:sz="0" w:space="0" w:color="auto"/>
                    <w:right w:val="none" w:sz="0" w:space="0" w:color="auto"/>
                  </w:divBdr>
                </w:div>
                <w:div w:id="1387988538">
                  <w:marLeft w:val="640"/>
                  <w:marRight w:val="0"/>
                  <w:marTop w:val="0"/>
                  <w:marBottom w:val="0"/>
                  <w:divBdr>
                    <w:top w:val="none" w:sz="0" w:space="0" w:color="auto"/>
                    <w:left w:val="none" w:sz="0" w:space="0" w:color="auto"/>
                    <w:bottom w:val="none" w:sz="0" w:space="0" w:color="auto"/>
                    <w:right w:val="none" w:sz="0" w:space="0" w:color="auto"/>
                  </w:divBdr>
                </w:div>
                <w:div w:id="1520702205">
                  <w:marLeft w:val="640"/>
                  <w:marRight w:val="0"/>
                  <w:marTop w:val="0"/>
                  <w:marBottom w:val="0"/>
                  <w:divBdr>
                    <w:top w:val="none" w:sz="0" w:space="0" w:color="auto"/>
                    <w:left w:val="none" w:sz="0" w:space="0" w:color="auto"/>
                    <w:bottom w:val="none" w:sz="0" w:space="0" w:color="auto"/>
                    <w:right w:val="none" w:sz="0" w:space="0" w:color="auto"/>
                  </w:divBdr>
                </w:div>
                <w:div w:id="21520826">
                  <w:marLeft w:val="640"/>
                  <w:marRight w:val="0"/>
                  <w:marTop w:val="0"/>
                  <w:marBottom w:val="0"/>
                  <w:divBdr>
                    <w:top w:val="none" w:sz="0" w:space="0" w:color="auto"/>
                    <w:left w:val="none" w:sz="0" w:space="0" w:color="auto"/>
                    <w:bottom w:val="none" w:sz="0" w:space="0" w:color="auto"/>
                    <w:right w:val="none" w:sz="0" w:space="0" w:color="auto"/>
                  </w:divBdr>
                </w:div>
                <w:div w:id="856190319">
                  <w:marLeft w:val="640"/>
                  <w:marRight w:val="0"/>
                  <w:marTop w:val="0"/>
                  <w:marBottom w:val="0"/>
                  <w:divBdr>
                    <w:top w:val="none" w:sz="0" w:space="0" w:color="auto"/>
                    <w:left w:val="none" w:sz="0" w:space="0" w:color="auto"/>
                    <w:bottom w:val="none" w:sz="0" w:space="0" w:color="auto"/>
                    <w:right w:val="none" w:sz="0" w:space="0" w:color="auto"/>
                  </w:divBdr>
                </w:div>
                <w:div w:id="1835796796">
                  <w:marLeft w:val="640"/>
                  <w:marRight w:val="0"/>
                  <w:marTop w:val="0"/>
                  <w:marBottom w:val="0"/>
                  <w:divBdr>
                    <w:top w:val="none" w:sz="0" w:space="0" w:color="auto"/>
                    <w:left w:val="none" w:sz="0" w:space="0" w:color="auto"/>
                    <w:bottom w:val="none" w:sz="0" w:space="0" w:color="auto"/>
                    <w:right w:val="none" w:sz="0" w:space="0" w:color="auto"/>
                  </w:divBdr>
                </w:div>
                <w:div w:id="1354843027">
                  <w:marLeft w:val="640"/>
                  <w:marRight w:val="0"/>
                  <w:marTop w:val="0"/>
                  <w:marBottom w:val="0"/>
                  <w:divBdr>
                    <w:top w:val="none" w:sz="0" w:space="0" w:color="auto"/>
                    <w:left w:val="none" w:sz="0" w:space="0" w:color="auto"/>
                    <w:bottom w:val="none" w:sz="0" w:space="0" w:color="auto"/>
                    <w:right w:val="none" w:sz="0" w:space="0" w:color="auto"/>
                  </w:divBdr>
                </w:div>
                <w:div w:id="1813060798">
                  <w:marLeft w:val="640"/>
                  <w:marRight w:val="0"/>
                  <w:marTop w:val="0"/>
                  <w:marBottom w:val="0"/>
                  <w:divBdr>
                    <w:top w:val="none" w:sz="0" w:space="0" w:color="auto"/>
                    <w:left w:val="none" w:sz="0" w:space="0" w:color="auto"/>
                    <w:bottom w:val="none" w:sz="0" w:space="0" w:color="auto"/>
                    <w:right w:val="none" w:sz="0" w:space="0" w:color="auto"/>
                  </w:divBdr>
                </w:div>
                <w:div w:id="599459411">
                  <w:marLeft w:val="640"/>
                  <w:marRight w:val="0"/>
                  <w:marTop w:val="0"/>
                  <w:marBottom w:val="0"/>
                  <w:divBdr>
                    <w:top w:val="none" w:sz="0" w:space="0" w:color="auto"/>
                    <w:left w:val="none" w:sz="0" w:space="0" w:color="auto"/>
                    <w:bottom w:val="none" w:sz="0" w:space="0" w:color="auto"/>
                    <w:right w:val="none" w:sz="0" w:space="0" w:color="auto"/>
                  </w:divBdr>
                </w:div>
                <w:div w:id="541406148">
                  <w:marLeft w:val="640"/>
                  <w:marRight w:val="0"/>
                  <w:marTop w:val="0"/>
                  <w:marBottom w:val="0"/>
                  <w:divBdr>
                    <w:top w:val="none" w:sz="0" w:space="0" w:color="auto"/>
                    <w:left w:val="none" w:sz="0" w:space="0" w:color="auto"/>
                    <w:bottom w:val="none" w:sz="0" w:space="0" w:color="auto"/>
                    <w:right w:val="none" w:sz="0" w:space="0" w:color="auto"/>
                  </w:divBdr>
                </w:div>
                <w:div w:id="2089379700">
                  <w:marLeft w:val="640"/>
                  <w:marRight w:val="0"/>
                  <w:marTop w:val="0"/>
                  <w:marBottom w:val="0"/>
                  <w:divBdr>
                    <w:top w:val="none" w:sz="0" w:space="0" w:color="auto"/>
                    <w:left w:val="none" w:sz="0" w:space="0" w:color="auto"/>
                    <w:bottom w:val="none" w:sz="0" w:space="0" w:color="auto"/>
                    <w:right w:val="none" w:sz="0" w:space="0" w:color="auto"/>
                  </w:divBdr>
                </w:div>
                <w:div w:id="2113042700">
                  <w:marLeft w:val="640"/>
                  <w:marRight w:val="0"/>
                  <w:marTop w:val="0"/>
                  <w:marBottom w:val="0"/>
                  <w:divBdr>
                    <w:top w:val="none" w:sz="0" w:space="0" w:color="auto"/>
                    <w:left w:val="none" w:sz="0" w:space="0" w:color="auto"/>
                    <w:bottom w:val="none" w:sz="0" w:space="0" w:color="auto"/>
                    <w:right w:val="none" w:sz="0" w:space="0" w:color="auto"/>
                  </w:divBdr>
                </w:div>
                <w:div w:id="1766999140">
                  <w:marLeft w:val="640"/>
                  <w:marRight w:val="0"/>
                  <w:marTop w:val="0"/>
                  <w:marBottom w:val="0"/>
                  <w:divBdr>
                    <w:top w:val="none" w:sz="0" w:space="0" w:color="auto"/>
                    <w:left w:val="none" w:sz="0" w:space="0" w:color="auto"/>
                    <w:bottom w:val="none" w:sz="0" w:space="0" w:color="auto"/>
                    <w:right w:val="none" w:sz="0" w:space="0" w:color="auto"/>
                  </w:divBdr>
                </w:div>
                <w:div w:id="1306013258">
                  <w:marLeft w:val="640"/>
                  <w:marRight w:val="0"/>
                  <w:marTop w:val="0"/>
                  <w:marBottom w:val="0"/>
                  <w:divBdr>
                    <w:top w:val="none" w:sz="0" w:space="0" w:color="auto"/>
                    <w:left w:val="none" w:sz="0" w:space="0" w:color="auto"/>
                    <w:bottom w:val="none" w:sz="0" w:space="0" w:color="auto"/>
                    <w:right w:val="none" w:sz="0" w:space="0" w:color="auto"/>
                  </w:divBdr>
                </w:div>
                <w:div w:id="1387023544">
                  <w:marLeft w:val="640"/>
                  <w:marRight w:val="0"/>
                  <w:marTop w:val="0"/>
                  <w:marBottom w:val="0"/>
                  <w:divBdr>
                    <w:top w:val="none" w:sz="0" w:space="0" w:color="auto"/>
                    <w:left w:val="none" w:sz="0" w:space="0" w:color="auto"/>
                    <w:bottom w:val="none" w:sz="0" w:space="0" w:color="auto"/>
                    <w:right w:val="none" w:sz="0" w:space="0" w:color="auto"/>
                  </w:divBdr>
                </w:div>
                <w:div w:id="1295981869">
                  <w:marLeft w:val="640"/>
                  <w:marRight w:val="0"/>
                  <w:marTop w:val="0"/>
                  <w:marBottom w:val="0"/>
                  <w:divBdr>
                    <w:top w:val="none" w:sz="0" w:space="0" w:color="auto"/>
                    <w:left w:val="none" w:sz="0" w:space="0" w:color="auto"/>
                    <w:bottom w:val="none" w:sz="0" w:space="0" w:color="auto"/>
                    <w:right w:val="none" w:sz="0" w:space="0" w:color="auto"/>
                  </w:divBdr>
                </w:div>
                <w:div w:id="1485663744">
                  <w:marLeft w:val="640"/>
                  <w:marRight w:val="0"/>
                  <w:marTop w:val="0"/>
                  <w:marBottom w:val="0"/>
                  <w:divBdr>
                    <w:top w:val="none" w:sz="0" w:space="0" w:color="auto"/>
                    <w:left w:val="none" w:sz="0" w:space="0" w:color="auto"/>
                    <w:bottom w:val="none" w:sz="0" w:space="0" w:color="auto"/>
                    <w:right w:val="none" w:sz="0" w:space="0" w:color="auto"/>
                  </w:divBdr>
                </w:div>
                <w:div w:id="366415015">
                  <w:marLeft w:val="640"/>
                  <w:marRight w:val="0"/>
                  <w:marTop w:val="0"/>
                  <w:marBottom w:val="0"/>
                  <w:divBdr>
                    <w:top w:val="none" w:sz="0" w:space="0" w:color="auto"/>
                    <w:left w:val="none" w:sz="0" w:space="0" w:color="auto"/>
                    <w:bottom w:val="none" w:sz="0" w:space="0" w:color="auto"/>
                    <w:right w:val="none" w:sz="0" w:space="0" w:color="auto"/>
                  </w:divBdr>
                </w:div>
                <w:div w:id="4285309">
                  <w:marLeft w:val="640"/>
                  <w:marRight w:val="0"/>
                  <w:marTop w:val="0"/>
                  <w:marBottom w:val="0"/>
                  <w:divBdr>
                    <w:top w:val="none" w:sz="0" w:space="0" w:color="auto"/>
                    <w:left w:val="none" w:sz="0" w:space="0" w:color="auto"/>
                    <w:bottom w:val="none" w:sz="0" w:space="0" w:color="auto"/>
                    <w:right w:val="none" w:sz="0" w:space="0" w:color="auto"/>
                  </w:divBdr>
                </w:div>
                <w:div w:id="1350985160">
                  <w:marLeft w:val="640"/>
                  <w:marRight w:val="0"/>
                  <w:marTop w:val="0"/>
                  <w:marBottom w:val="0"/>
                  <w:divBdr>
                    <w:top w:val="none" w:sz="0" w:space="0" w:color="auto"/>
                    <w:left w:val="none" w:sz="0" w:space="0" w:color="auto"/>
                    <w:bottom w:val="none" w:sz="0" w:space="0" w:color="auto"/>
                    <w:right w:val="none" w:sz="0" w:space="0" w:color="auto"/>
                  </w:divBdr>
                </w:div>
                <w:div w:id="1572084117">
                  <w:marLeft w:val="640"/>
                  <w:marRight w:val="0"/>
                  <w:marTop w:val="0"/>
                  <w:marBottom w:val="0"/>
                  <w:divBdr>
                    <w:top w:val="none" w:sz="0" w:space="0" w:color="auto"/>
                    <w:left w:val="none" w:sz="0" w:space="0" w:color="auto"/>
                    <w:bottom w:val="none" w:sz="0" w:space="0" w:color="auto"/>
                    <w:right w:val="none" w:sz="0" w:space="0" w:color="auto"/>
                  </w:divBdr>
                </w:div>
                <w:div w:id="2145535894">
                  <w:marLeft w:val="640"/>
                  <w:marRight w:val="0"/>
                  <w:marTop w:val="0"/>
                  <w:marBottom w:val="0"/>
                  <w:divBdr>
                    <w:top w:val="none" w:sz="0" w:space="0" w:color="auto"/>
                    <w:left w:val="none" w:sz="0" w:space="0" w:color="auto"/>
                    <w:bottom w:val="none" w:sz="0" w:space="0" w:color="auto"/>
                    <w:right w:val="none" w:sz="0" w:space="0" w:color="auto"/>
                  </w:divBdr>
                </w:div>
                <w:div w:id="1380669560">
                  <w:marLeft w:val="640"/>
                  <w:marRight w:val="0"/>
                  <w:marTop w:val="0"/>
                  <w:marBottom w:val="0"/>
                  <w:divBdr>
                    <w:top w:val="none" w:sz="0" w:space="0" w:color="auto"/>
                    <w:left w:val="none" w:sz="0" w:space="0" w:color="auto"/>
                    <w:bottom w:val="none" w:sz="0" w:space="0" w:color="auto"/>
                    <w:right w:val="none" w:sz="0" w:space="0" w:color="auto"/>
                  </w:divBdr>
                </w:div>
                <w:div w:id="635992595">
                  <w:marLeft w:val="640"/>
                  <w:marRight w:val="0"/>
                  <w:marTop w:val="0"/>
                  <w:marBottom w:val="0"/>
                  <w:divBdr>
                    <w:top w:val="none" w:sz="0" w:space="0" w:color="auto"/>
                    <w:left w:val="none" w:sz="0" w:space="0" w:color="auto"/>
                    <w:bottom w:val="none" w:sz="0" w:space="0" w:color="auto"/>
                    <w:right w:val="none" w:sz="0" w:space="0" w:color="auto"/>
                  </w:divBdr>
                </w:div>
                <w:div w:id="1291202242">
                  <w:marLeft w:val="640"/>
                  <w:marRight w:val="0"/>
                  <w:marTop w:val="0"/>
                  <w:marBottom w:val="0"/>
                  <w:divBdr>
                    <w:top w:val="none" w:sz="0" w:space="0" w:color="auto"/>
                    <w:left w:val="none" w:sz="0" w:space="0" w:color="auto"/>
                    <w:bottom w:val="none" w:sz="0" w:space="0" w:color="auto"/>
                    <w:right w:val="none" w:sz="0" w:space="0" w:color="auto"/>
                  </w:divBdr>
                </w:div>
                <w:div w:id="1343165641">
                  <w:marLeft w:val="640"/>
                  <w:marRight w:val="0"/>
                  <w:marTop w:val="0"/>
                  <w:marBottom w:val="0"/>
                  <w:divBdr>
                    <w:top w:val="none" w:sz="0" w:space="0" w:color="auto"/>
                    <w:left w:val="none" w:sz="0" w:space="0" w:color="auto"/>
                    <w:bottom w:val="none" w:sz="0" w:space="0" w:color="auto"/>
                    <w:right w:val="none" w:sz="0" w:space="0" w:color="auto"/>
                  </w:divBdr>
                </w:div>
                <w:div w:id="1919510297">
                  <w:marLeft w:val="640"/>
                  <w:marRight w:val="0"/>
                  <w:marTop w:val="0"/>
                  <w:marBottom w:val="0"/>
                  <w:divBdr>
                    <w:top w:val="none" w:sz="0" w:space="0" w:color="auto"/>
                    <w:left w:val="none" w:sz="0" w:space="0" w:color="auto"/>
                    <w:bottom w:val="none" w:sz="0" w:space="0" w:color="auto"/>
                    <w:right w:val="none" w:sz="0" w:space="0" w:color="auto"/>
                  </w:divBdr>
                </w:div>
                <w:div w:id="1403483126">
                  <w:marLeft w:val="640"/>
                  <w:marRight w:val="0"/>
                  <w:marTop w:val="0"/>
                  <w:marBottom w:val="0"/>
                  <w:divBdr>
                    <w:top w:val="none" w:sz="0" w:space="0" w:color="auto"/>
                    <w:left w:val="none" w:sz="0" w:space="0" w:color="auto"/>
                    <w:bottom w:val="none" w:sz="0" w:space="0" w:color="auto"/>
                    <w:right w:val="none" w:sz="0" w:space="0" w:color="auto"/>
                  </w:divBdr>
                </w:div>
                <w:div w:id="1155803343">
                  <w:marLeft w:val="640"/>
                  <w:marRight w:val="0"/>
                  <w:marTop w:val="0"/>
                  <w:marBottom w:val="0"/>
                  <w:divBdr>
                    <w:top w:val="none" w:sz="0" w:space="0" w:color="auto"/>
                    <w:left w:val="none" w:sz="0" w:space="0" w:color="auto"/>
                    <w:bottom w:val="none" w:sz="0" w:space="0" w:color="auto"/>
                    <w:right w:val="none" w:sz="0" w:space="0" w:color="auto"/>
                  </w:divBdr>
                </w:div>
                <w:div w:id="760445033">
                  <w:marLeft w:val="640"/>
                  <w:marRight w:val="0"/>
                  <w:marTop w:val="0"/>
                  <w:marBottom w:val="0"/>
                  <w:divBdr>
                    <w:top w:val="none" w:sz="0" w:space="0" w:color="auto"/>
                    <w:left w:val="none" w:sz="0" w:space="0" w:color="auto"/>
                    <w:bottom w:val="none" w:sz="0" w:space="0" w:color="auto"/>
                    <w:right w:val="none" w:sz="0" w:space="0" w:color="auto"/>
                  </w:divBdr>
                </w:div>
                <w:div w:id="46801019">
                  <w:marLeft w:val="640"/>
                  <w:marRight w:val="0"/>
                  <w:marTop w:val="0"/>
                  <w:marBottom w:val="0"/>
                  <w:divBdr>
                    <w:top w:val="none" w:sz="0" w:space="0" w:color="auto"/>
                    <w:left w:val="none" w:sz="0" w:space="0" w:color="auto"/>
                    <w:bottom w:val="none" w:sz="0" w:space="0" w:color="auto"/>
                    <w:right w:val="none" w:sz="0" w:space="0" w:color="auto"/>
                  </w:divBdr>
                </w:div>
                <w:div w:id="297298027">
                  <w:marLeft w:val="640"/>
                  <w:marRight w:val="0"/>
                  <w:marTop w:val="0"/>
                  <w:marBottom w:val="0"/>
                  <w:divBdr>
                    <w:top w:val="none" w:sz="0" w:space="0" w:color="auto"/>
                    <w:left w:val="none" w:sz="0" w:space="0" w:color="auto"/>
                    <w:bottom w:val="none" w:sz="0" w:space="0" w:color="auto"/>
                    <w:right w:val="none" w:sz="0" w:space="0" w:color="auto"/>
                  </w:divBdr>
                </w:div>
                <w:div w:id="74019118">
                  <w:marLeft w:val="640"/>
                  <w:marRight w:val="0"/>
                  <w:marTop w:val="0"/>
                  <w:marBottom w:val="0"/>
                  <w:divBdr>
                    <w:top w:val="none" w:sz="0" w:space="0" w:color="auto"/>
                    <w:left w:val="none" w:sz="0" w:space="0" w:color="auto"/>
                    <w:bottom w:val="none" w:sz="0" w:space="0" w:color="auto"/>
                    <w:right w:val="none" w:sz="0" w:space="0" w:color="auto"/>
                  </w:divBdr>
                </w:div>
                <w:div w:id="625503115">
                  <w:marLeft w:val="640"/>
                  <w:marRight w:val="0"/>
                  <w:marTop w:val="0"/>
                  <w:marBottom w:val="0"/>
                  <w:divBdr>
                    <w:top w:val="none" w:sz="0" w:space="0" w:color="auto"/>
                    <w:left w:val="none" w:sz="0" w:space="0" w:color="auto"/>
                    <w:bottom w:val="none" w:sz="0" w:space="0" w:color="auto"/>
                    <w:right w:val="none" w:sz="0" w:space="0" w:color="auto"/>
                  </w:divBdr>
                </w:div>
                <w:div w:id="1530559967">
                  <w:marLeft w:val="640"/>
                  <w:marRight w:val="0"/>
                  <w:marTop w:val="0"/>
                  <w:marBottom w:val="0"/>
                  <w:divBdr>
                    <w:top w:val="none" w:sz="0" w:space="0" w:color="auto"/>
                    <w:left w:val="none" w:sz="0" w:space="0" w:color="auto"/>
                    <w:bottom w:val="none" w:sz="0" w:space="0" w:color="auto"/>
                    <w:right w:val="none" w:sz="0" w:space="0" w:color="auto"/>
                  </w:divBdr>
                </w:div>
                <w:div w:id="2084374341">
                  <w:marLeft w:val="640"/>
                  <w:marRight w:val="0"/>
                  <w:marTop w:val="0"/>
                  <w:marBottom w:val="0"/>
                  <w:divBdr>
                    <w:top w:val="none" w:sz="0" w:space="0" w:color="auto"/>
                    <w:left w:val="none" w:sz="0" w:space="0" w:color="auto"/>
                    <w:bottom w:val="none" w:sz="0" w:space="0" w:color="auto"/>
                    <w:right w:val="none" w:sz="0" w:space="0" w:color="auto"/>
                  </w:divBdr>
                </w:div>
                <w:div w:id="1940869062">
                  <w:marLeft w:val="640"/>
                  <w:marRight w:val="0"/>
                  <w:marTop w:val="0"/>
                  <w:marBottom w:val="0"/>
                  <w:divBdr>
                    <w:top w:val="none" w:sz="0" w:space="0" w:color="auto"/>
                    <w:left w:val="none" w:sz="0" w:space="0" w:color="auto"/>
                    <w:bottom w:val="none" w:sz="0" w:space="0" w:color="auto"/>
                    <w:right w:val="none" w:sz="0" w:space="0" w:color="auto"/>
                  </w:divBdr>
                </w:div>
                <w:div w:id="249967251">
                  <w:marLeft w:val="640"/>
                  <w:marRight w:val="0"/>
                  <w:marTop w:val="0"/>
                  <w:marBottom w:val="0"/>
                  <w:divBdr>
                    <w:top w:val="none" w:sz="0" w:space="0" w:color="auto"/>
                    <w:left w:val="none" w:sz="0" w:space="0" w:color="auto"/>
                    <w:bottom w:val="none" w:sz="0" w:space="0" w:color="auto"/>
                    <w:right w:val="none" w:sz="0" w:space="0" w:color="auto"/>
                  </w:divBdr>
                </w:div>
                <w:div w:id="1256552244">
                  <w:marLeft w:val="640"/>
                  <w:marRight w:val="0"/>
                  <w:marTop w:val="0"/>
                  <w:marBottom w:val="0"/>
                  <w:divBdr>
                    <w:top w:val="none" w:sz="0" w:space="0" w:color="auto"/>
                    <w:left w:val="none" w:sz="0" w:space="0" w:color="auto"/>
                    <w:bottom w:val="none" w:sz="0" w:space="0" w:color="auto"/>
                    <w:right w:val="none" w:sz="0" w:space="0" w:color="auto"/>
                  </w:divBdr>
                </w:div>
                <w:div w:id="998070501">
                  <w:marLeft w:val="640"/>
                  <w:marRight w:val="0"/>
                  <w:marTop w:val="0"/>
                  <w:marBottom w:val="0"/>
                  <w:divBdr>
                    <w:top w:val="none" w:sz="0" w:space="0" w:color="auto"/>
                    <w:left w:val="none" w:sz="0" w:space="0" w:color="auto"/>
                    <w:bottom w:val="none" w:sz="0" w:space="0" w:color="auto"/>
                    <w:right w:val="none" w:sz="0" w:space="0" w:color="auto"/>
                  </w:divBdr>
                </w:div>
                <w:div w:id="1601065894">
                  <w:marLeft w:val="640"/>
                  <w:marRight w:val="0"/>
                  <w:marTop w:val="0"/>
                  <w:marBottom w:val="0"/>
                  <w:divBdr>
                    <w:top w:val="none" w:sz="0" w:space="0" w:color="auto"/>
                    <w:left w:val="none" w:sz="0" w:space="0" w:color="auto"/>
                    <w:bottom w:val="none" w:sz="0" w:space="0" w:color="auto"/>
                    <w:right w:val="none" w:sz="0" w:space="0" w:color="auto"/>
                  </w:divBdr>
                </w:div>
                <w:div w:id="943804414">
                  <w:marLeft w:val="640"/>
                  <w:marRight w:val="0"/>
                  <w:marTop w:val="0"/>
                  <w:marBottom w:val="0"/>
                  <w:divBdr>
                    <w:top w:val="none" w:sz="0" w:space="0" w:color="auto"/>
                    <w:left w:val="none" w:sz="0" w:space="0" w:color="auto"/>
                    <w:bottom w:val="none" w:sz="0" w:space="0" w:color="auto"/>
                    <w:right w:val="none" w:sz="0" w:space="0" w:color="auto"/>
                  </w:divBdr>
                </w:div>
                <w:div w:id="1678145217">
                  <w:marLeft w:val="640"/>
                  <w:marRight w:val="0"/>
                  <w:marTop w:val="0"/>
                  <w:marBottom w:val="0"/>
                  <w:divBdr>
                    <w:top w:val="none" w:sz="0" w:space="0" w:color="auto"/>
                    <w:left w:val="none" w:sz="0" w:space="0" w:color="auto"/>
                    <w:bottom w:val="none" w:sz="0" w:space="0" w:color="auto"/>
                    <w:right w:val="none" w:sz="0" w:space="0" w:color="auto"/>
                  </w:divBdr>
                </w:div>
                <w:div w:id="2020572131">
                  <w:marLeft w:val="640"/>
                  <w:marRight w:val="0"/>
                  <w:marTop w:val="0"/>
                  <w:marBottom w:val="0"/>
                  <w:divBdr>
                    <w:top w:val="none" w:sz="0" w:space="0" w:color="auto"/>
                    <w:left w:val="none" w:sz="0" w:space="0" w:color="auto"/>
                    <w:bottom w:val="none" w:sz="0" w:space="0" w:color="auto"/>
                    <w:right w:val="none" w:sz="0" w:space="0" w:color="auto"/>
                  </w:divBdr>
                </w:div>
                <w:div w:id="1909487504">
                  <w:marLeft w:val="640"/>
                  <w:marRight w:val="0"/>
                  <w:marTop w:val="0"/>
                  <w:marBottom w:val="0"/>
                  <w:divBdr>
                    <w:top w:val="none" w:sz="0" w:space="0" w:color="auto"/>
                    <w:left w:val="none" w:sz="0" w:space="0" w:color="auto"/>
                    <w:bottom w:val="none" w:sz="0" w:space="0" w:color="auto"/>
                    <w:right w:val="none" w:sz="0" w:space="0" w:color="auto"/>
                  </w:divBdr>
                </w:div>
                <w:div w:id="217514824">
                  <w:marLeft w:val="640"/>
                  <w:marRight w:val="0"/>
                  <w:marTop w:val="0"/>
                  <w:marBottom w:val="0"/>
                  <w:divBdr>
                    <w:top w:val="none" w:sz="0" w:space="0" w:color="auto"/>
                    <w:left w:val="none" w:sz="0" w:space="0" w:color="auto"/>
                    <w:bottom w:val="none" w:sz="0" w:space="0" w:color="auto"/>
                    <w:right w:val="none" w:sz="0" w:space="0" w:color="auto"/>
                  </w:divBdr>
                </w:div>
              </w:divsChild>
            </w:div>
            <w:div w:id="1294562724">
              <w:marLeft w:val="0"/>
              <w:marRight w:val="0"/>
              <w:marTop w:val="0"/>
              <w:marBottom w:val="0"/>
              <w:divBdr>
                <w:top w:val="none" w:sz="0" w:space="0" w:color="auto"/>
                <w:left w:val="none" w:sz="0" w:space="0" w:color="auto"/>
                <w:bottom w:val="none" w:sz="0" w:space="0" w:color="auto"/>
                <w:right w:val="none" w:sz="0" w:space="0" w:color="auto"/>
              </w:divBdr>
              <w:divsChild>
                <w:div w:id="1961258670">
                  <w:marLeft w:val="640"/>
                  <w:marRight w:val="0"/>
                  <w:marTop w:val="0"/>
                  <w:marBottom w:val="0"/>
                  <w:divBdr>
                    <w:top w:val="none" w:sz="0" w:space="0" w:color="auto"/>
                    <w:left w:val="none" w:sz="0" w:space="0" w:color="auto"/>
                    <w:bottom w:val="none" w:sz="0" w:space="0" w:color="auto"/>
                    <w:right w:val="none" w:sz="0" w:space="0" w:color="auto"/>
                  </w:divBdr>
                </w:div>
                <w:div w:id="583800361">
                  <w:marLeft w:val="640"/>
                  <w:marRight w:val="0"/>
                  <w:marTop w:val="0"/>
                  <w:marBottom w:val="0"/>
                  <w:divBdr>
                    <w:top w:val="none" w:sz="0" w:space="0" w:color="auto"/>
                    <w:left w:val="none" w:sz="0" w:space="0" w:color="auto"/>
                    <w:bottom w:val="none" w:sz="0" w:space="0" w:color="auto"/>
                    <w:right w:val="none" w:sz="0" w:space="0" w:color="auto"/>
                  </w:divBdr>
                </w:div>
                <w:div w:id="837505667">
                  <w:marLeft w:val="640"/>
                  <w:marRight w:val="0"/>
                  <w:marTop w:val="0"/>
                  <w:marBottom w:val="0"/>
                  <w:divBdr>
                    <w:top w:val="none" w:sz="0" w:space="0" w:color="auto"/>
                    <w:left w:val="none" w:sz="0" w:space="0" w:color="auto"/>
                    <w:bottom w:val="none" w:sz="0" w:space="0" w:color="auto"/>
                    <w:right w:val="none" w:sz="0" w:space="0" w:color="auto"/>
                  </w:divBdr>
                </w:div>
                <w:div w:id="290865634">
                  <w:marLeft w:val="640"/>
                  <w:marRight w:val="0"/>
                  <w:marTop w:val="0"/>
                  <w:marBottom w:val="0"/>
                  <w:divBdr>
                    <w:top w:val="none" w:sz="0" w:space="0" w:color="auto"/>
                    <w:left w:val="none" w:sz="0" w:space="0" w:color="auto"/>
                    <w:bottom w:val="none" w:sz="0" w:space="0" w:color="auto"/>
                    <w:right w:val="none" w:sz="0" w:space="0" w:color="auto"/>
                  </w:divBdr>
                </w:div>
                <w:div w:id="498035401">
                  <w:marLeft w:val="640"/>
                  <w:marRight w:val="0"/>
                  <w:marTop w:val="0"/>
                  <w:marBottom w:val="0"/>
                  <w:divBdr>
                    <w:top w:val="none" w:sz="0" w:space="0" w:color="auto"/>
                    <w:left w:val="none" w:sz="0" w:space="0" w:color="auto"/>
                    <w:bottom w:val="none" w:sz="0" w:space="0" w:color="auto"/>
                    <w:right w:val="none" w:sz="0" w:space="0" w:color="auto"/>
                  </w:divBdr>
                </w:div>
                <w:div w:id="1282420639">
                  <w:marLeft w:val="640"/>
                  <w:marRight w:val="0"/>
                  <w:marTop w:val="0"/>
                  <w:marBottom w:val="0"/>
                  <w:divBdr>
                    <w:top w:val="none" w:sz="0" w:space="0" w:color="auto"/>
                    <w:left w:val="none" w:sz="0" w:space="0" w:color="auto"/>
                    <w:bottom w:val="none" w:sz="0" w:space="0" w:color="auto"/>
                    <w:right w:val="none" w:sz="0" w:space="0" w:color="auto"/>
                  </w:divBdr>
                </w:div>
                <w:div w:id="1800222917">
                  <w:marLeft w:val="640"/>
                  <w:marRight w:val="0"/>
                  <w:marTop w:val="0"/>
                  <w:marBottom w:val="0"/>
                  <w:divBdr>
                    <w:top w:val="none" w:sz="0" w:space="0" w:color="auto"/>
                    <w:left w:val="none" w:sz="0" w:space="0" w:color="auto"/>
                    <w:bottom w:val="none" w:sz="0" w:space="0" w:color="auto"/>
                    <w:right w:val="none" w:sz="0" w:space="0" w:color="auto"/>
                  </w:divBdr>
                </w:div>
                <w:div w:id="1879276768">
                  <w:marLeft w:val="640"/>
                  <w:marRight w:val="0"/>
                  <w:marTop w:val="0"/>
                  <w:marBottom w:val="0"/>
                  <w:divBdr>
                    <w:top w:val="none" w:sz="0" w:space="0" w:color="auto"/>
                    <w:left w:val="none" w:sz="0" w:space="0" w:color="auto"/>
                    <w:bottom w:val="none" w:sz="0" w:space="0" w:color="auto"/>
                    <w:right w:val="none" w:sz="0" w:space="0" w:color="auto"/>
                  </w:divBdr>
                </w:div>
                <w:div w:id="1209224648">
                  <w:marLeft w:val="640"/>
                  <w:marRight w:val="0"/>
                  <w:marTop w:val="0"/>
                  <w:marBottom w:val="0"/>
                  <w:divBdr>
                    <w:top w:val="none" w:sz="0" w:space="0" w:color="auto"/>
                    <w:left w:val="none" w:sz="0" w:space="0" w:color="auto"/>
                    <w:bottom w:val="none" w:sz="0" w:space="0" w:color="auto"/>
                    <w:right w:val="none" w:sz="0" w:space="0" w:color="auto"/>
                  </w:divBdr>
                </w:div>
                <w:div w:id="235164772">
                  <w:marLeft w:val="640"/>
                  <w:marRight w:val="0"/>
                  <w:marTop w:val="0"/>
                  <w:marBottom w:val="0"/>
                  <w:divBdr>
                    <w:top w:val="none" w:sz="0" w:space="0" w:color="auto"/>
                    <w:left w:val="none" w:sz="0" w:space="0" w:color="auto"/>
                    <w:bottom w:val="none" w:sz="0" w:space="0" w:color="auto"/>
                    <w:right w:val="none" w:sz="0" w:space="0" w:color="auto"/>
                  </w:divBdr>
                </w:div>
                <w:div w:id="513737656">
                  <w:marLeft w:val="640"/>
                  <w:marRight w:val="0"/>
                  <w:marTop w:val="0"/>
                  <w:marBottom w:val="0"/>
                  <w:divBdr>
                    <w:top w:val="none" w:sz="0" w:space="0" w:color="auto"/>
                    <w:left w:val="none" w:sz="0" w:space="0" w:color="auto"/>
                    <w:bottom w:val="none" w:sz="0" w:space="0" w:color="auto"/>
                    <w:right w:val="none" w:sz="0" w:space="0" w:color="auto"/>
                  </w:divBdr>
                </w:div>
                <w:div w:id="1028026281">
                  <w:marLeft w:val="640"/>
                  <w:marRight w:val="0"/>
                  <w:marTop w:val="0"/>
                  <w:marBottom w:val="0"/>
                  <w:divBdr>
                    <w:top w:val="none" w:sz="0" w:space="0" w:color="auto"/>
                    <w:left w:val="none" w:sz="0" w:space="0" w:color="auto"/>
                    <w:bottom w:val="none" w:sz="0" w:space="0" w:color="auto"/>
                    <w:right w:val="none" w:sz="0" w:space="0" w:color="auto"/>
                  </w:divBdr>
                </w:div>
                <w:div w:id="1469283524">
                  <w:marLeft w:val="640"/>
                  <w:marRight w:val="0"/>
                  <w:marTop w:val="0"/>
                  <w:marBottom w:val="0"/>
                  <w:divBdr>
                    <w:top w:val="none" w:sz="0" w:space="0" w:color="auto"/>
                    <w:left w:val="none" w:sz="0" w:space="0" w:color="auto"/>
                    <w:bottom w:val="none" w:sz="0" w:space="0" w:color="auto"/>
                    <w:right w:val="none" w:sz="0" w:space="0" w:color="auto"/>
                  </w:divBdr>
                </w:div>
                <w:div w:id="346831346">
                  <w:marLeft w:val="640"/>
                  <w:marRight w:val="0"/>
                  <w:marTop w:val="0"/>
                  <w:marBottom w:val="0"/>
                  <w:divBdr>
                    <w:top w:val="none" w:sz="0" w:space="0" w:color="auto"/>
                    <w:left w:val="none" w:sz="0" w:space="0" w:color="auto"/>
                    <w:bottom w:val="none" w:sz="0" w:space="0" w:color="auto"/>
                    <w:right w:val="none" w:sz="0" w:space="0" w:color="auto"/>
                  </w:divBdr>
                </w:div>
                <w:div w:id="445276471">
                  <w:marLeft w:val="640"/>
                  <w:marRight w:val="0"/>
                  <w:marTop w:val="0"/>
                  <w:marBottom w:val="0"/>
                  <w:divBdr>
                    <w:top w:val="none" w:sz="0" w:space="0" w:color="auto"/>
                    <w:left w:val="none" w:sz="0" w:space="0" w:color="auto"/>
                    <w:bottom w:val="none" w:sz="0" w:space="0" w:color="auto"/>
                    <w:right w:val="none" w:sz="0" w:space="0" w:color="auto"/>
                  </w:divBdr>
                </w:div>
                <w:div w:id="805049422">
                  <w:marLeft w:val="640"/>
                  <w:marRight w:val="0"/>
                  <w:marTop w:val="0"/>
                  <w:marBottom w:val="0"/>
                  <w:divBdr>
                    <w:top w:val="none" w:sz="0" w:space="0" w:color="auto"/>
                    <w:left w:val="none" w:sz="0" w:space="0" w:color="auto"/>
                    <w:bottom w:val="none" w:sz="0" w:space="0" w:color="auto"/>
                    <w:right w:val="none" w:sz="0" w:space="0" w:color="auto"/>
                  </w:divBdr>
                </w:div>
                <w:div w:id="202449326">
                  <w:marLeft w:val="640"/>
                  <w:marRight w:val="0"/>
                  <w:marTop w:val="0"/>
                  <w:marBottom w:val="0"/>
                  <w:divBdr>
                    <w:top w:val="none" w:sz="0" w:space="0" w:color="auto"/>
                    <w:left w:val="none" w:sz="0" w:space="0" w:color="auto"/>
                    <w:bottom w:val="none" w:sz="0" w:space="0" w:color="auto"/>
                    <w:right w:val="none" w:sz="0" w:space="0" w:color="auto"/>
                  </w:divBdr>
                </w:div>
                <w:div w:id="380715771">
                  <w:marLeft w:val="640"/>
                  <w:marRight w:val="0"/>
                  <w:marTop w:val="0"/>
                  <w:marBottom w:val="0"/>
                  <w:divBdr>
                    <w:top w:val="none" w:sz="0" w:space="0" w:color="auto"/>
                    <w:left w:val="none" w:sz="0" w:space="0" w:color="auto"/>
                    <w:bottom w:val="none" w:sz="0" w:space="0" w:color="auto"/>
                    <w:right w:val="none" w:sz="0" w:space="0" w:color="auto"/>
                  </w:divBdr>
                </w:div>
                <w:div w:id="827478649">
                  <w:marLeft w:val="640"/>
                  <w:marRight w:val="0"/>
                  <w:marTop w:val="0"/>
                  <w:marBottom w:val="0"/>
                  <w:divBdr>
                    <w:top w:val="none" w:sz="0" w:space="0" w:color="auto"/>
                    <w:left w:val="none" w:sz="0" w:space="0" w:color="auto"/>
                    <w:bottom w:val="none" w:sz="0" w:space="0" w:color="auto"/>
                    <w:right w:val="none" w:sz="0" w:space="0" w:color="auto"/>
                  </w:divBdr>
                </w:div>
                <w:div w:id="2041465223">
                  <w:marLeft w:val="640"/>
                  <w:marRight w:val="0"/>
                  <w:marTop w:val="0"/>
                  <w:marBottom w:val="0"/>
                  <w:divBdr>
                    <w:top w:val="none" w:sz="0" w:space="0" w:color="auto"/>
                    <w:left w:val="none" w:sz="0" w:space="0" w:color="auto"/>
                    <w:bottom w:val="none" w:sz="0" w:space="0" w:color="auto"/>
                    <w:right w:val="none" w:sz="0" w:space="0" w:color="auto"/>
                  </w:divBdr>
                </w:div>
                <w:div w:id="1761371502">
                  <w:marLeft w:val="640"/>
                  <w:marRight w:val="0"/>
                  <w:marTop w:val="0"/>
                  <w:marBottom w:val="0"/>
                  <w:divBdr>
                    <w:top w:val="none" w:sz="0" w:space="0" w:color="auto"/>
                    <w:left w:val="none" w:sz="0" w:space="0" w:color="auto"/>
                    <w:bottom w:val="none" w:sz="0" w:space="0" w:color="auto"/>
                    <w:right w:val="none" w:sz="0" w:space="0" w:color="auto"/>
                  </w:divBdr>
                </w:div>
                <w:div w:id="1302466227">
                  <w:marLeft w:val="640"/>
                  <w:marRight w:val="0"/>
                  <w:marTop w:val="0"/>
                  <w:marBottom w:val="0"/>
                  <w:divBdr>
                    <w:top w:val="none" w:sz="0" w:space="0" w:color="auto"/>
                    <w:left w:val="none" w:sz="0" w:space="0" w:color="auto"/>
                    <w:bottom w:val="none" w:sz="0" w:space="0" w:color="auto"/>
                    <w:right w:val="none" w:sz="0" w:space="0" w:color="auto"/>
                  </w:divBdr>
                </w:div>
                <w:div w:id="1781607590">
                  <w:marLeft w:val="640"/>
                  <w:marRight w:val="0"/>
                  <w:marTop w:val="0"/>
                  <w:marBottom w:val="0"/>
                  <w:divBdr>
                    <w:top w:val="none" w:sz="0" w:space="0" w:color="auto"/>
                    <w:left w:val="none" w:sz="0" w:space="0" w:color="auto"/>
                    <w:bottom w:val="none" w:sz="0" w:space="0" w:color="auto"/>
                    <w:right w:val="none" w:sz="0" w:space="0" w:color="auto"/>
                  </w:divBdr>
                </w:div>
                <w:div w:id="1856647583">
                  <w:marLeft w:val="640"/>
                  <w:marRight w:val="0"/>
                  <w:marTop w:val="0"/>
                  <w:marBottom w:val="0"/>
                  <w:divBdr>
                    <w:top w:val="none" w:sz="0" w:space="0" w:color="auto"/>
                    <w:left w:val="none" w:sz="0" w:space="0" w:color="auto"/>
                    <w:bottom w:val="none" w:sz="0" w:space="0" w:color="auto"/>
                    <w:right w:val="none" w:sz="0" w:space="0" w:color="auto"/>
                  </w:divBdr>
                </w:div>
                <w:div w:id="653532577">
                  <w:marLeft w:val="640"/>
                  <w:marRight w:val="0"/>
                  <w:marTop w:val="0"/>
                  <w:marBottom w:val="0"/>
                  <w:divBdr>
                    <w:top w:val="none" w:sz="0" w:space="0" w:color="auto"/>
                    <w:left w:val="none" w:sz="0" w:space="0" w:color="auto"/>
                    <w:bottom w:val="none" w:sz="0" w:space="0" w:color="auto"/>
                    <w:right w:val="none" w:sz="0" w:space="0" w:color="auto"/>
                  </w:divBdr>
                </w:div>
                <w:div w:id="1028221581">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276103524">
                  <w:marLeft w:val="640"/>
                  <w:marRight w:val="0"/>
                  <w:marTop w:val="0"/>
                  <w:marBottom w:val="0"/>
                  <w:divBdr>
                    <w:top w:val="none" w:sz="0" w:space="0" w:color="auto"/>
                    <w:left w:val="none" w:sz="0" w:space="0" w:color="auto"/>
                    <w:bottom w:val="none" w:sz="0" w:space="0" w:color="auto"/>
                    <w:right w:val="none" w:sz="0" w:space="0" w:color="auto"/>
                  </w:divBdr>
                </w:div>
                <w:div w:id="1329551652">
                  <w:marLeft w:val="640"/>
                  <w:marRight w:val="0"/>
                  <w:marTop w:val="0"/>
                  <w:marBottom w:val="0"/>
                  <w:divBdr>
                    <w:top w:val="none" w:sz="0" w:space="0" w:color="auto"/>
                    <w:left w:val="none" w:sz="0" w:space="0" w:color="auto"/>
                    <w:bottom w:val="none" w:sz="0" w:space="0" w:color="auto"/>
                    <w:right w:val="none" w:sz="0" w:space="0" w:color="auto"/>
                  </w:divBdr>
                </w:div>
                <w:div w:id="1264412270">
                  <w:marLeft w:val="640"/>
                  <w:marRight w:val="0"/>
                  <w:marTop w:val="0"/>
                  <w:marBottom w:val="0"/>
                  <w:divBdr>
                    <w:top w:val="none" w:sz="0" w:space="0" w:color="auto"/>
                    <w:left w:val="none" w:sz="0" w:space="0" w:color="auto"/>
                    <w:bottom w:val="none" w:sz="0" w:space="0" w:color="auto"/>
                    <w:right w:val="none" w:sz="0" w:space="0" w:color="auto"/>
                  </w:divBdr>
                </w:div>
                <w:div w:id="582110983">
                  <w:marLeft w:val="640"/>
                  <w:marRight w:val="0"/>
                  <w:marTop w:val="0"/>
                  <w:marBottom w:val="0"/>
                  <w:divBdr>
                    <w:top w:val="none" w:sz="0" w:space="0" w:color="auto"/>
                    <w:left w:val="none" w:sz="0" w:space="0" w:color="auto"/>
                    <w:bottom w:val="none" w:sz="0" w:space="0" w:color="auto"/>
                    <w:right w:val="none" w:sz="0" w:space="0" w:color="auto"/>
                  </w:divBdr>
                </w:div>
                <w:div w:id="1818692149">
                  <w:marLeft w:val="640"/>
                  <w:marRight w:val="0"/>
                  <w:marTop w:val="0"/>
                  <w:marBottom w:val="0"/>
                  <w:divBdr>
                    <w:top w:val="none" w:sz="0" w:space="0" w:color="auto"/>
                    <w:left w:val="none" w:sz="0" w:space="0" w:color="auto"/>
                    <w:bottom w:val="none" w:sz="0" w:space="0" w:color="auto"/>
                    <w:right w:val="none" w:sz="0" w:space="0" w:color="auto"/>
                  </w:divBdr>
                </w:div>
                <w:div w:id="698120023">
                  <w:marLeft w:val="640"/>
                  <w:marRight w:val="0"/>
                  <w:marTop w:val="0"/>
                  <w:marBottom w:val="0"/>
                  <w:divBdr>
                    <w:top w:val="none" w:sz="0" w:space="0" w:color="auto"/>
                    <w:left w:val="none" w:sz="0" w:space="0" w:color="auto"/>
                    <w:bottom w:val="none" w:sz="0" w:space="0" w:color="auto"/>
                    <w:right w:val="none" w:sz="0" w:space="0" w:color="auto"/>
                  </w:divBdr>
                </w:div>
                <w:div w:id="1599411217">
                  <w:marLeft w:val="640"/>
                  <w:marRight w:val="0"/>
                  <w:marTop w:val="0"/>
                  <w:marBottom w:val="0"/>
                  <w:divBdr>
                    <w:top w:val="none" w:sz="0" w:space="0" w:color="auto"/>
                    <w:left w:val="none" w:sz="0" w:space="0" w:color="auto"/>
                    <w:bottom w:val="none" w:sz="0" w:space="0" w:color="auto"/>
                    <w:right w:val="none" w:sz="0" w:space="0" w:color="auto"/>
                  </w:divBdr>
                </w:div>
                <w:div w:id="1670324127">
                  <w:marLeft w:val="640"/>
                  <w:marRight w:val="0"/>
                  <w:marTop w:val="0"/>
                  <w:marBottom w:val="0"/>
                  <w:divBdr>
                    <w:top w:val="none" w:sz="0" w:space="0" w:color="auto"/>
                    <w:left w:val="none" w:sz="0" w:space="0" w:color="auto"/>
                    <w:bottom w:val="none" w:sz="0" w:space="0" w:color="auto"/>
                    <w:right w:val="none" w:sz="0" w:space="0" w:color="auto"/>
                  </w:divBdr>
                </w:div>
                <w:div w:id="799685642">
                  <w:marLeft w:val="640"/>
                  <w:marRight w:val="0"/>
                  <w:marTop w:val="0"/>
                  <w:marBottom w:val="0"/>
                  <w:divBdr>
                    <w:top w:val="none" w:sz="0" w:space="0" w:color="auto"/>
                    <w:left w:val="none" w:sz="0" w:space="0" w:color="auto"/>
                    <w:bottom w:val="none" w:sz="0" w:space="0" w:color="auto"/>
                    <w:right w:val="none" w:sz="0" w:space="0" w:color="auto"/>
                  </w:divBdr>
                </w:div>
                <w:div w:id="1964073765">
                  <w:marLeft w:val="640"/>
                  <w:marRight w:val="0"/>
                  <w:marTop w:val="0"/>
                  <w:marBottom w:val="0"/>
                  <w:divBdr>
                    <w:top w:val="none" w:sz="0" w:space="0" w:color="auto"/>
                    <w:left w:val="none" w:sz="0" w:space="0" w:color="auto"/>
                    <w:bottom w:val="none" w:sz="0" w:space="0" w:color="auto"/>
                    <w:right w:val="none" w:sz="0" w:space="0" w:color="auto"/>
                  </w:divBdr>
                </w:div>
                <w:div w:id="476995268">
                  <w:marLeft w:val="640"/>
                  <w:marRight w:val="0"/>
                  <w:marTop w:val="0"/>
                  <w:marBottom w:val="0"/>
                  <w:divBdr>
                    <w:top w:val="none" w:sz="0" w:space="0" w:color="auto"/>
                    <w:left w:val="none" w:sz="0" w:space="0" w:color="auto"/>
                    <w:bottom w:val="none" w:sz="0" w:space="0" w:color="auto"/>
                    <w:right w:val="none" w:sz="0" w:space="0" w:color="auto"/>
                  </w:divBdr>
                </w:div>
                <w:div w:id="917518074">
                  <w:marLeft w:val="640"/>
                  <w:marRight w:val="0"/>
                  <w:marTop w:val="0"/>
                  <w:marBottom w:val="0"/>
                  <w:divBdr>
                    <w:top w:val="none" w:sz="0" w:space="0" w:color="auto"/>
                    <w:left w:val="none" w:sz="0" w:space="0" w:color="auto"/>
                    <w:bottom w:val="none" w:sz="0" w:space="0" w:color="auto"/>
                    <w:right w:val="none" w:sz="0" w:space="0" w:color="auto"/>
                  </w:divBdr>
                </w:div>
                <w:div w:id="1042898450">
                  <w:marLeft w:val="640"/>
                  <w:marRight w:val="0"/>
                  <w:marTop w:val="0"/>
                  <w:marBottom w:val="0"/>
                  <w:divBdr>
                    <w:top w:val="none" w:sz="0" w:space="0" w:color="auto"/>
                    <w:left w:val="none" w:sz="0" w:space="0" w:color="auto"/>
                    <w:bottom w:val="none" w:sz="0" w:space="0" w:color="auto"/>
                    <w:right w:val="none" w:sz="0" w:space="0" w:color="auto"/>
                  </w:divBdr>
                </w:div>
                <w:div w:id="1994947169">
                  <w:marLeft w:val="640"/>
                  <w:marRight w:val="0"/>
                  <w:marTop w:val="0"/>
                  <w:marBottom w:val="0"/>
                  <w:divBdr>
                    <w:top w:val="none" w:sz="0" w:space="0" w:color="auto"/>
                    <w:left w:val="none" w:sz="0" w:space="0" w:color="auto"/>
                    <w:bottom w:val="none" w:sz="0" w:space="0" w:color="auto"/>
                    <w:right w:val="none" w:sz="0" w:space="0" w:color="auto"/>
                  </w:divBdr>
                </w:div>
                <w:div w:id="156460141">
                  <w:marLeft w:val="640"/>
                  <w:marRight w:val="0"/>
                  <w:marTop w:val="0"/>
                  <w:marBottom w:val="0"/>
                  <w:divBdr>
                    <w:top w:val="none" w:sz="0" w:space="0" w:color="auto"/>
                    <w:left w:val="none" w:sz="0" w:space="0" w:color="auto"/>
                    <w:bottom w:val="none" w:sz="0" w:space="0" w:color="auto"/>
                    <w:right w:val="none" w:sz="0" w:space="0" w:color="auto"/>
                  </w:divBdr>
                </w:div>
                <w:div w:id="1427193290">
                  <w:marLeft w:val="640"/>
                  <w:marRight w:val="0"/>
                  <w:marTop w:val="0"/>
                  <w:marBottom w:val="0"/>
                  <w:divBdr>
                    <w:top w:val="none" w:sz="0" w:space="0" w:color="auto"/>
                    <w:left w:val="none" w:sz="0" w:space="0" w:color="auto"/>
                    <w:bottom w:val="none" w:sz="0" w:space="0" w:color="auto"/>
                    <w:right w:val="none" w:sz="0" w:space="0" w:color="auto"/>
                  </w:divBdr>
                </w:div>
                <w:div w:id="460538074">
                  <w:marLeft w:val="640"/>
                  <w:marRight w:val="0"/>
                  <w:marTop w:val="0"/>
                  <w:marBottom w:val="0"/>
                  <w:divBdr>
                    <w:top w:val="none" w:sz="0" w:space="0" w:color="auto"/>
                    <w:left w:val="none" w:sz="0" w:space="0" w:color="auto"/>
                    <w:bottom w:val="none" w:sz="0" w:space="0" w:color="auto"/>
                    <w:right w:val="none" w:sz="0" w:space="0" w:color="auto"/>
                  </w:divBdr>
                </w:div>
                <w:div w:id="414713434">
                  <w:marLeft w:val="640"/>
                  <w:marRight w:val="0"/>
                  <w:marTop w:val="0"/>
                  <w:marBottom w:val="0"/>
                  <w:divBdr>
                    <w:top w:val="none" w:sz="0" w:space="0" w:color="auto"/>
                    <w:left w:val="none" w:sz="0" w:space="0" w:color="auto"/>
                    <w:bottom w:val="none" w:sz="0" w:space="0" w:color="auto"/>
                    <w:right w:val="none" w:sz="0" w:space="0" w:color="auto"/>
                  </w:divBdr>
                </w:div>
                <w:div w:id="1199515470">
                  <w:marLeft w:val="640"/>
                  <w:marRight w:val="0"/>
                  <w:marTop w:val="0"/>
                  <w:marBottom w:val="0"/>
                  <w:divBdr>
                    <w:top w:val="none" w:sz="0" w:space="0" w:color="auto"/>
                    <w:left w:val="none" w:sz="0" w:space="0" w:color="auto"/>
                    <w:bottom w:val="none" w:sz="0" w:space="0" w:color="auto"/>
                    <w:right w:val="none" w:sz="0" w:space="0" w:color="auto"/>
                  </w:divBdr>
                </w:div>
                <w:div w:id="1775175043">
                  <w:marLeft w:val="640"/>
                  <w:marRight w:val="0"/>
                  <w:marTop w:val="0"/>
                  <w:marBottom w:val="0"/>
                  <w:divBdr>
                    <w:top w:val="none" w:sz="0" w:space="0" w:color="auto"/>
                    <w:left w:val="none" w:sz="0" w:space="0" w:color="auto"/>
                    <w:bottom w:val="none" w:sz="0" w:space="0" w:color="auto"/>
                    <w:right w:val="none" w:sz="0" w:space="0" w:color="auto"/>
                  </w:divBdr>
                </w:div>
                <w:div w:id="1765958489">
                  <w:marLeft w:val="640"/>
                  <w:marRight w:val="0"/>
                  <w:marTop w:val="0"/>
                  <w:marBottom w:val="0"/>
                  <w:divBdr>
                    <w:top w:val="none" w:sz="0" w:space="0" w:color="auto"/>
                    <w:left w:val="none" w:sz="0" w:space="0" w:color="auto"/>
                    <w:bottom w:val="none" w:sz="0" w:space="0" w:color="auto"/>
                    <w:right w:val="none" w:sz="0" w:space="0" w:color="auto"/>
                  </w:divBdr>
                </w:div>
                <w:div w:id="1789397113">
                  <w:marLeft w:val="640"/>
                  <w:marRight w:val="0"/>
                  <w:marTop w:val="0"/>
                  <w:marBottom w:val="0"/>
                  <w:divBdr>
                    <w:top w:val="none" w:sz="0" w:space="0" w:color="auto"/>
                    <w:left w:val="none" w:sz="0" w:space="0" w:color="auto"/>
                    <w:bottom w:val="none" w:sz="0" w:space="0" w:color="auto"/>
                    <w:right w:val="none" w:sz="0" w:space="0" w:color="auto"/>
                  </w:divBdr>
                </w:div>
                <w:div w:id="235820437">
                  <w:marLeft w:val="640"/>
                  <w:marRight w:val="0"/>
                  <w:marTop w:val="0"/>
                  <w:marBottom w:val="0"/>
                  <w:divBdr>
                    <w:top w:val="none" w:sz="0" w:space="0" w:color="auto"/>
                    <w:left w:val="none" w:sz="0" w:space="0" w:color="auto"/>
                    <w:bottom w:val="none" w:sz="0" w:space="0" w:color="auto"/>
                    <w:right w:val="none" w:sz="0" w:space="0" w:color="auto"/>
                  </w:divBdr>
                </w:div>
              </w:divsChild>
            </w:div>
            <w:div w:id="1228103687">
              <w:marLeft w:val="0"/>
              <w:marRight w:val="0"/>
              <w:marTop w:val="0"/>
              <w:marBottom w:val="0"/>
              <w:divBdr>
                <w:top w:val="none" w:sz="0" w:space="0" w:color="auto"/>
                <w:left w:val="none" w:sz="0" w:space="0" w:color="auto"/>
                <w:bottom w:val="none" w:sz="0" w:space="0" w:color="auto"/>
                <w:right w:val="none" w:sz="0" w:space="0" w:color="auto"/>
              </w:divBdr>
              <w:divsChild>
                <w:div w:id="1523082509">
                  <w:marLeft w:val="640"/>
                  <w:marRight w:val="0"/>
                  <w:marTop w:val="0"/>
                  <w:marBottom w:val="0"/>
                  <w:divBdr>
                    <w:top w:val="none" w:sz="0" w:space="0" w:color="auto"/>
                    <w:left w:val="none" w:sz="0" w:space="0" w:color="auto"/>
                    <w:bottom w:val="none" w:sz="0" w:space="0" w:color="auto"/>
                    <w:right w:val="none" w:sz="0" w:space="0" w:color="auto"/>
                  </w:divBdr>
                </w:div>
                <w:div w:id="1510757100">
                  <w:marLeft w:val="640"/>
                  <w:marRight w:val="0"/>
                  <w:marTop w:val="0"/>
                  <w:marBottom w:val="0"/>
                  <w:divBdr>
                    <w:top w:val="none" w:sz="0" w:space="0" w:color="auto"/>
                    <w:left w:val="none" w:sz="0" w:space="0" w:color="auto"/>
                    <w:bottom w:val="none" w:sz="0" w:space="0" w:color="auto"/>
                    <w:right w:val="none" w:sz="0" w:space="0" w:color="auto"/>
                  </w:divBdr>
                </w:div>
                <w:div w:id="1282027673">
                  <w:marLeft w:val="640"/>
                  <w:marRight w:val="0"/>
                  <w:marTop w:val="0"/>
                  <w:marBottom w:val="0"/>
                  <w:divBdr>
                    <w:top w:val="none" w:sz="0" w:space="0" w:color="auto"/>
                    <w:left w:val="none" w:sz="0" w:space="0" w:color="auto"/>
                    <w:bottom w:val="none" w:sz="0" w:space="0" w:color="auto"/>
                    <w:right w:val="none" w:sz="0" w:space="0" w:color="auto"/>
                  </w:divBdr>
                </w:div>
                <w:div w:id="1942057253">
                  <w:marLeft w:val="640"/>
                  <w:marRight w:val="0"/>
                  <w:marTop w:val="0"/>
                  <w:marBottom w:val="0"/>
                  <w:divBdr>
                    <w:top w:val="none" w:sz="0" w:space="0" w:color="auto"/>
                    <w:left w:val="none" w:sz="0" w:space="0" w:color="auto"/>
                    <w:bottom w:val="none" w:sz="0" w:space="0" w:color="auto"/>
                    <w:right w:val="none" w:sz="0" w:space="0" w:color="auto"/>
                  </w:divBdr>
                </w:div>
                <w:div w:id="1141968441">
                  <w:marLeft w:val="640"/>
                  <w:marRight w:val="0"/>
                  <w:marTop w:val="0"/>
                  <w:marBottom w:val="0"/>
                  <w:divBdr>
                    <w:top w:val="none" w:sz="0" w:space="0" w:color="auto"/>
                    <w:left w:val="none" w:sz="0" w:space="0" w:color="auto"/>
                    <w:bottom w:val="none" w:sz="0" w:space="0" w:color="auto"/>
                    <w:right w:val="none" w:sz="0" w:space="0" w:color="auto"/>
                  </w:divBdr>
                </w:div>
                <w:div w:id="468865397">
                  <w:marLeft w:val="640"/>
                  <w:marRight w:val="0"/>
                  <w:marTop w:val="0"/>
                  <w:marBottom w:val="0"/>
                  <w:divBdr>
                    <w:top w:val="none" w:sz="0" w:space="0" w:color="auto"/>
                    <w:left w:val="none" w:sz="0" w:space="0" w:color="auto"/>
                    <w:bottom w:val="none" w:sz="0" w:space="0" w:color="auto"/>
                    <w:right w:val="none" w:sz="0" w:space="0" w:color="auto"/>
                  </w:divBdr>
                </w:div>
                <w:div w:id="211355407">
                  <w:marLeft w:val="640"/>
                  <w:marRight w:val="0"/>
                  <w:marTop w:val="0"/>
                  <w:marBottom w:val="0"/>
                  <w:divBdr>
                    <w:top w:val="none" w:sz="0" w:space="0" w:color="auto"/>
                    <w:left w:val="none" w:sz="0" w:space="0" w:color="auto"/>
                    <w:bottom w:val="none" w:sz="0" w:space="0" w:color="auto"/>
                    <w:right w:val="none" w:sz="0" w:space="0" w:color="auto"/>
                  </w:divBdr>
                </w:div>
                <w:div w:id="1459762519">
                  <w:marLeft w:val="640"/>
                  <w:marRight w:val="0"/>
                  <w:marTop w:val="0"/>
                  <w:marBottom w:val="0"/>
                  <w:divBdr>
                    <w:top w:val="none" w:sz="0" w:space="0" w:color="auto"/>
                    <w:left w:val="none" w:sz="0" w:space="0" w:color="auto"/>
                    <w:bottom w:val="none" w:sz="0" w:space="0" w:color="auto"/>
                    <w:right w:val="none" w:sz="0" w:space="0" w:color="auto"/>
                  </w:divBdr>
                </w:div>
                <w:div w:id="1483885543">
                  <w:marLeft w:val="640"/>
                  <w:marRight w:val="0"/>
                  <w:marTop w:val="0"/>
                  <w:marBottom w:val="0"/>
                  <w:divBdr>
                    <w:top w:val="none" w:sz="0" w:space="0" w:color="auto"/>
                    <w:left w:val="none" w:sz="0" w:space="0" w:color="auto"/>
                    <w:bottom w:val="none" w:sz="0" w:space="0" w:color="auto"/>
                    <w:right w:val="none" w:sz="0" w:space="0" w:color="auto"/>
                  </w:divBdr>
                </w:div>
                <w:div w:id="1986736146">
                  <w:marLeft w:val="640"/>
                  <w:marRight w:val="0"/>
                  <w:marTop w:val="0"/>
                  <w:marBottom w:val="0"/>
                  <w:divBdr>
                    <w:top w:val="none" w:sz="0" w:space="0" w:color="auto"/>
                    <w:left w:val="none" w:sz="0" w:space="0" w:color="auto"/>
                    <w:bottom w:val="none" w:sz="0" w:space="0" w:color="auto"/>
                    <w:right w:val="none" w:sz="0" w:space="0" w:color="auto"/>
                  </w:divBdr>
                </w:div>
                <w:div w:id="1118064157">
                  <w:marLeft w:val="640"/>
                  <w:marRight w:val="0"/>
                  <w:marTop w:val="0"/>
                  <w:marBottom w:val="0"/>
                  <w:divBdr>
                    <w:top w:val="none" w:sz="0" w:space="0" w:color="auto"/>
                    <w:left w:val="none" w:sz="0" w:space="0" w:color="auto"/>
                    <w:bottom w:val="none" w:sz="0" w:space="0" w:color="auto"/>
                    <w:right w:val="none" w:sz="0" w:space="0" w:color="auto"/>
                  </w:divBdr>
                </w:div>
                <w:div w:id="1372535789">
                  <w:marLeft w:val="640"/>
                  <w:marRight w:val="0"/>
                  <w:marTop w:val="0"/>
                  <w:marBottom w:val="0"/>
                  <w:divBdr>
                    <w:top w:val="none" w:sz="0" w:space="0" w:color="auto"/>
                    <w:left w:val="none" w:sz="0" w:space="0" w:color="auto"/>
                    <w:bottom w:val="none" w:sz="0" w:space="0" w:color="auto"/>
                    <w:right w:val="none" w:sz="0" w:space="0" w:color="auto"/>
                  </w:divBdr>
                </w:div>
                <w:div w:id="264852296">
                  <w:marLeft w:val="640"/>
                  <w:marRight w:val="0"/>
                  <w:marTop w:val="0"/>
                  <w:marBottom w:val="0"/>
                  <w:divBdr>
                    <w:top w:val="none" w:sz="0" w:space="0" w:color="auto"/>
                    <w:left w:val="none" w:sz="0" w:space="0" w:color="auto"/>
                    <w:bottom w:val="none" w:sz="0" w:space="0" w:color="auto"/>
                    <w:right w:val="none" w:sz="0" w:space="0" w:color="auto"/>
                  </w:divBdr>
                </w:div>
                <w:div w:id="334576280">
                  <w:marLeft w:val="640"/>
                  <w:marRight w:val="0"/>
                  <w:marTop w:val="0"/>
                  <w:marBottom w:val="0"/>
                  <w:divBdr>
                    <w:top w:val="none" w:sz="0" w:space="0" w:color="auto"/>
                    <w:left w:val="none" w:sz="0" w:space="0" w:color="auto"/>
                    <w:bottom w:val="none" w:sz="0" w:space="0" w:color="auto"/>
                    <w:right w:val="none" w:sz="0" w:space="0" w:color="auto"/>
                  </w:divBdr>
                </w:div>
                <w:div w:id="2064984903">
                  <w:marLeft w:val="640"/>
                  <w:marRight w:val="0"/>
                  <w:marTop w:val="0"/>
                  <w:marBottom w:val="0"/>
                  <w:divBdr>
                    <w:top w:val="none" w:sz="0" w:space="0" w:color="auto"/>
                    <w:left w:val="none" w:sz="0" w:space="0" w:color="auto"/>
                    <w:bottom w:val="none" w:sz="0" w:space="0" w:color="auto"/>
                    <w:right w:val="none" w:sz="0" w:space="0" w:color="auto"/>
                  </w:divBdr>
                </w:div>
                <w:div w:id="1442916574">
                  <w:marLeft w:val="640"/>
                  <w:marRight w:val="0"/>
                  <w:marTop w:val="0"/>
                  <w:marBottom w:val="0"/>
                  <w:divBdr>
                    <w:top w:val="none" w:sz="0" w:space="0" w:color="auto"/>
                    <w:left w:val="none" w:sz="0" w:space="0" w:color="auto"/>
                    <w:bottom w:val="none" w:sz="0" w:space="0" w:color="auto"/>
                    <w:right w:val="none" w:sz="0" w:space="0" w:color="auto"/>
                  </w:divBdr>
                </w:div>
                <w:div w:id="1302492101">
                  <w:marLeft w:val="640"/>
                  <w:marRight w:val="0"/>
                  <w:marTop w:val="0"/>
                  <w:marBottom w:val="0"/>
                  <w:divBdr>
                    <w:top w:val="none" w:sz="0" w:space="0" w:color="auto"/>
                    <w:left w:val="none" w:sz="0" w:space="0" w:color="auto"/>
                    <w:bottom w:val="none" w:sz="0" w:space="0" w:color="auto"/>
                    <w:right w:val="none" w:sz="0" w:space="0" w:color="auto"/>
                  </w:divBdr>
                </w:div>
                <w:div w:id="1938365021">
                  <w:marLeft w:val="640"/>
                  <w:marRight w:val="0"/>
                  <w:marTop w:val="0"/>
                  <w:marBottom w:val="0"/>
                  <w:divBdr>
                    <w:top w:val="none" w:sz="0" w:space="0" w:color="auto"/>
                    <w:left w:val="none" w:sz="0" w:space="0" w:color="auto"/>
                    <w:bottom w:val="none" w:sz="0" w:space="0" w:color="auto"/>
                    <w:right w:val="none" w:sz="0" w:space="0" w:color="auto"/>
                  </w:divBdr>
                </w:div>
                <w:div w:id="1719472518">
                  <w:marLeft w:val="640"/>
                  <w:marRight w:val="0"/>
                  <w:marTop w:val="0"/>
                  <w:marBottom w:val="0"/>
                  <w:divBdr>
                    <w:top w:val="none" w:sz="0" w:space="0" w:color="auto"/>
                    <w:left w:val="none" w:sz="0" w:space="0" w:color="auto"/>
                    <w:bottom w:val="none" w:sz="0" w:space="0" w:color="auto"/>
                    <w:right w:val="none" w:sz="0" w:space="0" w:color="auto"/>
                  </w:divBdr>
                </w:div>
                <w:div w:id="1558738781">
                  <w:marLeft w:val="640"/>
                  <w:marRight w:val="0"/>
                  <w:marTop w:val="0"/>
                  <w:marBottom w:val="0"/>
                  <w:divBdr>
                    <w:top w:val="none" w:sz="0" w:space="0" w:color="auto"/>
                    <w:left w:val="none" w:sz="0" w:space="0" w:color="auto"/>
                    <w:bottom w:val="none" w:sz="0" w:space="0" w:color="auto"/>
                    <w:right w:val="none" w:sz="0" w:space="0" w:color="auto"/>
                  </w:divBdr>
                </w:div>
                <w:div w:id="1629820645">
                  <w:marLeft w:val="640"/>
                  <w:marRight w:val="0"/>
                  <w:marTop w:val="0"/>
                  <w:marBottom w:val="0"/>
                  <w:divBdr>
                    <w:top w:val="none" w:sz="0" w:space="0" w:color="auto"/>
                    <w:left w:val="none" w:sz="0" w:space="0" w:color="auto"/>
                    <w:bottom w:val="none" w:sz="0" w:space="0" w:color="auto"/>
                    <w:right w:val="none" w:sz="0" w:space="0" w:color="auto"/>
                  </w:divBdr>
                </w:div>
                <w:div w:id="1375233346">
                  <w:marLeft w:val="640"/>
                  <w:marRight w:val="0"/>
                  <w:marTop w:val="0"/>
                  <w:marBottom w:val="0"/>
                  <w:divBdr>
                    <w:top w:val="none" w:sz="0" w:space="0" w:color="auto"/>
                    <w:left w:val="none" w:sz="0" w:space="0" w:color="auto"/>
                    <w:bottom w:val="none" w:sz="0" w:space="0" w:color="auto"/>
                    <w:right w:val="none" w:sz="0" w:space="0" w:color="auto"/>
                  </w:divBdr>
                </w:div>
                <w:div w:id="981470011">
                  <w:marLeft w:val="640"/>
                  <w:marRight w:val="0"/>
                  <w:marTop w:val="0"/>
                  <w:marBottom w:val="0"/>
                  <w:divBdr>
                    <w:top w:val="none" w:sz="0" w:space="0" w:color="auto"/>
                    <w:left w:val="none" w:sz="0" w:space="0" w:color="auto"/>
                    <w:bottom w:val="none" w:sz="0" w:space="0" w:color="auto"/>
                    <w:right w:val="none" w:sz="0" w:space="0" w:color="auto"/>
                  </w:divBdr>
                </w:div>
                <w:div w:id="1549493792">
                  <w:marLeft w:val="640"/>
                  <w:marRight w:val="0"/>
                  <w:marTop w:val="0"/>
                  <w:marBottom w:val="0"/>
                  <w:divBdr>
                    <w:top w:val="none" w:sz="0" w:space="0" w:color="auto"/>
                    <w:left w:val="none" w:sz="0" w:space="0" w:color="auto"/>
                    <w:bottom w:val="none" w:sz="0" w:space="0" w:color="auto"/>
                    <w:right w:val="none" w:sz="0" w:space="0" w:color="auto"/>
                  </w:divBdr>
                </w:div>
                <w:div w:id="1922912188">
                  <w:marLeft w:val="640"/>
                  <w:marRight w:val="0"/>
                  <w:marTop w:val="0"/>
                  <w:marBottom w:val="0"/>
                  <w:divBdr>
                    <w:top w:val="none" w:sz="0" w:space="0" w:color="auto"/>
                    <w:left w:val="none" w:sz="0" w:space="0" w:color="auto"/>
                    <w:bottom w:val="none" w:sz="0" w:space="0" w:color="auto"/>
                    <w:right w:val="none" w:sz="0" w:space="0" w:color="auto"/>
                  </w:divBdr>
                </w:div>
                <w:div w:id="1904484081">
                  <w:marLeft w:val="640"/>
                  <w:marRight w:val="0"/>
                  <w:marTop w:val="0"/>
                  <w:marBottom w:val="0"/>
                  <w:divBdr>
                    <w:top w:val="none" w:sz="0" w:space="0" w:color="auto"/>
                    <w:left w:val="none" w:sz="0" w:space="0" w:color="auto"/>
                    <w:bottom w:val="none" w:sz="0" w:space="0" w:color="auto"/>
                    <w:right w:val="none" w:sz="0" w:space="0" w:color="auto"/>
                  </w:divBdr>
                </w:div>
                <w:div w:id="176510177">
                  <w:marLeft w:val="640"/>
                  <w:marRight w:val="0"/>
                  <w:marTop w:val="0"/>
                  <w:marBottom w:val="0"/>
                  <w:divBdr>
                    <w:top w:val="none" w:sz="0" w:space="0" w:color="auto"/>
                    <w:left w:val="none" w:sz="0" w:space="0" w:color="auto"/>
                    <w:bottom w:val="none" w:sz="0" w:space="0" w:color="auto"/>
                    <w:right w:val="none" w:sz="0" w:space="0" w:color="auto"/>
                  </w:divBdr>
                </w:div>
                <w:div w:id="1512137451">
                  <w:marLeft w:val="640"/>
                  <w:marRight w:val="0"/>
                  <w:marTop w:val="0"/>
                  <w:marBottom w:val="0"/>
                  <w:divBdr>
                    <w:top w:val="none" w:sz="0" w:space="0" w:color="auto"/>
                    <w:left w:val="none" w:sz="0" w:space="0" w:color="auto"/>
                    <w:bottom w:val="none" w:sz="0" w:space="0" w:color="auto"/>
                    <w:right w:val="none" w:sz="0" w:space="0" w:color="auto"/>
                  </w:divBdr>
                </w:div>
                <w:div w:id="1833526550">
                  <w:marLeft w:val="640"/>
                  <w:marRight w:val="0"/>
                  <w:marTop w:val="0"/>
                  <w:marBottom w:val="0"/>
                  <w:divBdr>
                    <w:top w:val="none" w:sz="0" w:space="0" w:color="auto"/>
                    <w:left w:val="none" w:sz="0" w:space="0" w:color="auto"/>
                    <w:bottom w:val="none" w:sz="0" w:space="0" w:color="auto"/>
                    <w:right w:val="none" w:sz="0" w:space="0" w:color="auto"/>
                  </w:divBdr>
                </w:div>
                <w:div w:id="895819896">
                  <w:marLeft w:val="640"/>
                  <w:marRight w:val="0"/>
                  <w:marTop w:val="0"/>
                  <w:marBottom w:val="0"/>
                  <w:divBdr>
                    <w:top w:val="none" w:sz="0" w:space="0" w:color="auto"/>
                    <w:left w:val="none" w:sz="0" w:space="0" w:color="auto"/>
                    <w:bottom w:val="none" w:sz="0" w:space="0" w:color="auto"/>
                    <w:right w:val="none" w:sz="0" w:space="0" w:color="auto"/>
                  </w:divBdr>
                </w:div>
                <w:div w:id="895317039">
                  <w:marLeft w:val="640"/>
                  <w:marRight w:val="0"/>
                  <w:marTop w:val="0"/>
                  <w:marBottom w:val="0"/>
                  <w:divBdr>
                    <w:top w:val="none" w:sz="0" w:space="0" w:color="auto"/>
                    <w:left w:val="none" w:sz="0" w:space="0" w:color="auto"/>
                    <w:bottom w:val="none" w:sz="0" w:space="0" w:color="auto"/>
                    <w:right w:val="none" w:sz="0" w:space="0" w:color="auto"/>
                  </w:divBdr>
                </w:div>
                <w:div w:id="1677340663">
                  <w:marLeft w:val="640"/>
                  <w:marRight w:val="0"/>
                  <w:marTop w:val="0"/>
                  <w:marBottom w:val="0"/>
                  <w:divBdr>
                    <w:top w:val="none" w:sz="0" w:space="0" w:color="auto"/>
                    <w:left w:val="none" w:sz="0" w:space="0" w:color="auto"/>
                    <w:bottom w:val="none" w:sz="0" w:space="0" w:color="auto"/>
                    <w:right w:val="none" w:sz="0" w:space="0" w:color="auto"/>
                  </w:divBdr>
                </w:div>
                <w:div w:id="653290820">
                  <w:marLeft w:val="640"/>
                  <w:marRight w:val="0"/>
                  <w:marTop w:val="0"/>
                  <w:marBottom w:val="0"/>
                  <w:divBdr>
                    <w:top w:val="none" w:sz="0" w:space="0" w:color="auto"/>
                    <w:left w:val="none" w:sz="0" w:space="0" w:color="auto"/>
                    <w:bottom w:val="none" w:sz="0" w:space="0" w:color="auto"/>
                    <w:right w:val="none" w:sz="0" w:space="0" w:color="auto"/>
                  </w:divBdr>
                </w:div>
                <w:div w:id="1699814228">
                  <w:marLeft w:val="640"/>
                  <w:marRight w:val="0"/>
                  <w:marTop w:val="0"/>
                  <w:marBottom w:val="0"/>
                  <w:divBdr>
                    <w:top w:val="none" w:sz="0" w:space="0" w:color="auto"/>
                    <w:left w:val="none" w:sz="0" w:space="0" w:color="auto"/>
                    <w:bottom w:val="none" w:sz="0" w:space="0" w:color="auto"/>
                    <w:right w:val="none" w:sz="0" w:space="0" w:color="auto"/>
                  </w:divBdr>
                </w:div>
                <w:div w:id="1816944914">
                  <w:marLeft w:val="640"/>
                  <w:marRight w:val="0"/>
                  <w:marTop w:val="0"/>
                  <w:marBottom w:val="0"/>
                  <w:divBdr>
                    <w:top w:val="none" w:sz="0" w:space="0" w:color="auto"/>
                    <w:left w:val="none" w:sz="0" w:space="0" w:color="auto"/>
                    <w:bottom w:val="none" w:sz="0" w:space="0" w:color="auto"/>
                    <w:right w:val="none" w:sz="0" w:space="0" w:color="auto"/>
                  </w:divBdr>
                </w:div>
                <w:div w:id="306014251">
                  <w:marLeft w:val="640"/>
                  <w:marRight w:val="0"/>
                  <w:marTop w:val="0"/>
                  <w:marBottom w:val="0"/>
                  <w:divBdr>
                    <w:top w:val="none" w:sz="0" w:space="0" w:color="auto"/>
                    <w:left w:val="none" w:sz="0" w:space="0" w:color="auto"/>
                    <w:bottom w:val="none" w:sz="0" w:space="0" w:color="auto"/>
                    <w:right w:val="none" w:sz="0" w:space="0" w:color="auto"/>
                  </w:divBdr>
                </w:div>
                <w:div w:id="1723752915">
                  <w:marLeft w:val="640"/>
                  <w:marRight w:val="0"/>
                  <w:marTop w:val="0"/>
                  <w:marBottom w:val="0"/>
                  <w:divBdr>
                    <w:top w:val="none" w:sz="0" w:space="0" w:color="auto"/>
                    <w:left w:val="none" w:sz="0" w:space="0" w:color="auto"/>
                    <w:bottom w:val="none" w:sz="0" w:space="0" w:color="auto"/>
                    <w:right w:val="none" w:sz="0" w:space="0" w:color="auto"/>
                  </w:divBdr>
                </w:div>
                <w:div w:id="1856505162">
                  <w:marLeft w:val="640"/>
                  <w:marRight w:val="0"/>
                  <w:marTop w:val="0"/>
                  <w:marBottom w:val="0"/>
                  <w:divBdr>
                    <w:top w:val="none" w:sz="0" w:space="0" w:color="auto"/>
                    <w:left w:val="none" w:sz="0" w:space="0" w:color="auto"/>
                    <w:bottom w:val="none" w:sz="0" w:space="0" w:color="auto"/>
                    <w:right w:val="none" w:sz="0" w:space="0" w:color="auto"/>
                  </w:divBdr>
                </w:div>
                <w:div w:id="1687949389">
                  <w:marLeft w:val="640"/>
                  <w:marRight w:val="0"/>
                  <w:marTop w:val="0"/>
                  <w:marBottom w:val="0"/>
                  <w:divBdr>
                    <w:top w:val="none" w:sz="0" w:space="0" w:color="auto"/>
                    <w:left w:val="none" w:sz="0" w:space="0" w:color="auto"/>
                    <w:bottom w:val="none" w:sz="0" w:space="0" w:color="auto"/>
                    <w:right w:val="none" w:sz="0" w:space="0" w:color="auto"/>
                  </w:divBdr>
                </w:div>
                <w:div w:id="1711690411">
                  <w:marLeft w:val="640"/>
                  <w:marRight w:val="0"/>
                  <w:marTop w:val="0"/>
                  <w:marBottom w:val="0"/>
                  <w:divBdr>
                    <w:top w:val="none" w:sz="0" w:space="0" w:color="auto"/>
                    <w:left w:val="none" w:sz="0" w:space="0" w:color="auto"/>
                    <w:bottom w:val="none" w:sz="0" w:space="0" w:color="auto"/>
                    <w:right w:val="none" w:sz="0" w:space="0" w:color="auto"/>
                  </w:divBdr>
                </w:div>
                <w:div w:id="183859608">
                  <w:marLeft w:val="640"/>
                  <w:marRight w:val="0"/>
                  <w:marTop w:val="0"/>
                  <w:marBottom w:val="0"/>
                  <w:divBdr>
                    <w:top w:val="none" w:sz="0" w:space="0" w:color="auto"/>
                    <w:left w:val="none" w:sz="0" w:space="0" w:color="auto"/>
                    <w:bottom w:val="none" w:sz="0" w:space="0" w:color="auto"/>
                    <w:right w:val="none" w:sz="0" w:space="0" w:color="auto"/>
                  </w:divBdr>
                </w:div>
                <w:div w:id="1891764445">
                  <w:marLeft w:val="640"/>
                  <w:marRight w:val="0"/>
                  <w:marTop w:val="0"/>
                  <w:marBottom w:val="0"/>
                  <w:divBdr>
                    <w:top w:val="none" w:sz="0" w:space="0" w:color="auto"/>
                    <w:left w:val="none" w:sz="0" w:space="0" w:color="auto"/>
                    <w:bottom w:val="none" w:sz="0" w:space="0" w:color="auto"/>
                    <w:right w:val="none" w:sz="0" w:space="0" w:color="auto"/>
                  </w:divBdr>
                </w:div>
                <w:div w:id="426731155">
                  <w:marLeft w:val="640"/>
                  <w:marRight w:val="0"/>
                  <w:marTop w:val="0"/>
                  <w:marBottom w:val="0"/>
                  <w:divBdr>
                    <w:top w:val="none" w:sz="0" w:space="0" w:color="auto"/>
                    <w:left w:val="none" w:sz="0" w:space="0" w:color="auto"/>
                    <w:bottom w:val="none" w:sz="0" w:space="0" w:color="auto"/>
                    <w:right w:val="none" w:sz="0" w:space="0" w:color="auto"/>
                  </w:divBdr>
                </w:div>
                <w:div w:id="1226379101">
                  <w:marLeft w:val="640"/>
                  <w:marRight w:val="0"/>
                  <w:marTop w:val="0"/>
                  <w:marBottom w:val="0"/>
                  <w:divBdr>
                    <w:top w:val="none" w:sz="0" w:space="0" w:color="auto"/>
                    <w:left w:val="none" w:sz="0" w:space="0" w:color="auto"/>
                    <w:bottom w:val="none" w:sz="0" w:space="0" w:color="auto"/>
                    <w:right w:val="none" w:sz="0" w:space="0" w:color="auto"/>
                  </w:divBdr>
                </w:div>
                <w:div w:id="1556770160">
                  <w:marLeft w:val="640"/>
                  <w:marRight w:val="0"/>
                  <w:marTop w:val="0"/>
                  <w:marBottom w:val="0"/>
                  <w:divBdr>
                    <w:top w:val="none" w:sz="0" w:space="0" w:color="auto"/>
                    <w:left w:val="none" w:sz="0" w:space="0" w:color="auto"/>
                    <w:bottom w:val="none" w:sz="0" w:space="0" w:color="auto"/>
                    <w:right w:val="none" w:sz="0" w:space="0" w:color="auto"/>
                  </w:divBdr>
                </w:div>
                <w:div w:id="459033957">
                  <w:marLeft w:val="640"/>
                  <w:marRight w:val="0"/>
                  <w:marTop w:val="0"/>
                  <w:marBottom w:val="0"/>
                  <w:divBdr>
                    <w:top w:val="none" w:sz="0" w:space="0" w:color="auto"/>
                    <w:left w:val="none" w:sz="0" w:space="0" w:color="auto"/>
                    <w:bottom w:val="none" w:sz="0" w:space="0" w:color="auto"/>
                    <w:right w:val="none" w:sz="0" w:space="0" w:color="auto"/>
                  </w:divBdr>
                </w:div>
                <w:div w:id="834496044">
                  <w:marLeft w:val="640"/>
                  <w:marRight w:val="0"/>
                  <w:marTop w:val="0"/>
                  <w:marBottom w:val="0"/>
                  <w:divBdr>
                    <w:top w:val="none" w:sz="0" w:space="0" w:color="auto"/>
                    <w:left w:val="none" w:sz="0" w:space="0" w:color="auto"/>
                    <w:bottom w:val="none" w:sz="0" w:space="0" w:color="auto"/>
                    <w:right w:val="none" w:sz="0" w:space="0" w:color="auto"/>
                  </w:divBdr>
                </w:div>
                <w:div w:id="1272862305">
                  <w:marLeft w:val="640"/>
                  <w:marRight w:val="0"/>
                  <w:marTop w:val="0"/>
                  <w:marBottom w:val="0"/>
                  <w:divBdr>
                    <w:top w:val="none" w:sz="0" w:space="0" w:color="auto"/>
                    <w:left w:val="none" w:sz="0" w:space="0" w:color="auto"/>
                    <w:bottom w:val="none" w:sz="0" w:space="0" w:color="auto"/>
                    <w:right w:val="none" w:sz="0" w:space="0" w:color="auto"/>
                  </w:divBdr>
                </w:div>
                <w:div w:id="1840579638">
                  <w:marLeft w:val="640"/>
                  <w:marRight w:val="0"/>
                  <w:marTop w:val="0"/>
                  <w:marBottom w:val="0"/>
                  <w:divBdr>
                    <w:top w:val="none" w:sz="0" w:space="0" w:color="auto"/>
                    <w:left w:val="none" w:sz="0" w:space="0" w:color="auto"/>
                    <w:bottom w:val="none" w:sz="0" w:space="0" w:color="auto"/>
                    <w:right w:val="none" w:sz="0" w:space="0" w:color="auto"/>
                  </w:divBdr>
                </w:div>
                <w:div w:id="311368698">
                  <w:marLeft w:val="640"/>
                  <w:marRight w:val="0"/>
                  <w:marTop w:val="0"/>
                  <w:marBottom w:val="0"/>
                  <w:divBdr>
                    <w:top w:val="none" w:sz="0" w:space="0" w:color="auto"/>
                    <w:left w:val="none" w:sz="0" w:space="0" w:color="auto"/>
                    <w:bottom w:val="none" w:sz="0" w:space="0" w:color="auto"/>
                    <w:right w:val="none" w:sz="0" w:space="0" w:color="auto"/>
                  </w:divBdr>
                </w:div>
              </w:divsChild>
            </w:div>
            <w:div w:id="666325147">
              <w:marLeft w:val="0"/>
              <w:marRight w:val="0"/>
              <w:marTop w:val="0"/>
              <w:marBottom w:val="0"/>
              <w:divBdr>
                <w:top w:val="none" w:sz="0" w:space="0" w:color="auto"/>
                <w:left w:val="none" w:sz="0" w:space="0" w:color="auto"/>
                <w:bottom w:val="none" w:sz="0" w:space="0" w:color="auto"/>
                <w:right w:val="none" w:sz="0" w:space="0" w:color="auto"/>
              </w:divBdr>
              <w:divsChild>
                <w:div w:id="804742024">
                  <w:marLeft w:val="640"/>
                  <w:marRight w:val="0"/>
                  <w:marTop w:val="0"/>
                  <w:marBottom w:val="0"/>
                  <w:divBdr>
                    <w:top w:val="none" w:sz="0" w:space="0" w:color="auto"/>
                    <w:left w:val="none" w:sz="0" w:space="0" w:color="auto"/>
                    <w:bottom w:val="none" w:sz="0" w:space="0" w:color="auto"/>
                    <w:right w:val="none" w:sz="0" w:space="0" w:color="auto"/>
                  </w:divBdr>
                </w:div>
                <w:div w:id="82993985">
                  <w:marLeft w:val="640"/>
                  <w:marRight w:val="0"/>
                  <w:marTop w:val="0"/>
                  <w:marBottom w:val="0"/>
                  <w:divBdr>
                    <w:top w:val="none" w:sz="0" w:space="0" w:color="auto"/>
                    <w:left w:val="none" w:sz="0" w:space="0" w:color="auto"/>
                    <w:bottom w:val="none" w:sz="0" w:space="0" w:color="auto"/>
                    <w:right w:val="none" w:sz="0" w:space="0" w:color="auto"/>
                  </w:divBdr>
                </w:div>
                <w:div w:id="1721971993">
                  <w:marLeft w:val="640"/>
                  <w:marRight w:val="0"/>
                  <w:marTop w:val="0"/>
                  <w:marBottom w:val="0"/>
                  <w:divBdr>
                    <w:top w:val="none" w:sz="0" w:space="0" w:color="auto"/>
                    <w:left w:val="none" w:sz="0" w:space="0" w:color="auto"/>
                    <w:bottom w:val="none" w:sz="0" w:space="0" w:color="auto"/>
                    <w:right w:val="none" w:sz="0" w:space="0" w:color="auto"/>
                  </w:divBdr>
                </w:div>
                <w:div w:id="710810209">
                  <w:marLeft w:val="640"/>
                  <w:marRight w:val="0"/>
                  <w:marTop w:val="0"/>
                  <w:marBottom w:val="0"/>
                  <w:divBdr>
                    <w:top w:val="none" w:sz="0" w:space="0" w:color="auto"/>
                    <w:left w:val="none" w:sz="0" w:space="0" w:color="auto"/>
                    <w:bottom w:val="none" w:sz="0" w:space="0" w:color="auto"/>
                    <w:right w:val="none" w:sz="0" w:space="0" w:color="auto"/>
                  </w:divBdr>
                </w:div>
                <w:div w:id="353582488">
                  <w:marLeft w:val="640"/>
                  <w:marRight w:val="0"/>
                  <w:marTop w:val="0"/>
                  <w:marBottom w:val="0"/>
                  <w:divBdr>
                    <w:top w:val="none" w:sz="0" w:space="0" w:color="auto"/>
                    <w:left w:val="none" w:sz="0" w:space="0" w:color="auto"/>
                    <w:bottom w:val="none" w:sz="0" w:space="0" w:color="auto"/>
                    <w:right w:val="none" w:sz="0" w:space="0" w:color="auto"/>
                  </w:divBdr>
                </w:div>
                <w:div w:id="72553501">
                  <w:marLeft w:val="640"/>
                  <w:marRight w:val="0"/>
                  <w:marTop w:val="0"/>
                  <w:marBottom w:val="0"/>
                  <w:divBdr>
                    <w:top w:val="none" w:sz="0" w:space="0" w:color="auto"/>
                    <w:left w:val="none" w:sz="0" w:space="0" w:color="auto"/>
                    <w:bottom w:val="none" w:sz="0" w:space="0" w:color="auto"/>
                    <w:right w:val="none" w:sz="0" w:space="0" w:color="auto"/>
                  </w:divBdr>
                </w:div>
                <w:div w:id="605504121">
                  <w:marLeft w:val="640"/>
                  <w:marRight w:val="0"/>
                  <w:marTop w:val="0"/>
                  <w:marBottom w:val="0"/>
                  <w:divBdr>
                    <w:top w:val="none" w:sz="0" w:space="0" w:color="auto"/>
                    <w:left w:val="none" w:sz="0" w:space="0" w:color="auto"/>
                    <w:bottom w:val="none" w:sz="0" w:space="0" w:color="auto"/>
                    <w:right w:val="none" w:sz="0" w:space="0" w:color="auto"/>
                  </w:divBdr>
                </w:div>
                <w:div w:id="1127354963">
                  <w:marLeft w:val="640"/>
                  <w:marRight w:val="0"/>
                  <w:marTop w:val="0"/>
                  <w:marBottom w:val="0"/>
                  <w:divBdr>
                    <w:top w:val="none" w:sz="0" w:space="0" w:color="auto"/>
                    <w:left w:val="none" w:sz="0" w:space="0" w:color="auto"/>
                    <w:bottom w:val="none" w:sz="0" w:space="0" w:color="auto"/>
                    <w:right w:val="none" w:sz="0" w:space="0" w:color="auto"/>
                  </w:divBdr>
                </w:div>
                <w:div w:id="16541807">
                  <w:marLeft w:val="640"/>
                  <w:marRight w:val="0"/>
                  <w:marTop w:val="0"/>
                  <w:marBottom w:val="0"/>
                  <w:divBdr>
                    <w:top w:val="none" w:sz="0" w:space="0" w:color="auto"/>
                    <w:left w:val="none" w:sz="0" w:space="0" w:color="auto"/>
                    <w:bottom w:val="none" w:sz="0" w:space="0" w:color="auto"/>
                    <w:right w:val="none" w:sz="0" w:space="0" w:color="auto"/>
                  </w:divBdr>
                </w:div>
                <w:div w:id="200939018">
                  <w:marLeft w:val="640"/>
                  <w:marRight w:val="0"/>
                  <w:marTop w:val="0"/>
                  <w:marBottom w:val="0"/>
                  <w:divBdr>
                    <w:top w:val="none" w:sz="0" w:space="0" w:color="auto"/>
                    <w:left w:val="none" w:sz="0" w:space="0" w:color="auto"/>
                    <w:bottom w:val="none" w:sz="0" w:space="0" w:color="auto"/>
                    <w:right w:val="none" w:sz="0" w:space="0" w:color="auto"/>
                  </w:divBdr>
                </w:div>
                <w:div w:id="87892796">
                  <w:marLeft w:val="640"/>
                  <w:marRight w:val="0"/>
                  <w:marTop w:val="0"/>
                  <w:marBottom w:val="0"/>
                  <w:divBdr>
                    <w:top w:val="none" w:sz="0" w:space="0" w:color="auto"/>
                    <w:left w:val="none" w:sz="0" w:space="0" w:color="auto"/>
                    <w:bottom w:val="none" w:sz="0" w:space="0" w:color="auto"/>
                    <w:right w:val="none" w:sz="0" w:space="0" w:color="auto"/>
                  </w:divBdr>
                </w:div>
                <w:div w:id="1266620991">
                  <w:marLeft w:val="640"/>
                  <w:marRight w:val="0"/>
                  <w:marTop w:val="0"/>
                  <w:marBottom w:val="0"/>
                  <w:divBdr>
                    <w:top w:val="none" w:sz="0" w:space="0" w:color="auto"/>
                    <w:left w:val="none" w:sz="0" w:space="0" w:color="auto"/>
                    <w:bottom w:val="none" w:sz="0" w:space="0" w:color="auto"/>
                    <w:right w:val="none" w:sz="0" w:space="0" w:color="auto"/>
                  </w:divBdr>
                </w:div>
                <w:div w:id="1935551284">
                  <w:marLeft w:val="640"/>
                  <w:marRight w:val="0"/>
                  <w:marTop w:val="0"/>
                  <w:marBottom w:val="0"/>
                  <w:divBdr>
                    <w:top w:val="none" w:sz="0" w:space="0" w:color="auto"/>
                    <w:left w:val="none" w:sz="0" w:space="0" w:color="auto"/>
                    <w:bottom w:val="none" w:sz="0" w:space="0" w:color="auto"/>
                    <w:right w:val="none" w:sz="0" w:space="0" w:color="auto"/>
                  </w:divBdr>
                </w:div>
                <w:div w:id="1899894322">
                  <w:marLeft w:val="640"/>
                  <w:marRight w:val="0"/>
                  <w:marTop w:val="0"/>
                  <w:marBottom w:val="0"/>
                  <w:divBdr>
                    <w:top w:val="none" w:sz="0" w:space="0" w:color="auto"/>
                    <w:left w:val="none" w:sz="0" w:space="0" w:color="auto"/>
                    <w:bottom w:val="none" w:sz="0" w:space="0" w:color="auto"/>
                    <w:right w:val="none" w:sz="0" w:space="0" w:color="auto"/>
                  </w:divBdr>
                </w:div>
                <w:div w:id="38550436">
                  <w:marLeft w:val="640"/>
                  <w:marRight w:val="0"/>
                  <w:marTop w:val="0"/>
                  <w:marBottom w:val="0"/>
                  <w:divBdr>
                    <w:top w:val="none" w:sz="0" w:space="0" w:color="auto"/>
                    <w:left w:val="none" w:sz="0" w:space="0" w:color="auto"/>
                    <w:bottom w:val="none" w:sz="0" w:space="0" w:color="auto"/>
                    <w:right w:val="none" w:sz="0" w:space="0" w:color="auto"/>
                  </w:divBdr>
                </w:div>
                <w:div w:id="615258977">
                  <w:marLeft w:val="640"/>
                  <w:marRight w:val="0"/>
                  <w:marTop w:val="0"/>
                  <w:marBottom w:val="0"/>
                  <w:divBdr>
                    <w:top w:val="none" w:sz="0" w:space="0" w:color="auto"/>
                    <w:left w:val="none" w:sz="0" w:space="0" w:color="auto"/>
                    <w:bottom w:val="none" w:sz="0" w:space="0" w:color="auto"/>
                    <w:right w:val="none" w:sz="0" w:space="0" w:color="auto"/>
                  </w:divBdr>
                </w:div>
                <w:div w:id="1792941343">
                  <w:marLeft w:val="640"/>
                  <w:marRight w:val="0"/>
                  <w:marTop w:val="0"/>
                  <w:marBottom w:val="0"/>
                  <w:divBdr>
                    <w:top w:val="none" w:sz="0" w:space="0" w:color="auto"/>
                    <w:left w:val="none" w:sz="0" w:space="0" w:color="auto"/>
                    <w:bottom w:val="none" w:sz="0" w:space="0" w:color="auto"/>
                    <w:right w:val="none" w:sz="0" w:space="0" w:color="auto"/>
                  </w:divBdr>
                </w:div>
                <w:div w:id="1107889899">
                  <w:marLeft w:val="640"/>
                  <w:marRight w:val="0"/>
                  <w:marTop w:val="0"/>
                  <w:marBottom w:val="0"/>
                  <w:divBdr>
                    <w:top w:val="none" w:sz="0" w:space="0" w:color="auto"/>
                    <w:left w:val="none" w:sz="0" w:space="0" w:color="auto"/>
                    <w:bottom w:val="none" w:sz="0" w:space="0" w:color="auto"/>
                    <w:right w:val="none" w:sz="0" w:space="0" w:color="auto"/>
                  </w:divBdr>
                </w:div>
                <w:div w:id="1703939543">
                  <w:marLeft w:val="640"/>
                  <w:marRight w:val="0"/>
                  <w:marTop w:val="0"/>
                  <w:marBottom w:val="0"/>
                  <w:divBdr>
                    <w:top w:val="none" w:sz="0" w:space="0" w:color="auto"/>
                    <w:left w:val="none" w:sz="0" w:space="0" w:color="auto"/>
                    <w:bottom w:val="none" w:sz="0" w:space="0" w:color="auto"/>
                    <w:right w:val="none" w:sz="0" w:space="0" w:color="auto"/>
                  </w:divBdr>
                </w:div>
                <w:div w:id="201015098">
                  <w:marLeft w:val="640"/>
                  <w:marRight w:val="0"/>
                  <w:marTop w:val="0"/>
                  <w:marBottom w:val="0"/>
                  <w:divBdr>
                    <w:top w:val="none" w:sz="0" w:space="0" w:color="auto"/>
                    <w:left w:val="none" w:sz="0" w:space="0" w:color="auto"/>
                    <w:bottom w:val="none" w:sz="0" w:space="0" w:color="auto"/>
                    <w:right w:val="none" w:sz="0" w:space="0" w:color="auto"/>
                  </w:divBdr>
                </w:div>
                <w:div w:id="580145032">
                  <w:marLeft w:val="640"/>
                  <w:marRight w:val="0"/>
                  <w:marTop w:val="0"/>
                  <w:marBottom w:val="0"/>
                  <w:divBdr>
                    <w:top w:val="none" w:sz="0" w:space="0" w:color="auto"/>
                    <w:left w:val="none" w:sz="0" w:space="0" w:color="auto"/>
                    <w:bottom w:val="none" w:sz="0" w:space="0" w:color="auto"/>
                    <w:right w:val="none" w:sz="0" w:space="0" w:color="auto"/>
                  </w:divBdr>
                </w:div>
                <w:div w:id="971250066">
                  <w:marLeft w:val="640"/>
                  <w:marRight w:val="0"/>
                  <w:marTop w:val="0"/>
                  <w:marBottom w:val="0"/>
                  <w:divBdr>
                    <w:top w:val="none" w:sz="0" w:space="0" w:color="auto"/>
                    <w:left w:val="none" w:sz="0" w:space="0" w:color="auto"/>
                    <w:bottom w:val="none" w:sz="0" w:space="0" w:color="auto"/>
                    <w:right w:val="none" w:sz="0" w:space="0" w:color="auto"/>
                  </w:divBdr>
                </w:div>
                <w:div w:id="2014915176">
                  <w:marLeft w:val="640"/>
                  <w:marRight w:val="0"/>
                  <w:marTop w:val="0"/>
                  <w:marBottom w:val="0"/>
                  <w:divBdr>
                    <w:top w:val="none" w:sz="0" w:space="0" w:color="auto"/>
                    <w:left w:val="none" w:sz="0" w:space="0" w:color="auto"/>
                    <w:bottom w:val="none" w:sz="0" w:space="0" w:color="auto"/>
                    <w:right w:val="none" w:sz="0" w:space="0" w:color="auto"/>
                  </w:divBdr>
                </w:div>
                <w:div w:id="1925917777">
                  <w:marLeft w:val="640"/>
                  <w:marRight w:val="0"/>
                  <w:marTop w:val="0"/>
                  <w:marBottom w:val="0"/>
                  <w:divBdr>
                    <w:top w:val="none" w:sz="0" w:space="0" w:color="auto"/>
                    <w:left w:val="none" w:sz="0" w:space="0" w:color="auto"/>
                    <w:bottom w:val="none" w:sz="0" w:space="0" w:color="auto"/>
                    <w:right w:val="none" w:sz="0" w:space="0" w:color="auto"/>
                  </w:divBdr>
                </w:div>
                <w:div w:id="784739805">
                  <w:marLeft w:val="640"/>
                  <w:marRight w:val="0"/>
                  <w:marTop w:val="0"/>
                  <w:marBottom w:val="0"/>
                  <w:divBdr>
                    <w:top w:val="none" w:sz="0" w:space="0" w:color="auto"/>
                    <w:left w:val="none" w:sz="0" w:space="0" w:color="auto"/>
                    <w:bottom w:val="none" w:sz="0" w:space="0" w:color="auto"/>
                    <w:right w:val="none" w:sz="0" w:space="0" w:color="auto"/>
                  </w:divBdr>
                </w:div>
                <w:div w:id="2130463507">
                  <w:marLeft w:val="640"/>
                  <w:marRight w:val="0"/>
                  <w:marTop w:val="0"/>
                  <w:marBottom w:val="0"/>
                  <w:divBdr>
                    <w:top w:val="none" w:sz="0" w:space="0" w:color="auto"/>
                    <w:left w:val="none" w:sz="0" w:space="0" w:color="auto"/>
                    <w:bottom w:val="none" w:sz="0" w:space="0" w:color="auto"/>
                    <w:right w:val="none" w:sz="0" w:space="0" w:color="auto"/>
                  </w:divBdr>
                </w:div>
                <w:div w:id="991636382">
                  <w:marLeft w:val="640"/>
                  <w:marRight w:val="0"/>
                  <w:marTop w:val="0"/>
                  <w:marBottom w:val="0"/>
                  <w:divBdr>
                    <w:top w:val="none" w:sz="0" w:space="0" w:color="auto"/>
                    <w:left w:val="none" w:sz="0" w:space="0" w:color="auto"/>
                    <w:bottom w:val="none" w:sz="0" w:space="0" w:color="auto"/>
                    <w:right w:val="none" w:sz="0" w:space="0" w:color="auto"/>
                  </w:divBdr>
                </w:div>
                <w:div w:id="1723821532">
                  <w:marLeft w:val="640"/>
                  <w:marRight w:val="0"/>
                  <w:marTop w:val="0"/>
                  <w:marBottom w:val="0"/>
                  <w:divBdr>
                    <w:top w:val="none" w:sz="0" w:space="0" w:color="auto"/>
                    <w:left w:val="none" w:sz="0" w:space="0" w:color="auto"/>
                    <w:bottom w:val="none" w:sz="0" w:space="0" w:color="auto"/>
                    <w:right w:val="none" w:sz="0" w:space="0" w:color="auto"/>
                  </w:divBdr>
                </w:div>
                <w:div w:id="646590957">
                  <w:marLeft w:val="640"/>
                  <w:marRight w:val="0"/>
                  <w:marTop w:val="0"/>
                  <w:marBottom w:val="0"/>
                  <w:divBdr>
                    <w:top w:val="none" w:sz="0" w:space="0" w:color="auto"/>
                    <w:left w:val="none" w:sz="0" w:space="0" w:color="auto"/>
                    <w:bottom w:val="none" w:sz="0" w:space="0" w:color="auto"/>
                    <w:right w:val="none" w:sz="0" w:space="0" w:color="auto"/>
                  </w:divBdr>
                </w:div>
                <w:div w:id="1987780777">
                  <w:marLeft w:val="640"/>
                  <w:marRight w:val="0"/>
                  <w:marTop w:val="0"/>
                  <w:marBottom w:val="0"/>
                  <w:divBdr>
                    <w:top w:val="none" w:sz="0" w:space="0" w:color="auto"/>
                    <w:left w:val="none" w:sz="0" w:space="0" w:color="auto"/>
                    <w:bottom w:val="none" w:sz="0" w:space="0" w:color="auto"/>
                    <w:right w:val="none" w:sz="0" w:space="0" w:color="auto"/>
                  </w:divBdr>
                </w:div>
                <w:div w:id="190270674">
                  <w:marLeft w:val="640"/>
                  <w:marRight w:val="0"/>
                  <w:marTop w:val="0"/>
                  <w:marBottom w:val="0"/>
                  <w:divBdr>
                    <w:top w:val="none" w:sz="0" w:space="0" w:color="auto"/>
                    <w:left w:val="none" w:sz="0" w:space="0" w:color="auto"/>
                    <w:bottom w:val="none" w:sz="0" w:space="0" w:color="auto"/>
                    <w:right w:val="none" w:sz="0" w:space="0" w:color="auto"/>
                  </w:divBdr>
                </w:div>
                <w:div w:id="586427469">
                  <w:marLeft w:val="640"/>
                  <w:marRight w:val="0"/>
                  <w:marTop w:val="0"/>
                  <w:marBottom w:val="0"/>
                  <w:divBdr>
                    <w:top w:val="none" w:sz="0" w:space="0" w:color="auto"/>
                    <w:left w:val="none" w:sz="0" w:space="0" w:color="auto"/>
                    <w:bottom w:val="none" w:sz="0" w:space="0" w:color="auto"/>
                    <w:right w:val="none" w:sz="0" w:space="0" w:color="auto"/>
                  </w:divBdr>
                </w:div>
                <w:div w:id="236717023">
                  <w:marLeft w:val="640"/>
                  <w:marRight w:val="0"/>
                  <w:marTop w:val="0"/>
                  <w:marBottom w:val="0"/>
                  <w:divBdr>
                    <w:top w:val="none" w:sz="0" w:space="0" w:color="auto"/>
                    <w:left w:val="none" w:sz="0" w:space="0" w:color="auto"/>
                    <w:bottom w:val="none" w:sz="0" w:space="0" w:color="auto"/>
                    <w:right w:val="none" w:sz="0" w:space="0" w:color="auto"/>
                  </w:divBdr>
                </w:div>
                <w:div w:id="270935176">
                  <w:marLeft w:val="640"/>
                  <w:marRight w:val="0"/>
                  <w:marTop w:val="0"/>
                  <w:marBottom w:val="0"/>
                  <w:divBdr>
                    <w:top w:val="none" w:sz="0" w:space="0" w:color="auto"/>
                    <w:left w:val="none" w:sz="0" w:space="0" w:color="auto"/>
                    <w:bottom w:val="none" w:sz="0" w:space="0" w:color="auto"/>
                    <w:right w:val="none" w:sz="0" w:space="0" w:color="auto"/>
                  </w:divBdr>
                </w:div>
                <w:div w:id="2042589141">
                  <w:marLeft w:val="640"/>
                  <w:marRight w:val="0"/>
                  <w:marTop w:val="0"/>
                  <w:marBottom w:val="0"/>
                  <w:divBdr>
                    <w:top w:val="none" w:sz="0" w:space="0" w:color="auto"/>
                    <w:left w:val="none" w:sz="0" w:space="0" w:color="auto"/>
                    <w:bottom w:val="none" w:sz="0" w:space="0" w:color="auto"/>
                    <w:right w:val="none" w:sz="0" w:space="0" w:color="auto"/>
                  </w:divBdr>
                </w:div>
                <w:div w:id="1759326642">
                  <w:marLeft w:val="640"/>
                  <w:marRight w:val="0"/>
                  <w:marTop w:val="0"/>
                  <w:marBottom w:val="0"/>
                  <w:divBdr>
                    <w:top w:val="none" w:sz="0" w:space="0" w:color="auto"/>
                    <w:left w:val="none" w:sz="0" w:space="0" w:color="auto"/>
                    <w:bottom w:val="none" w:sz="0" w:space="0" w:color="auto"/>
                    <w:right w:val="none" w:sz="0" w:space="0" w:color="auto"/>
                  </w:divBdr>
                </w:div>
                <w:div w:id="45032889">
                  <w:marLeft w:val="640"/>
                  <w:marRight w:val="0"/>
                  <w:marTop w:val="0"/>
                  <w:marBottom w:val="0"/>
                  <w:divBdr>
                    <w:top w:val="none" w:sz="0" w:space="0" w:color="auto"/>
                    <w:left w:val="none" w:sz="0" w:space="0" w:color="auto"/>
                    <w:bottom w:val="none" w:sz="0" w:space="0" w:color="auto"/>
                    <w:right w:val="none" w:sz="0" w:space="0" w:color="auto"/>
                  </w:divBdr>
                </w:div>
                <w:div w:id="771359203">
                  <w:marLeft w:val="640"/>
                  <w:marRight w:val="0"/>
                  <w:marTop w:val="0"/>
                  <w:marBottom w:val="0"/>
                  <w:divBdr>
                    <w:top w:val="none" w:sz="0" w:space="0" w:color="auto"/>
                    <w:left w:val="none" w:sz="0" w:space="0" w:color="auto"/>
                    <w:bottom w:val="none" w:sz="0" w:space="0" w:color="auto"/>
                    <w:right w:val="none" w:sz="0" w:space="0" w:color="auto"/>
                  </w:divBdr>
                </w:div>
                <w:div w:id="2072458192">
                  <w:marLeft w:val="640"/>
                  <w:marRight w:val="0"/>
                  <w:marTop w:val="0"/>
                  <w:marBottom w:val="0"/>
                  <w:divBdr>
                    <w:top w:val="none" w:sz="0" w:space="0" w:color="auto"/>
                    <w:left w:val="none" w:sz="0" w:space="0" w:color="auto"/>
                    <w:bottom w:val="none" w:sz="0" w:space="0" w:color="auto"/>
                    <w:right w:val="none" w:sz="0" w:space="0" w:color="auto"/>
                  </w:divBdr>
                </w:div>
                <w:div w:id="940333088">
                  <w:marLeft w:val="640"/>
                  <w:marRight w:val="0"/>
                  <w:marTop w:val="0"/>
                  <w:marBottom w:val="0"/>
                  <w:divBdr>
                    <w:top w:val="none" w:sz="0" w:space="0" w:color="auto"/>
                    <w:left w:val="none" w:sz="0" w:space="0" w:color="auto"/>
                    <w:bottom w:val="none" w:sz="0" w:space="0" w:color="auto"/>
                    <w:right w:val="none" w:sz="0" w:space="0" w:color="auto"/>
                  </w:divBdr>
                </w:div>
                <w:div w:id="1730610168">
                  <w:marLeft w:val="640"/>
                  <w:marRight w:val="0"/>
                  <w:marTop w:val="0"/>
                  <w:marBottom w:val="0"/>
                  <w:divBdr>
                    <w:top w:val="none" w:sz="0" w:space="0" w:color="auto"/>
                    <w:left w:val="none" w:sz="0" w:space="0" w:color="auto"/>
                    <w:bottom w:val="none" w:sz="0" w:space="0" w:color="auto"/>
                    <w:right w:val="none" w:sz="0" w:space="0" w:color="auto"/>
                  </w:divBdr>
                </w:div>
                <w:div w:id="1387990330">
                  <w:marLeft w:val="640"/>
                  <w:marRight w:val="0"/>
                  <w:marTop w:val="0"/>
                  <w:marBottom w:val="0"/>
                  <w:divBdr>
                    <w:top w:val="none" w:sz="0" w:space="0" w:color="auto"/>
                    <w:left w:val="none" w:sz="0" w:space="0" w:color="auto"/>
                    <w:bottom w:val="none" w:sz="0" w:space="0" w:color="auto"/>
                    <w:right w:val="none" w:sz="0" w:space="0" w:color="auto"/>
                  </w:divBdr>
                </w:div>
                <w:div w:id="2053770917">
                  <w:marLeft w:val="640"/>
                  <w:marRight w:val="0"/>
                  <w:marTop w:val="0"/>
                  <w:marBottom w:val="0"/>
                  <w:divBdr>
                    <w:top w:val="none" w:sz="0" w:space="0" w:color="auto"/>
                    <w:left w:val="none" w:sz="0" w:space="0" w:color="auto"/>
                    <w:bottom w:val="none" w:sz="0" w:space="0" w:color="auto"/>
                    <w:right w:val="none" w:sz="0" w:space="0" w:color="auto"/>
                  </w:divBdr>
                </w:div>
                <w:div w:id="1458911463">
                  <w:marLeft w:val="640"/>
                  <w:marRight w:val="0"/>
                  <w:marTop w:val="0"/>
                  <w:marBottom w:val="0"/>
                  <w:divBdr>
                    <w:top w:val="none" w:sz="0" w:space="0" w:color="auto"/>
                    <w:left w:val="none" w:sz="0" w:space="0" w:color="auto"/>
                    <w:bottom w:val="none" w:sz="0" w:space="0" w:color="auto"/>
                    <w:right w:val="none" w:sz="0" w:space="0" w:color="auto"/>
                  </w:divBdr>
                </w:div>
                <w:div w:id="223637769">
                  <w:marLeft w:val="640"/>
                  <w:marRight w:val="0"/>
                  <w:marTop w:val="0"/>
                  <w:marBottom w:val="0"/>
                  <w:divBdr>
                    <w:top w:val="none" w:sz="0" w:space="0" w:color="auto"/>
                    <w:left w:val="none" w:sz="0" w:space="0" w:color="auto"/>
                    <w:bottom w:val="none" w:sz="0" w:space="0" w:color="auto"/>
                    <w:right w:val="none" w:sz="0" w:space="0" w:color="auto"/>
                  </w:divBdr>
                </w:div>
                <w:div w:id="150491006">
                  <w:marLeft w:val="640"/>
                  <w:marRight w:val="0"/>
                  <w:marTop w:val="0"/>
                  <w:marBottom w:val="0"/>
                  <w:divBdr>
                    <w:top w:val="none" w:sz="0" w:space="0" w:color="auto"/>
                    <w:left w:val="none" w:sz="0" w:space="0" w:color="auto"/>
                    <w:bottom w:val="none" w:sz="0" w:space="0" w:color="auto"/>
                    <w:right w:val="none" w:sz="0" w:space="0" w:color="auto"/>
                  </w:divBdr>
                </w:div>
                <w:div w:id="1168448967">
                  <w:marLeft w:val="640"/>
                  <w:marRight w:val="0"/>
                  <w:marTop w:val="0"/>
                  <w:marBottom w:val="0"/>
                  <w:divBdr>
                    <w:top w:val="none" w:sz="0" w:space="0" w:color="auto"/>
                    <w:left w:val="none" w:sz="0" w:space="0" w:color="auto"/>
                    <w:bottom w:val="none" w:sz="0" w:space="0" w:color="auto"/>
                    <w:right w:val="none" w:sz="0" w:space="0" w:color="auto"/>
                  </w:divBdr>
                </w:div>
                <w:div w:id="1868444588">
                  <w:marLeft w:val="640"/>
                  <w:marRight w:val="0"/>
                  <w:marTop w:val="0"/>
                  <w:marBottom w:val="0"/>
                  <w:divBdr>
                    <w:top w:val="none" w:sz="0" w:space="0" w:color="auto"/>
                    <w:left w:val="none" w:sz="0" w:space="0" w:color="auto"/>
                    <w:bottom w:val="none" w:sz="0" w:space="0" w:color="auto"/>
                    <w:right w:val="none" w:sz="0" w:space="0" w:color="auto"/>
                  </w:divBdr>
                </w:div>
                <w:div w:id="1740638778">
                  <w:marLeft w:val="640"/>
                  <w:marRight w:val="0"/>
                  <w:marTop w:val="0"/>
                  <w:marBottom w:val="0"/>
                  <w:divBdr>
                    <w:top w:val="none" w:sz="0" w:space="0" w:color="auto"/>
                    <w:left w:val="none" w:sz="0" w:space="0" w:color="auto"/>
                    <w:bottom w:val="none" w:sz="0" w:space="0" w:color="auto"/>
                    <w:right w:val="none" w:sz="0" w:space="0" w:color="auto"/>
                  </w:divBdr>
                </w:div>
                <w:div w:id="1351564527">
                  <w:marLeft w:val="640"/>
                  <w:marRight w:val="0"/>
                  <w:marTop w:val="0"/>
                  <w:marBottom w:val="0"/>
                  <w:divBdr>
                    <w:top w:val="none" w:sz="0" w:space="0" w:color="auto"/>
                    <w:left w:val="none" w:sz="0" w:space="0" w:color="auto"/>
                    <w:bottom w:val="none" w:sz="0" w:space="0" w:color="auto"/>
                    <w:right w:val="none" w:sz="0" w:space="0" w:color="auto"/>
                  </w:divBdr>
                </w:div>
              </w:divsChild>
            </w:div>
            <w:div w:id="487751622">
              <w:marLeft w:val="0"/>
              <w:marRight w:val="0"/>
              <w:marTop w:val="0"/>
              <w:marBottom w:val="0"/>
              <w:divBdr>
                <w:top w:val="none" w:sz="0" w:space="0" w:color="auto"/>
                <w:left w:val="none" w:sz="0" w:space="0" w:color="auto"/>
                <w:bottom w:val="none" w:sz="0" w:space="0" w:color="auto"/>
                <w:right w:val="none" w:sz="0" w:space="0" w:color="auto"/>
              </w:divBdr>
              <w:divsChild>
                <w:div w:id="1887833641">
                  <w:marLeft w:val="640"/>
                  <w:marRight w:val="0"/>
                  <w:marTop w:val="0"/>
                  <w:marBottom w:val="0"/>
                  <w:divBdr>
                    <w:top w:val="none" w:sz="0" w:space="0" w:color="auto"/>
                    <w:left w:val="none" w:sz="0" w:space="0" w:color="auto"/>
                    <w:bottom w:val="none" w:sz="0" w:space="0" w:color="auto"/>
                    <w:right w:val="none" w:sz="0" w:space="0" w:color="auto"/>
                  </w:divBdr>
                </w:div>
                <w:div w:id="1460301711">
                  <w:marLeft w:val="640"/>
                  <w:marRight w:val="0"/>
                  <w:marTop w:val="0"/>
                  <w:marBottom w:val="0"/>
                  <w:divBdr>
                    <w:top w:val="none" w:sz="0" w:space="0" w:color="auto"/>
                    <w:left w:val="none" w:sz="0" w:space="0" w:color="auto"/>
                    <w:bottom w:val="none" w:sz="0" w:space="0" w:color="auto"/>
                    <w:right w:val="none" w:sz="0" w:space="0" w:color="auto"/>
                  </w:divBdr>
                </w:div>
                <w:div w:id="2013412952">
                  <w:marLeft w:val="640"/>
                  <w:marRight w:val="0"/>
                  <w:marTop w:val="0"/>
                  <w:marBottom w:val="0"/>
                  <w:divBdr>
                    <w:top w:val="none" w:sz="0" w:space="0" w:color="auto"/>
                    <w:left w:val="none" w:sz="0" w:space="0" w:color="auto"/>
                    <w:bottom w:val="none" w:sz="0" w:space="0" w:color="auto"/>
                    <w:right w:val="none" w:sz="0" w:space="0" w:color="auto"/>
                  </w:divBdr>
                </w:div>
                <w:div w:id="1463382855">
                  <w:marLeft w:val="640"/>
                  <w:marRight w:val="0"/>
                  <w:marTop w:val="0"/>
                  <w:marBottom w:val="0"/>
                  <w:divBdr>
                    <w:top w:val="none" w:sz="0" w:space="0" w:color="auto"/>
                    <w:left w:val="none" w:sz="0" w:space="0" w:color="auto"/>
                    <w:bottom w:val="none" w:sz="0" w:space="0" w:color="auto"/>
                    <w:right w:val="none" w:sz="0" w:space="0" w:color="auto"/>
                  </w:divBdr>
                </w:div>
                <w:div w:id="232813069">
                  <w:marLeft w:val="640"/>
                  <w:marRight w:val="0"/>
                  <w:marTop w:val="0"/>
                  <w:marBottom w:val="0"/>
                  <w:divBdr>
                    <w:top w:val="none" w:sz="0" w:space="0" w:color="auto"/>
                    <w:left w:val="none" w:sz="0" w:space="0" w:color="auto"/>
                    <w:bottom w:val="none" w:sz="0" w:space="0" w:color="auto"/>
                    <w:right w:val="none" w:sz="0" w:space="0" w:color="auto"/>
                  </w:divBdr>
                </w:div>
                <w:div w:id="1944263450">
                  <w:marLeft w:val="640"/>
                  <w:marRight w:val="0"/>
                  <w:marTop w:val="0"/>
                  <w:marBottom w:val="0"/>
                  <w:divBdr>
                    <w:top w:val="none" w:sz="0" w:space="0" w:color="auto"/>
                    <w:left w:val="none" w:sz="0" w:space="0" w:color="auto"/>
                    <w:bottom w:val="none" w:sz="0" w:space="0" w:color="auto"/>
                    <w:right w:val="none" w:sz="0" w:space="0" w:color="auto"/>
                  </w:divBdr>
                </w:div>
                <w:div w:id="843282636">
                  <w:marLeft w:val="640"/>
                  <w:marRight w:val="0"/>
                  <w:marTop w:val="0"/>
                  <w:marBottom w:val="0"/>
                  <w:divBdr>
                    <w:top w:val="none" w:sz="0" w:space="0" w:color="auto"/>
                    <w:left w:val="none" w:sz="0" w:space="0" w:color="auto"/>
                    <w:bottom w:val="none" w:sz="0" w:space="0" w:color="auto"/>
                    <w:right w:val="none" w:sz="0" w:space="0" w:color="auto"/>
                  </w:divBdr>
                </w:div>
                <w:div w:id="1223911300">
                  <w:marLeft w:val="640"/>
                  <w:marRight w:val="0"/>
                  <w:marTop w:val="0"/>
                  <w:marBottom w:val="0"/>
                  <w:divBdr>
                    <w:top w:val="none" w:sz="0" w:space="0" w:color="auto"/>
                    <w:left w:val="none" w:sz="0" w:space="0" w:color="auto"/>
                    <w:bottom w:val="none" w:sz="0" w:space="0" w:color="auto"/>
                    <w:right w:val="none" w:sz="0" w:space="0" w:color="auto"/>
                  </w:divBdr>
                </w:div>
                <w:div w:id="1649555774">
                  <w:marLeft w:val="640"/>
                  <w:marRight w:val="0"/>
                  <w:marTop w:val="0"/>
                  <w:marBottom w:val="0"/>
                  <w:divBdr>
                    <w:top w:val="none" w:sz="0" w:space="0" w:color="auto"/>
                    <w:left w:val="none" w:sz="0" w:space="0" w:color="auto"/>
                    <w:bottom w:val="none" w:sz="0" w:space="0" w:color="auto"/>
                    <w:right w:val="none" w:sz="0" w:space="0" w:color="auto"/>
                  </w:divBdr>
                </w:div>
                <w:div w:id="419252621">
                  <w:marLeft w:val="640"/>
                  <w:marRight w:val="0"/>
                  <w:marTop w:val="0"/>
                  <w:marBottom w:val="0"/>
                  <w:divBdr>
                    <w:top w:val="none" w:sz="0" w:space="0" w:color="auto"/>
                    <w:left w:val="none" w:sz="0" w:space="0" w:color="auto"/>
                    <w:bottom w:val="none" w:sz="0" w:space="0" w:color="auto"/>
                    <w:right w:val="none" w:sz="0" w:space="0" w:color="auto"/>
                  </w:divBdr>
                </w:div>
                <w:div w:id="1368943583">
                  <w:marLeft w:val="640"/>
                  <w:marRight w:val="0"/>
                  <w:marTop w:val="0"/>
                  <w:marBottom w:val="0"/>
                  <w:divBdr>
                    <w:top w:val="none" w:sz="0" w:space="0" w:color="auto"/>
                    <w:left w:val="none" w:sz="0" w:space="0" w:color="auto"/>
                    <w:bottom w:val="none" w:sz="0" w:space="0" w:color="auto"/>
                    <w:right w:val="none" w:sz="0" w:space="0" w:color="auto"/>
                  </w:divBdr>
                </w:div>
                <w:div w:id="2012487986">
                  <w:marLeft w:val="640"/>
                  <w:marRight w:val="0"/>
                  <w:marTop w:val="0"/>
                  <w:marBottom w:val="0"/>
                  <w:divBdr>
                    <w:top w:val="none" w:sz="0" w:space="0" w:color="auto"/>
                    <w:left w:val="none" w:sz="0" w:space="0" w:color="auto"/>
                    <w:bottom w:val="none" w:sz="0" w:space="0" w:color="auto"/>
                    <w:right w:val="none" w:sz="0" w:space="0" w:color="auto"/>
                  </w:divBdr>
                </w:div>
                <w:div w:id="496849741">
                  <w:marLeft w:val="640"/>
                  <w:marRight w:val="0"/>
                  <w:marTop w:val="0"/>
                  <w:marBottom w:val="0"/>
                  <w:divBdr>
                    <w:top w:val="none" w:sz="0" w:space="0" w:color="auto"/>
                    <w:left w:val="none" w:sz="0" w:space="0" w:color="auto"/>
                    <w:bottom w:val="none" w:sz="0" w:space="0" w:color="auto"/>
                    <w:right w:val="none" w:sz="0" w:space="0" w:color="auto"/>
                  </w:divBdr>
                </w:div>
                <w:div w:id="1448159412">
                  <w:marLeft w:val="640"/>
                  <w:marRight w:val="0"/>
                  <w:marTop w:val="0"/>
                  <w:marBottom w:val="0"/>
                  <w:divBdr>
                    <w:top w:val="none" w:sz="0" w:space="0" w:color="auto"/>
                    <w:left w:val="none" w:sz="0" w:space="0" w:color="auto"/>
                    <w:bottom w:val="none" w:sz="0" w:space="0" w:color="auto"/>
                    <w:right w:val="none" w:sz="0" w:space="0" w:color="auto"/>
                  </w:divBdr>
                </w:div>
                <w:div w:id="396980016">
                  <w:marLeft w:val="640"/>
                  <w:marRight w:val="0"/>
                  <w:marTop w:val="0"/>
                  <w:marBottom w:val="0"/>
                  <w:divBdr>
                    <w:top w:val="none" w:sz="0" w:space="0" w:color="auto"/>
                    <w:left w:val="none" w:sz="0" w:space="0" w:color="auto"/>
                    <w:bottom w:val="none" w:sz="0" w:space="0" w:color="auto"/>
                    <w:right w:val="none" w:sz="0" w:space="0" w:color="auto"/>
                  </w:divBdr>
                </w:div>
                <w:div w:id="871305138">
                  <w:marLeft w:val="640"/>
                  <w:marRight w:val="0"/>
                  <w:marTop w:val="0"/>
                  <w:marBottom w:val="0"/>
                  <w:divBdr>
                    <w:top w:val="none" w:sz="0" w:space="0" w:color="auto"/>
                    <w:left w:val="none" w:sz="0" w:space="0" w:color="auto"/>
                    <w:bottom w:val="none" w:sz="0" w:space="0" w:color="auto"/>
                    <w:right w:val="none" w:sz="0" w:space="0" w:color="auto"/>
                  </w:divBdr>
                </w:div>
                <w:div w:id="474761933">
                  <w:marLeft w:val="640"/>
                  <w:marRight w:val="0"/>
                  <w:marTop w:val="0"/>
                  <w:marBottom w:val="0"/>
                  <w:divBdr>
                    <w:top w:val="none" w:sz="0" w:space="0" w:color="auto"/>
                    <w:left w:val="none" w:sz="0" w:space="0" w:color="auto"/>
                    <w:bottom w:val="none" w:sz="0" w:space="0" w:color="auto"/>
                    <w:right w:val="none" w:sz="0" w:space="0" w:color="auto"/>
                  </w:divBdr>
                </w:div>
                <w:div w:id="1134300125">
                  <w:marLeft w:val="640"/>
                  <w:marRight w:val="0"/>
                  <w:marTop w:val="0"/>
                  <w:marBottom w:val="0"/>
                  <w:divBdr>
                    <w:top w:val="none" w:sz="0" w:space="0" w:color="auto"/>
                    <w:left w:val="none" w:sz="0" w:space="0" w:color="auto"/>
                    <w:bottom w:val="none" w:sz="0" w:space="0" w:color="auto"/>
                    <w:right w:val="none" w:sz="0" w:space="0" w:color="auto"/>
                  </w:divBdr>
                </w:div>
                <w:div w:id="770052334">
                  <w:marLeft w:val="640"/>
                  <w:marRight w:val="0"/>
                  <w:marTop w:val="0"/>
                  <w:marBottom w:val="0"/>
                  <w:divBdr>
                    <w:top w:val="none" w:sz="0" w:space="0" w:color="auto"/>
                    <w:left w:val="none" w:sz="0" w:space="0" w:color="auto"/>
                    <w:bottom w:val="none" w:sz="0" w:space="0" w:color="auto"/>
                    <w:right w:val="none" w:sz="0" w:space="0" w:color="auto"/>
                  </w:divBdr>
                </w:div>
                <w:div w:id="1972980080">
                  <w:marLeft w:val="640"/>
                  <w:marRight w:val="0"/>
                  <w:marTop w:val="0"/>
                  <w:marBottom w:val="0"/>
                  <w:divBdr>
                    <w:top w:val="none" w:sz="0" w:space="0" w:color="auto"/>
                    <w:left w:val="none" w:sz="0" w:space="0" w:color="auto"/>
                    <w:bottom w:val="none" w:sz="0" w:space="0" w:color="auto"/>
                    <w:right w:val="none" w:sz="0" w:space="0" w:color="auto"/>
                  </w:divBdr>
                </w:div>
                <w:div w:id="1917394159">
                  <w:marLeft w:val="640"/>
                  <w:marRight w:val="0"/>
                  <w:marTop w:val="0"/>
                  <w:marBottom w:val="0"/>
                  <w:divBdr>
                    <w:top w:val="none" w:sz="0" w:space="0" w:color="auto"/>
                    <w:left w:val="none" w:sz="0" w:space="0" w:color="auto"/>
                    <w:bottom w:val="none" w:sz="0" w:space="0" w:color="auto"/>
                    <w:right w:val="none" w:sz="0" w:space="0" w:color="auto"/>
                  </w:divBdr>
                </w:div>
                <w:div w:id="2071342863">
                  <w:marLeft w:val="640"/>
                  <w:marRight w:val="0"/>
                  <w:marTop w:val="0"/>
                  <w:marBottom w:val="0"/>
                  <w:divBdr>
                    <w:top w:val="none" w:sz="0" w:space="0" w:color="auto"/>
                    <w:left w:val="none" w:sz="0" w:space="0" w:color="auto"/>
                    <w:bottom w:val="none" w:sz="0" w:space="0" w:color="auto"/>
                    <w:right w:val="none" w:sz="0" w:space="0" w:color="auto"/>
                  </w:divBdr>
                </w:div>
                <w:div w:id="1558395185">
                  <w:marLeft w:val="640"/>
                  <w:marRight w:val="0"/>
                  <w:marTop w:val="0"/>
                  <w:marBottom w:val="0"/>
                  <w:divBdr>
                    <w:top w:val="none" w:sz="0" w:space="0" w:color="auto"/>
                    <w:left w:val="none" w:sz="0" w:space="0" w:color="auto"/>
                    <w:bottom w:val="none" w:sz="0" w:space="0" w:color="auto"/>
                    <w:right w:val="none" w:sz="0" w:space="0" w:color="auto"/>
                  </w:divBdr>
                </w:div>
                <w:div w:id="807551531">
                  <w:marLeft w:val="640"/>
                  <w:marRight w:val="0"/>
                  <w:marTop w:val="0"/>
                  <w:marBottom w:val="0"/>
                  <w:divBdr>
                    <w:top w:val="none" w:sz="0" w:space="0" w:color="auto"/>
                    <w:left w:val="none" w:sz="0" w:space="0" w:color="auto"/>
                    <w:bottom w:val="none" w:sz="0" w:space="0" w:color="auto"/>
                    <w:right w:val="none" w:sz="0" w:space="0" w:color="auto"/>
                  </w:divBdr>
                </w:div>
                <w:div w:id="27412856">
                  <w:marLeft w:val="640"/>
                  <w:marRight w:val="0"/>
                  <w:marTop w:val="0"/>
                  <w:marBottom w:val="0"/>
                  <w:divBdr>
                    <w:top w:val="none" w:sz="0" w:space="0" w:color="auto"/>
                    <w:left w:val="none" w:sz="0" w:space="0" w:color="auto"/>
                    <w:bottom w:val="none" w:sz="0" w:space="0" w:color="auto"/>
                    <w:right w:val="none" w:sz="0" w:space="0" w:color="auto"/>
                  </w:divBdr>
                </w:div>
                <w:div w:id="574124380">
                  <w:marLeft w:val="640"/>
                  <w:marRight w:val="0"/>
                  <w:marTop w:val="0"/>
                  <w:marBottom w:val="0"/>
                  <w:divBdr>
                    <w:top w:val="none" w:sz="0" w:space="0" w:color="auto"/>
                    <w:left w:val="none" w:sz="0" w:space="0" w:color="auto"/>
                    <w:bottom w:val="none" w:sz="0" w:space="0" w:color="auto"/>
                    <w:right w:val="none" w:sz="0" w:space="0" w:color="auto"/>
                  </w:divBdr>
                </w:div>
                <w:div w:id="1890414148">
                  <w:marLeft w:val="640"/>
                  <w:marRight w:val="0"/>
                  <w:marTop w:val="0"/>
                  <w:marBottom w:val="0"/>
                  <w:divBdr>
                    <w:top w:val="none" w:sz="0" w:space="0" w:color="auto"/>
                    <w:left w:val="none" w:sz="0" w:space="0" w:color="auto"/>
                    <w:bottom w:val="none" w:sz="0" w:space="0" w:color="auto"/>
                    <w:right w:val="none" w:sz="0" w:space="0" w:color="auto"/>
                  </w:divBdr>
                </w:div>
                <w:div w:id="1518083938">
                  <w:marLeft w:val="640"/>
                  <w:marRight w:val="0"/>
                  <w:marTop w:val="0"/>
                  <w:marBottom w:val="0"/>
                  <w:divBdr>
                    <w:top w:val="none" w:sz="0" w:space="0" w:color="auto"/>
                    <w:left w:val="none" w:sz="0" w:space="0" w:color="auto"/>
                    <w:bottom w:val="none" w:sz="0" w:space="0" w:color="auto"/>
                    <w:right w:val="none" w:sz="0" w:space="0" w:color="auto"/>
                  </w:divBdr>
                </w:div>
                <w:div w:id="2105881473">
                  <w:marLeft w:val="640"/>
                  <w:marRight w:val="0"/>
                  <w:marTop w:val="0"/>
                  <w:marBottom w:val="0"/>
                  <w:divBdr>
                    <w:top w:val="none" w:sz="0" w:space="0" w:color="auto"/>
                    <w:left w:val="none" w:sz="0" w:space="0" w:color="auto"/>
                    <w:bottom w:val="none" w:sz="0" w:space="0" w:color="auto"/>
                    <w:right w:val="none" w:sz="0" w:space="0" w:color="auto"/>
                  </w:divBdr>
                </w:div>
                <w:div w:id="2103066158">
                  <w:marLeft w:val="640"/>
                  <w:marRight w:val="0"/>
                  <w:marTop w:val="0"/>
                  <w:marBottom w:val="0"/>
                  <w:divBdr>
                    <w:top w:val="none" w:sz="0" w:space="0" w:color="auto"/>
                    <w:left w:val="none" w:sz="0" w:space="0" w:color="auto"/>
                    <w:bottom w:val="none" w:sz="0" w:space="0" w:color="auto"/>
                    <w:right w:val="none" w:sz="0" w:space="0" w:color="auto"/>
                  </w:divBdr>
                </w:div>
                <w:div w:id="198712918">
                  <w:marLeft w:val="640"/>
                  <w:marRight w:val="0"/>
                  <w:marTop w:val="0"/>
                  <w:marBottom w:val="0"/>
                  <w:divBdr>
                    <w:top w:val="none" w:sz="0" w:space="0" w:color="auto"/>
                    <w:left w:val="none" w:sz="0" w:space="0" w:color="auto"/>
                    <w:bottom w:val="none" w:sz="0" w:space="0" w:color="auto"/>
                    <w:right w:val="none" w:sz="0" w:space="0" w:color="auto"/>
                  </w:divBdr>
                </w:div>
                <w:div w:id="1706250618">
                  <w:marLeft w:val="640"/>
                  <w:marRight w:val="0"/>
                  <w:marTop w:val="0"/>
                  <w:marBottom w:val="0"/>
                  <w:divBdr>
                    <w:top w:val="none" w:sz="0" w:space="0" w:color="auto"/>
                    <w:left w:val="none" w:sz="0" w:space="0" w:color="auto"/>
                    <w:bottom w:val="none" w:sz="0" w:space="0" w:color="auto"/>
                    <w:right w:val="none" w:sz="0" w:space="0" w:color="auto"/>
                  </w:divBdr>
                </w:div>
                <w:div w:id="1500926028">
                  <w:marLeft w:val="640"/>
                  <w:marRight w:val="0"/>
                  <w:marTop w:val="0"/>
                  <w:marBottom w:val="0"/>
                  <w:divBdr>
                    <w:top w:val="none" w:sz="0" w:space="0" w:color="auto"/>
                    <w:left w:val="none" w:sz="0" w:space="0" w:color="auto"/>
                    <w:bottom w:val="none" w:sz="0" w:space="0" w:color="auto"/>
                    <w:right w:val="none" w:sz="0" w:space="0" w:color="auto"/>
                  </w:divBdr>
                </w:div>
                <w:div w:id="246042244">
                  <w:marLeft w:val="640"/>
                  <w:marRight w:val="0"/>
                  <w:marTop w:val="0"/>
                  <w:marBottom w:val="0"/>
                  <w:divBdr>
                    <w:top w:val="none" w:sz="0" w:space="0" w:color="auto"/>
                    <w:left w:val="none" w:sz="0" w:space="0" w:color="auto"/>
                    <w:bottom w:val="none" w:sz="0" w:space="0" w:color="auto"/>
                    <w:right w:val="none" w:sz="0" w:space="0" w:color="auto"/>
                  </w:divBdr>
                </w:div>
                <w:div w:id="975910441">
                  <w:marLeft w:val="640"/>
                  <w:marRight w:val="0"/>
                  <w:marTop w:val="0"/>
                  <w:marBottom w:val="0"/>
                  <w:divBdr>
                    <w:top w:val="none" w:sz="0" w:space="0" w:color="auto"/>
                    <w:left w:val="none" w:sz="0" w:space="0" w:color="auto"/>
                    <w:bottom w:val="none" w:sz="0" w:space="0" w:color="auto"/>
                    <w:right w:val="none" w:sz="0" w:space="0" w:color="auto"/>
                  </w:divBdr>
                </w:div>
                <w:div w:id="1389182295">
                  <w:marLeft w:val="640"/>
                  <w:marRight w:val="0"/>
                  <w:marTop w:val="0"/>
                  <w:marBottom w:val="0"/>
                  <w:divBdr>
                    <w:top w:val="none" w:sz="0" w:space="0" w:color="auto"/>
                    <w:left w:val="none" w:sz="0" w:space="0" w:color="auto"/>
                    <w:bottom w:val="none" w:sz="0" w:space="0" w:color="auto"/>
                    <w:right w:val="none" w:sz="0" w:space="0" w:color="auto"/>
                  </w:divBdr>
                </w:div>
                <w:div w:id="1107233954">
                  <w:marLeft w:val="640"/>
                  <w:marRight w:val="0"/>
                  <w:marTop w:val="0"/>
                  <w:marBottom w:val="0"/>
                  <w:divBdr>
                    <w:top w:val="none" w:sz="0" w:space="0" w:color="auto"/>
                    <w:left w:val="none" w:sz="0" w:space="0" w:color="auto"/>
                    <w:bottom w:val="none" w:sz="0" w:space="0" w:color="auto"/>
                    <w:right w:val="none" w:sz="0" w:space="0" w:color="auto"/>
                  </w:divBdr>
                </w:div>
                <w:div w:id="627707784">
                  <w:marLeft w:val="640"/>
                  <w:marRight w:val="0"/>
                  <w:marTop w:val="0"/>
                  <w:marBottom w:val="0"/>
                  <w:divBdr>
                    <w:top w:val="none" w:sz="0" w:space="0" w:color="auto"/>
                    <w:left w:val="none" w:sz="0" w:space="0" w:color="auto"/>
                    <w:bottom w:val="none" w:sz="0" w:space="0" w:color="auto"/>
                    <w:right w:val="none" w:sz="0" w:space="0" w:color="auto"/>
                  </w:divBdr>
                </w:div>
                <w:div w:id="1319073833">
                  <w:marLeft w:val="640"/>
                  <w:marRight w:val="0"/>
                  <w:marTop w:val="0"/>
                  <w:marBottom w:val="0"/>
                  <w:divBdr>
                    <w:top w:val="none" w:sz="0" w:space="0" w:color="auto"/>
                    <w:left w:val="none" w:sz="0" w:space="0" w:color="auto"/>
                    <w:bottom w:val="none" w:sz="0" w:space="0" w:color="auto"/>
                    <w:right w:val="none" w:sz="0" w:space="0" w:color="auto"/>
                  </w:divBdr>
                </w:div>
                <w:div w:id="1809592481">
                  <w:marLeft w:val="640"/>
                  <w:marRight w:val="0"/>
                  <w:marTop w:val="0"/>
                  <w:marBottom w:val="0"/>
                  <w:divBdr>
                    <w:top w:val="none" w:sz="0" w:space="0" w:color="auto"/>
                    <w:left w:val="none" w:sz="0" w:space="0" w:color="auto"/>
                    <w:bottom w:val="none" w:sz="0" w:space="0" w:color="auto"/>
                    <w:right w:val="none" w:sz="0" w:space="0" w:color="auto"/>
                  </w:divBdr>
                </w:div>
                <w:div w:id="679041428">
                  <w:marLeft w:val="640"/>
                  <w:marRight w:val="0"/>
                  <w:marTop w:val="0"/>
                  <w:marBottom w:val="0"/>
                  <w:divBdr>
                    <w:top w:val="none" w:sz="0" w:space="0" w:color="auto"/>
                    <w:left w:val="none" w:sz="0" w:space="0" w:color="auto"/>
                    <w:bottom w:val="none" w:sz="0" w:space="0" w:color="auto"/>
                    <w:right w:val="none" w:sz="0" w:space="0" w:color="auto"/>
                  </w:divBdr>
                </w:div>
                <w:div w:id="399640550">
                  <w:marLeft w:val="640"/>
                  <w:marRight w:val="0"/>
                  <w:marTop w:val="0"/>
                  <w:marBottom w:val="0"/>
                  <w:divBdr>
                    <w:top w:val="none" w:sz="0" w:space="0" w:color="auto"/>
                    <w:left w:val="none" w:sz="0" w:space="0" w:color="auto"/>
                    <w:bottom w:val="none" w:sz="0" w:space="0" w:color="auto"/>
                    <w:right w:val="none" w:sz="0" w:space="0" w:color="auto"/>
                  </w:divBdr>
                </w:div>
                <w:div w:id="410347104">
                  <w:marLeft w:val="640"/>
                  <w:marRight w:val="0"/>
                  <w:marTop w:val="0"/>
                  <w:marBottom w:val="0"/>
                  <w:divBdr>
                    <w:top w:val="none" w:sz="0" w:space="0" w:color="auto"/>
                    <w:left w:val="none" w:sz="0" w:space="0" w:color="auto"/>
                    <w:bottom w:val="none" w:sz="0" w:space="0" w:color="auto"/>
                    <w:right w:val="none" w:sz="0" w:space="0" w:color="auto"/>
                  </w:divBdr>
                </w:div>
                <w:div w:id="674918211">
                  <w:marLeft w:val="640"/>
                  <w:marRight w:val="0"/>
                  <w:marTop w:val="0"/>
                  <w:marBottom w:val="0"/>
                  <w:divBdr>
                    <w:top w:val="none" w:sz="0" w:space="0" w:color="auto"/>
                    <w:left w:val="none" w:sz="0" w:space="0" w:color="auto"/>
                    <w:bottom w:val="none" w:sz="0" w:space="0" w:color="auto"/>
                    <w:right w:val="none" w:sz="0" w:space="0" w:color="auto"/>
                  </w:divBdr>
                </w:div>
                <w:div w:id="2055616626">
                  <w:marLeft w:val="640"/>
                  <w:marRight w:val="0"/>
                  <w:marTop w:val="0"/>
                  <w:marBottom w:val="0"/>
                  <w:divBdr>
                    <w:top w:val="none" w:sz="0" w:space="0" w:color="auto"/>
                    <w:left w:val="none" w:sz="0" w:space="0" w:color="auto"/>
                    <w:bottom w:val="none" w:sz="0" w:space="0" w:color="auto"/>
                    <w:right w:val="none" w:sz="0" w:space="0" w:color="auto"/>
                  </w:divBdr>
                </w:div>
                <w:div w:id="147209152">
                  <w:marLeft w:val="640"/>
                  <w:marRight w:val="0"/>
                  <w:marTop w:val="0"/>
                  <w:marBottom w:val="0"/>
                  <w:divBdr>
                    <w:top w:val="none" w:sz="0" w:space="0" w:color="auto"/>
                    <w:left w:val="none" w:sz="0" w:space="0" w:color="auto"/>
                    <w:bottom w:val="none" w:sz="0" w:space="0" w:color="auto"/>
                    <w:right w:val="none" w:sz="0" w:space="0" w:color="auto"/>
                  </w:divBdr>
                </w:div>
                <w:div w:id="1296761858">
                  <w:marLeft w:val="640"/>
                  <w:marRight w:val="0"/>
                  <w:marTop w:val="0"/>
                  <w:marBottom w:val="0"/>
                  <w:divBdr>
                    <w:top w:val="none" w:sz="0" w:space="0" w:color="auto"/>
                    <w:left w:val="none" w:sz="0" w:space="0" w:color="auto"/>
                    <w:bottom w:val="none" w:sz="0" w:space="0" w:color="auto"/>
                    <w:right w:val="none" w:sz="0" w:space="0" w:color="auto"/>
                  </w:divBdr>
                </w:div>
                <w:div w:id="1166675616">
                  <w:marLeft w:val="640"/>
                  <w:marRight w:val="0"/>
                  <w:marTop w:val="0"/>
                  <w:marBottom w:val="0"/>
                  <w:divBdr>
                    <w:top w:val="none" w:sz="0" w:space="0" w:color="auto"/>
                    <w:left w:val="none" w:sz="0" w:space="0" w:color="auto"/>
                    <w:bottom w:val="none" w:sz="0" w:space="0" w:color="auto"/>
                    <w:right w:val="none" w:sz="0" w:space="0" w:color="auto"/>
                  </w:divBdr>
                </w:div>
                <w:div w:id="785320332">
                  <w:marLeft w:val="640"/>
                  <w:marRight w:val="0"/>
                  <w:marTop w:val="0"/>
                  <w:marBottom w:val="0"/>
                  <w:divBdr>
                    <w:top w:val="none" w:sz="0" w:space="0" w:color="auto"/>
                    <w:left w:val="none" w:sz="0" w:space="0" w:color="auto"/>
                    <w:bottom w:val="none" w:sz="0" w:space="0" w:color="auto"/>
                    <w:right w:val="none" w:sz="0" w:space="0" w:color="auto"/>
                  </w:divBdr>
                </w:div>
                <w:div w:id="1286689955">
                  <w:marLeft w:val="640"/>
                  <w:marRight w:val="0"/>
                  <w:marTop w:val="0"/>
                  <w:marBottom w:val="0"/>
                  <w:divBdr>
                    <w:top w:val="none" w:sz="0" w:space="0" w:color="auto"/>
                    <w:left w:val="none" w:sz="0" w:space="0" w:color="auto"/>
                    <w:bottom w:val="none" w:sz="0" w:space="0" w:color="auto"/>
                    <w:right w:val="none" w:sz="0" w:space="0" w:color="auto"/>
                  </w:divBdr>
                </w:div>
              </w:divsChild>
            </w:div>
            <w:div w:id="664866961">
              <w:marLeft w:val="0"/>
              <w:marRight w:val="0"/>
              <w:marTop w:val="0"/>
              <w:marBottom w:val="0"/>
              <w:divBdr>
                <w:top w:val="none" w:sz="0" w:space="0" w:color="auto"/>
                <w:left w:val="none" w:sz="0" w:space="0" w:color="auto"/>
                <w:bottom w:val="none" w:sz="0" w:space="0" w:color="auto"/>
                <w:right w:val="none" w:sz="0" w:space="0" w:color="auto"/>
              </w:divBdr>
              <w:divsChild>
                <w:div w:id="1086270963">
                  <w:marLeft w:val="640"/>
                  <w:marRight w:val="0"/>
                  <w:marTop w:val="0"/>
                  <w:marBottom w:val="0"/>
                  <w:divBdr>
                    <w:top w:val="none" w:sz="0" w:space="0" w:color="auto"/>
                    <w:left w:val="none" w:sz="0" w:space="0" w:color="auto"/>
                    <w:bottom w:val="none" w:sz="0" w:space="0" w:color="auto"/>
                    <w:right w:val="none" w:sz="0" w:space="0" w:color="auto"/>
                  </w:divBdr>
                </w:div>
                <w:div w:id="1253200341">
                  <w:marLeft w:val="640"/>
                  <w:marRight w:val="0"/>
                  <w:marTop w:val="0"/>
                  <w:marBottom w:val="0"/>
                  <w:divBdr>
                    <w:top w:val="none" w:sz="0" w:space="0" w:color="auto"/>
                    <w:left w:val="none" w:sz="0" w:space="0" w:color="auto"/>
                    <w:bottom w:val="none" w:sz="0" w:space="0" w:color="auto"/>
                    <w:right w:val="none" w:sz="0" w:space="0" w:color="auto"/>
                  </w:divBdr>
                </w:div>
                <w:div w:id="133645641">
                  <w:marLeft w:val="640"/>
                  <w:marRight w:val="0"/>
                  <w:marTop w:val="0"/>
                  <w:marBottom w:val="0"/>
                  <w:divBdr>
                    <w:top w:val="none" w:sz="0" w:space="0" w:color="auto"/>
                    <w:left w:val="none" w:sz="0" w:space="0" w:color="auto"/>
                    <w:bottom w:val="none" w:sz="0" w:space="0" w:color="auto"/>
                    <w:right w:val="none" w:sz="0" w:space="0" w:color="auto"/>
                  </w:divBdr>
                </w:div>
                <w:div w:id="764422543">
                  <w:marLeft w:val="640"/>
                  <w:marRight w:val="0"/>
                  <w:marTop w:val="0"/>
                  <w:marBottom w:val="0"/>
                  <w:divBdr>
                    <w:top w:val="none" w:sz="0" w:space="0" w:color="auto"/>
                    <w:left w:val="none" w:sz="0" w:space="0" w:color="auto"/>
                    <w:bottom w:val="none" w:sz="0" w:space="0" w:color="auto"/>
                    <w:right w:val="none" w:sz="0" w:space="0" w:color="auto"/>
                  </w:divBdr>
                </w:div>
                <w:div w:id="1468821210">
                  <w:marLeft w:val="640"/>
                  <w:marRight w:val="0"/>
                  <w:marTop w:val="0"/>
                  <w:marBottom w:val="0"/>
                  <w:divBdr>
                    <w:top w:val="none" w:sz="0" w:space="0" w:color="auto"/>
                    <w:left w:val="none" w:sz="0" w:space="0" w:color="auto"/>
                    <w:bottom w:val="none" w:sz="0" w:space="0" w:color="auto"/>
                    <w:right w:val="none" w:sz="0" w:space="0" w:color="auto"/>
                  </w:divBdr>
                </w:div>
                <w:div w:id="992831286">
                  <w:marLeft w:val="640"/>
                  <w:marRight w:val="0"/>
                  <w:marTop w:val="0"/>
                  <w:marBottom w:val="0"/>
                  <w:divBdr>
                    <w:top w:val="none" w:sz="0" w:space="0" w:color="auto"/>
                    <w:left w:val="none" w:sz="0" w:space="0" w:color="auto"/>
                    <w:bottom w:val="none" w:sz="0" w:space="0" w:color="auto"/>
                    <w:right w:val="none" w:sz="0" w:space="0" w:color="auto"/>
                  </w:divBdr>
                </w:div>
                <w:div w:id="513348076">
                  <w:marLeft w:val="640"/>
                  <w:marRight w:val="0"/>
                  <w:marTop w:val="0"/>
                  <w:marBottom w:val="0"/>
                  <w:divBdr>
                    <w:top w:val="none" w:sz="0" w:space="0" w:color="auto"/>
                    <w:left w:val="none" w:sz="0" w:space="0" w:color="auto"/>
                    <w:bottom w:val="none" w:sz="0" w:space="0" w:color="auto"/>
                    <w:right w:val="none" w:sz="0" w:space="0" w:color="auto"/>
                  </w:divBdr>
                </w:div>
                <w:div w:id="545918439">
                  <w:marLeft w:val="640"/>
                  <w:marRight w:val="0"/>
                  <w:marTop w:val="0"/>
                  <w:marBottom w:val="0"/>
                  <w:divBdr>
                    <w:top w:val="none" w:sz="0" w:space="0" w:color="auto"/>
                    <w:left w:val="none" w:sz="0" w:space="0" w:color="auto"/>
                    <w:bottom w:val="none" w:sz="0" w:space="0" w:color="auto"/>
                    <w:right w:val="none" w:sz="0" w:space="0" w:color="auto"/>
                  </w:divBdr>
                </w:div>
                <w:div w:id="1492210296">
                  <w:marLeft w:val="640"/>
                  <w:marRight w:val="0"/>
                  <w:marTop w:val="0"/>
                  <w:marBottom w:val="0"/>
                  <w:divBdr>
                    <w:top w:val="none" w:sz="0" w:space="0" w:color="auto"/>
                    <w:left w:val="none" w:sz="0" w:space="0" w:color="auto"/>
                    <w:bottom w:val="none" w:sz="0" w:space="0" w:color="auto"/>
                    <w:right w:val="none" w:sz="0" w:space="0" w:color="auto"/>
                  </w:divBdr>
                </w:div>
                <w:div w:id="1406565489">
                  <w:marLeft w:val="640"/>
                  <w:marRight w:val="0"/>
                  <w:marTop w:val="0"/>
                  <w:marBottom w:val="0"/>
                  <w:divBdr>
                    <w:top w:val="none" w:sz="0" w:space="0" w:color="auto"/>
                    <w:left w:val="none" w:sz="0" w:space="0" w:color="auto"/>
                    <w:bottom w:val="none" w:sz="0" w:space="0" w:color="auto"/>
                    <w:right w:val="none" w:sz="0" w:space="0" w:color="auto"/>
                  </w:divBdr>
                </w:div>
                <w:div w:id="498037575">
                  <w:marLeft w:val="640"/>
                  <w:marRight w:val="0"/>
                  <w:marTop w:val="0"/>
                  <w:marBottom w:val="0"/>
                  <w:divBdr>
                    <w:top w:val="none" w:sz="0" w:space="0" w:color="auto"/>
                    <w:left w:val="none" w:sz="0" w:space="0" w:color="auto"/>
                    <w:bottom w:val="none" w:sz="0" w:space="0" w:color="auto"/>
                    <w:right w:val="none" w:sz="0" w:space="0" w:color="auto"/>
                  </w:divBdr>
                </w:div>
                <w:div w:id="167139746">
                  <w:marLeft w:val="640"/>
                  <w:marRight w:val="0"/>
                  <w:marTop w:val="0"/>
                  <w:marBottom w:val="0"/>
                  <w:divBdr>
                    <w:top w:val="none" w:sz="0" w:space="0" w:color="auto"/>
                    <w:left w:val="none" w:sz="0" w:space="0" w:color="auto"/>
                    <w:bottom w:val="none" w:sz="0" w:space="0" w:color="auto"/>
                    <w:right w:val="none" w:sz="0" w:space="0" w:color="auto"/>
                  </w:divBdr>
                </w:div>
                <w:div w:id="1094788832">
                  <w:marLeft w:val="640"/>
                  <w:marRight w:val="0"/>
                  <w:marTop w:val="0"/>
                  <w:marBottom w:val="0"/>
                  <w:divBdr>
                    <w:top w:val="none" w:sz="0" w:space="0" w:color="auto"/>
                    <w:left w:val="none" w:sz="0" w:space="0" w:color="auto"/>
                    <w:bottom w:val="none" w:sz="0" w:space="0" w:color="auto"/>
                    <w:right w:val="none" w:sz="0" w:space="0" w:color="auto"/>
                  </w:divBdr>
                </w:div>
                <w:div w:id="2141603380">
                  <w:marLeft w:val="640"/>
                  <w:marRight w:val="0"/>
                  <w:marTop w:val="0"/>
                  <w:marBottom w:val="0"/>
                  <w:divBdr>
                    <w:top w:val="none" w:sz="0" w:space="0" w:color="auto"/>
                    <w:left w:val="none" w:sz="0" w:space="0" w:color="auto"/>
                    <w:bottom w:val="none" w:sz="0" w:space="0" w:color="auto"/>
                    <w:right w:val="none" w:sz="0" w:space="0" w:color="auto"/>
                  </w:divBdr>
                </w:div>
                <w:div w:id="1755320118">
                  <w:marLeft w:val="640"/>
                  <w:marRight w:val="0"/>
                  <w:marTop w:val="0"/>
                  <w:marBottom w:val="0"/>
                  <w:divBdr>
                    <w:top w:val="none" w:sz="0" w:space="0" w:color="auto"/>
                    <w:left w:val="none" w:sz="0" w:space="0" w:color="auto"/>
                    <w:bottom w:val="none" w:sz="0" w:space="0" w:color="auto"/>
                    <w:right w:val="none" w:sz="0" w:space="0" w:color="auto"/>
                  </w:divBdr>
                </w:div>
                <w:div w:id="127819665">
                  <w:marLeft w:val="640"/>
                  <w:marRight w:val="0"/>
                  <w:marTop w:val="0"/>
                  <w:marBottom w:val="0"/>
                  <w:divBdr>
                    <w:top w:val="none" w:sz="0" w:space="0" w:color="auto"/>
                    <w:left w:val="none" w:sz="0" w:space="0" w:color="auto"/>
                    <w:bottom w:val="none" w:sz="0" w:space="0" w:color="auto"/>
                    <w:right w:val="none" w:sz="0" w:space="0" w:color="auto"/>
                  </w:divBdr>
                </w:div>
                <w:div w:id="1423989639">
                  <w:marLeft w:val="640"/>
                  <w:marRight w:val="0"/>
                  <w:marTop w:val="0"/>
                  <w:marBottom w:val="0"/>
                  <w:divBdr>
                    <w:top w:val="none" w:sz="0" w:space="0" w:color="auto"/>
                    <w:left w:val="none" w:sz="0" w:space="0" w:color="auto"/>
                    <w:bottom w:val="none" w:sz="0" w:space="0" w:color="auto"/>
                    <w:right w:val="none" w:sz="0" w:space="0" w:color="auto"/>
                  </w:divBdr>
                </w:div>
                <w:div w:id="1699309221">
                  <w:marLeft w:val="640"/>
                  <w:marRight w:val="0"/>
                  <w:marTop w:val="0"/>
                  <w:marBottom w:val="0"/>
                  <w:divBdr>
                    <w:top w:val="none" w:sz="0" w:space="0" w:color="auto"/>
                    <w:left w:val="none" w:sz="0" w:space="0" w:color="auto"/>
                    <w:bottom w:val="none" w:sz="0" w:space="0" w:color="auto"/>
                    <w:right w:val="none" w:sz="0" w:space="0" w:color="auto"/>
                  </w:divBdr>
                </w:div>
                <w:div w:id="1915697832">
                  <w:marLeft w:val="640"/>
                  <w:marRight w:val="0"/>
                  <w:marTop w:val="0"/>
                  <w:marBottom w:val="0"/>
                  <w:divBdr>
                    <w:top w:val="none" w:sz="0" w:space="0" w:color="auto"/>
                    <w:left w:val="none" w:sz="0" w:space="0" w:color="auto"/>
                    <w:bottom w:val="none" w:sz="0" w:space="0" w:color="auto"/>
                    <w:right w:val="none" w:sz="0" w:space="0" w:color="auto"/>
                  </w:divBdr>
                </w:div>
                <w:div w:id="1706634905">
                  <w:marLeft w:val="640"/>
                  <w:marRight w:val="0"/>
                  <w:marTop w:val="0"/>
                  <w:marBottom w:val="0"/>
                  <w:divBdr>
                    <w:top w:val="none" w:sz="0" w:space="0" w:color="auto"/>
                    <w:left w:val="none" w:sz="0" w:space="0" w:color="auto"/>
                    <w:bottom w:val="none" w:sz="0" w:space="0" w:color="auto"/>
                    <w:right w:val="none" w:sz="0" w:space="0" w:color="auto"/>
                  </w:divBdr>
                </w:div>
                <w:div w:id="913662969">
                  <w:marLeft w:val="640"/>
                  <w:marRight w:val="0"/>
                  <w:marTop w:val="0"/>
                  <w:marBottom w:val="0"/>
                  <w:divBdr>
                    <w:top w:val="none" w:sz="0" w:space="0" w:color="auto"/>
                    <w:left w:val="none" w:sz="0" w:space="0" w:color="auto"/>
                    <w:bottom w:val="none" w:sz="0" w:space="0" w:color="auto"/>
                    <w:right w:val="none" w:sz="0" w:space="0" w:color="auto"/>
                  </w:divBdr>
                </w:div>
                <w:div w:id="1538467157">
                  <w:marLeft w:val="640"/>
                  <w:marRight w:val="0"/>
                  <w:marTop w:val="0"/>
                  <w:marBottom w:val="0"/>
                  <w:divBdr>
                    <w:top w:val="none" w:sz="0" w:space="0" w:color="auto"/>
                    <w:left w:val="none" w:sz="0" w:space="0" w:color="auto"/>
                    <w:bottom w:val="none" w:sz="0" w:space="0" w:color="auto"/>
                    <w:right w:val="none" w:sz="0" w:space="0" w:color="auto"/>
                  </w:divBdr>
                </w:div>
                <w:div w:id="1359701822">
                  <w:marLeft w:val="640"/>
                  <w:marRight w:val="0"/>
                  <w:marTop w:val="0"/>
                  <w:marBottom w:val="0"/>
                  <w:divBdr>
                    <w:top w:val="none" w:sz="0" w:space="0" w:color="auto"/>
                    <w:left w:val="none" w:sz="0" w:space="0" w:color="auto"/>
                    <w:bottom w:val="none" w:sz="0" w:space="0" w:color="auto"/>
                    <w:right w:val="none" w:sz="0" w:space="0" w:color="auto"/>
                  </w:divBdr>
                </w:div>
                <w:div w:id="1285695923">
                  <w:marLeft w:val="640"/>
                  <w:marRight w:val="0"/>
                  <w:marTop w:val="0"/>
                  <w:marBottom w:val="0"/>
                  <w:divBdr>
                    <w:top w:val="none" w:sz="0" w:space="0" w:color="auto"/>
                    <w:left w:val="none" w:sz="0" w:space="0" w:color="auto"/>
                    <w:bottom w:val="none" w:sz="0" w:space="0" w:color="auto"/>
                    <w:right w:val="none" w:sz="0" w:space="0" w:color="auto"/>
                  </w:divBdr>
                </w:div>
                <w:div w:id="1182478123">
                  <w:marLeft w:val="640"/>
                  <w:marRight w:val="0"/>
                  <w:marTop w:val="0"/>
                  <w:marBottom w:val="0"/>
                  <w:divBdr>
                    <w:top w:val="none" w:sz="0" w:space="0" w:color="auto"/>
                    <w:left w:val="none" w:sz="0" w:space="0" w:color="auto"/>
                    <w:bottom w:val="none" w:sz="0" w:space="0" w:color="auto"/>
                    <w:right w:val="none" w:sz="0" w:space="0" w:color="auto"/>
                  </w:divBdr>
                </w:div>
                <w:div w:id="340739348">
                  <w:marLeft w:val="640"/>
                  <w:marRight w:val="0"/>
                  <w:marTop w:val="0"/>
                  <w:marBottom w:val="0"/>
                  <w:divBdr>
                    <w:top w:val="none" w:sz="0" w:space="0" w:color="auto"/>
                    <w:left w:val="none" w:sz="0" w:space="0" w:color="auto"/>
                    <w:bottom w:val="none" w:sz="0" w:space="0" w:color="auto"/>
                    <w:right w:val="none" w:sz="0" w:space="0" w:color="auto"/>
                  </w:divBdr>
                </w:div>
                <w:div w:id="626084457">
                  <w:marLeft w:val="640"/>
                  <w:marRight w:val="0"/>
                  <w:marTop w:val="0"/>
                  <w:marBottom w:val="0"/>
                  <w:divBdr>
                    <w:top w:val="none" w:sz="0" w:space="0" w:color="auto"/>
                    <w:left w:val="none" w:sz="0" w:space="0" w:color="auto"/>
                    <w:bottom w:val="none" w:sz="0" w:space="0" w:color="auto"/>
                    <w:right w:val="none" w:sz="0" w:space="0" w:color="auto"/>
                  </w:divBdr>
                </w:div>
                <w:div w:id="1139685873">
                  <w:marLeft w:val="640"/>
                  <w:marRight w:val="0"/>
                  <w:marTop w:val="0"/>
                  <w:marBottom w:val="0"/>
                  <w:divBdr>
                    <w:top w:val="none" w:sz="0" w:space="0" w:color="auto"/>
                    <w:left w:val="none" w:sz="0" w:space="0" w:color="auto"/>
                    <w:bottom w:val="none" w:sz="0" w:space="0" w:color="auto"/>
                    <w:right w:val="none" w:sz="0" w:space="0" w:color="auto"/>
                  </w:divBdr>
                </w:div>
                <w:div w:id="1680235250">
                  <w:marLeft w:val="640"/>
                  <w:marRight w:val="0"/>
                  <w:marTop w:val="0"/>
                  <w:marBottom w:val="0"/>
                  <w:divBdr>
                    <w:top w:val="none" w:sz="0" w:space="0" w:color="auto"/>
                    <w:left w:val="none" w:sz="0" w:space="0" w:color="auto"/>
                    <w:bottom w:val="none" w:sz="0" w:space="0" w:color="auto"/>
                    <w:right w:val="none" w:sz="0" w:space="0" w:color="auto"/>
                  </w:divBdr>
                </w:div>
                <w:div w:id="386269247">
                  <w:marLeft w:val="640"/>
                  <w:marRight w:val="0"/>
                  <w:marTop w:val="0"/>
                  <w:marBottom w:val="0"/>
                  <w:divBdr>
                    <w:top w:val="none" w:sz="0" w:space="0" w:color="auto"/>
                    <w:left w:val="none" w:sz="0" w:space="0" w:color="auto"/>
                    <w:bottom w:val="none" w:sz="0" w:space="0" w:color="auto"/>
                    <w:right w:val="none" w:sz="0" w:space="0" w:color="auto"/>
                  </w:divBdr>
                </w:div>
                <w:div w:id="183402181">
                  <w:marLeft w:val="640"/>
                  <w:marRight w:val="0"/>
                  <w:marTop w:val="0"/>
                  <w:marBottom w:val="0"/>
                  <w:divBdr>
                    <w:top w:val="none" w:sz="0" w:space="0" w:color="auto"/>
                    <w:left w:val="none" w:sz="0" w:space="0" w:color="auto"/>
                    <w:bottom w:val="none" w:sz="0" w:space="0" w:color="auto"/>
                    <w:right w:val="none" w:sz="0" w:space="0" w:color="auto"/>
                  </w:divBdr>
                </w:div>
                <w:div w:id="2122646728">
                  <w:marLeft w:val="640"/>
                  <w:marRight w:val="0"/>
                  <w:marTop w:val="0"/>
                  <w:marBottom w:val="0"/>
                  <w:divBdr>
                    <w:top w:val="none" w:sz="0" w:space="0" w:color="auto"/>
                    <w:left w:val="none" w:sz="0" w:space="0" w:color="auto"/>
                    <w:bottom w:val="none" w:sz="0" w:space="0" w:color="auto"/>
                    <w:right w:val="none" w:sz="0" w:space="0" w:color="auto"/>
                  </w:divBdr>
                </w:div>
                <w:div w:id="119735931">
                  <w:marLeft w:val="640"/>
                  <w:marRight w:val="0"/>
                  <w:marTop w:val="0"/>
                  <w:marBottom w:val="0"/>
                  <w:divBdr>
                    <w:top w:val="none" w:sz="0" w:space="0" w:color="auto"/>
                    <w:left w:val="none" w:sz="0" w:space="0" w:color="auto"/>
                    <w:bottom w:val="none" w:sz="0" w:space="0" w:color="auto"/>
                    <w:right w:val="none" w:sz="0" w:space="0" w:color="auto"/>
                  </w:divBdr>
                </w:div>
                <w:div w:id="350303025">
                  <w:marLeft w:val="640"/>
                  <w:marRight w:val="0"/>
                  <w:marTop w:val="0"/>
                  <w:marBottom w:val="0"/>
                  <w:divBdr>
                    <w:top w:val="none" w:sz="0" w:space="0" w:color="auto"/>
                    <w:left w:val="none" w:sz="0" w:space="0" w:color="auto"/>
                    <w:bottom w:val="none" w:sz="0" w:space="0" w:color="auto"/>
                    <w:right w:val="none" w:sz="0" w:space="0" w:color="auto"/>
                  </w:divBdr>
                </w:div>
                <w:div w:id="2135168602">
                  <w:marLeft w:val="640"/>
                  <w:marRight w:val="0"/>
                  <w:marTop w:val="0"/>
                  <w:marBottom w:val="0"/>
                  <w:divBdr>
                    <w:top w:val="none" w:sz="0" w:space="0" w:color="auto"/>
                    <w:left w:val="none" w:sz="0" w:space="0" w:color="auto"/>
                    <w:bottom w:val="none" w:sz="0" w:space="0" w:color="auto"/>
                    <w:right w:val="none" w:sz="0" w:space="0" w:color="auto"/>
                  </w:divBdr>
                </w:div>
                <w:div w:id="430324839">
                  <w:marLeft w:val="640"/>
                  <w:marRight w:val="0"/>
                  <w:marTop w:val="0"/>
                  <w:marBottom w:val="0"/>
                  <w:divBdr>
                    <w:top w:val="none" w:sz="0" w:space="0" w:color="auto"/>
                    <w:left w:val="none" w:sz="0" w:space="0" w:color="auto"/>
                    <w:bottom w:val="none" w:sz="0" w:space="0" w:color="auto"/>
                    <w:right w:val="none" w:sz="0" w:space="0" w:color="auto"/>
                  </w:divBdr>
                </w:div>
                <w:div w:id="1683509380">
                  <w:marLeft w:val="640"/>
                  <w:marRight w:val="0"/>
                  <w:marTop w:val="0"/>
                  <w:marBottom w:val="0"/>
                  <w:divBdr>
                    <w:top w:val="none" w:sz="0" w:space="0" w:color="auto"/>
                    <w:left w:val="none" w:sz="0" w:space="0" w:color="auto"/>
                    <w:bottom w:val="none" w:sz="0" w:space="0" w:color="auto"/>
                    <w:right w:val="none" w:sz="0" w:space="0" w:color="auto"/>
                  </w:divBdr>
                </w:div>
                <w:div w:id="39786909">
                  <w:marLeft w:val="640"/>
                  <w:marRight w:val="0"/>
                  <w:marTop w:val="0"/>
                  <w:marBottom w:val="0"/>
                  <w:divBdr>
                    <w:top w:val="none" w:sz="0" w:space="0" w:color="auto"/>
                    <w:left w:val="none" w:sz="0" w:space="0" w:color="auto"/>
                    <w:bottom w:val="none" w:sz="0" w:space="0" w:color="auto"/>
                    <w:right w:val="none" w:sz="0" w:space="0" w:color="auto"/>
                  </w:divBdr>
                </w:div>
                <w:div w:id="721487608">
                  <w:marLeft w:val="640"/>
                  <w:marRight w:val="0"/>
                  <w:marTop w:val="0"/>
                  <w:marBottom w:val="0"/>
                  <w:divBdr>
                    <w:top w:val="none" w:sz="0" w:space="0" w:color="auto"/>
                    <w:left w:val="none" w:sz="0" w:space="0" w:color="auto"/>
                    <w:bottom w:val="none" w:sz="0" w:space="0" w:color="auto"/>
                    <w:right w:val="none" w:sz="0" w:space="0" w:color="auto"/>
                  </w:divBdr>
                </w:div>
                <w:div w:id="1752653668">
                  <w:marLeft w:val="640"/>
                  <w:marRight w:val="0"/>
                  <w:marTop w:val="0"/>
                  <w:marBottom w:val="0"/>
                  <w:divBdr>
                    <w:top w:val="none" w:sz="0" w:space="0" w:color="auto"/>
                    <w:left w:val="none" w:sz="0" w:space="0" w:color="auto"/>
                    <w:bottom w:val="none" w:sz="0" w:space="0" w:color="auto"/>
                    <w:right w:val="none" w:sz="0" w:space="0" w:color="auto"/>
                  </w:divBdr>
                </w:div>
                <w:div w:id="345713385">
                  <w:marLeft w:val="640"/>
                  <w:marRight w:val="0"/>
                  <w:marTop w:val="0"/>
                  <w:marBottom w:val="0"/>
                  <w:divBdr>
                    <w:top w:val="none" w:sz="0" w:space="0" w:color="auto"/>
                    <w:left w:val="none" w:sz="0" w:space="0" w:color="auto"/>
                    <w:bottom w:val="none" w:sz="0" w:space="0" w:color="auto"/>
                    <w:right w:val="none" w:sz="0" w:space="0" w:color="auto"/>
                  </w:divBdr>
                </w:div>
                <w:div w:id="1022171442">
                  <w:marLeft w:val="640"/>
                  <w:marRight w:val="0"/>
                  <w:marTop w:val="0"/>
                  <w:marBottom w:val="0"/>
                  <w:divBdr>
                    <w:top w:val="none" w:sz="0" w:space="0" w:color="auto"/>
                    <w:left w:val="none" w:sz="0" w:space="0" w:color="auto"/>
                    <w:bottom w:val="none" w:sz="0" w:space="0" w:color="auto"/>
                    <w:right w:val="none" w:sz="0" w:space="0" w:color="auto"/>
                  </w:divBdr>
                </w:div>
                <w:div w:id="604966065">
                  <w:marLeft w:val="640"/>
                  <w:marRight w:val="0"/>
                  <w:marTop w:val="0"/>
                  <w:marBottom w:val="0"/>
                  <w:divBdr>
                    <w:top w:val="none" w:sz="0" w:space="0" w:color="auto"/>
                    <w:left w:val="none" w:sz="0" w:space="0" w:color="auto"/>
                    <w:bottom w:val="none" w:sz="0" w:space="0" w:color="auto"/>
                    <w:right w:val="none" w:sz="0" w:space="0" w:color="auto"/>
                  </w:divBdr>
                </w:div>
                <w:div w:id="1599366234">
                  <w:marLeft w:val="640"/>
                  <w:marRight w:val="0"/>
                  <w:marTop w:val="0"/>
                  <w:marBottom w:val="0"/>
                  <w:divBdr>
                    <w:top w:val="none" w:sz="0" w:space="0" w:color="auto"/>
                    <w:left w:val="none" w:sz="0" w:space="0" w:color="auto"/>
                    <w:bottom w:val="none" w:sz="0" w:space="0" w:color="auto"/>
                    <w:right w:val="none" w:sz="0" w:space="0" w:color="auto"/>
                  </w:divBdr>
                </w:div>
                <w:div w:id="38557014">
                  <w:marLeft w:val="640"/>
                  <w:marRight w:val="0"/>
                  <w:marTop w:val="0"/>
                  <w:marBottom w:val="0"/>
                  <w:divBdr>
                    <w:top w:val="none" w:sz="0" w:space="0" w:color="auto"/>
                    <w:left w:val="none" w:sz="0" w:space="0" w:color="auto"/>
                    <w:bottom w:val="none" w:sz="0" w:space="0" w:color="auto"/>
                    <w:right w:val="none" w:sz="0" w:space="0" w:color="auto"/>
                  </w:divBdr>
                </w:div>
                <w:div w:id="1615939119">
                  <w:marLeft w:val="640"/>
                  <w:marRight w:val="0"/>
                  <w:marTop w:val="0"/>
                  <w:marBottom w:val="0"/>
                  <w:divBdr>
                    <w:top w:val="none" w:sz="0" w:space="0" w:color="auto"/>
                    <w:left w:val="none" w:sz="0" w:space="0" w:color="auto"/>
                    <w:bottom w:val="none" w:sz="0" w:space="0" w:color="auto"/>
                    <w:right w:val="none" w:sz="0" w:space="0" w:color="auto"/>
                  </w:divBdr>
                </w:div>
                <w:div w:id="550309228">
                  <w:marLeft w:val="640"/>
                  <w:marRight w:val="0"/>
                  <w:marTop w:val="0"/>
                  <w:marBottom w:val="0"/>
                  <w:divBdr>
                    <w:top w:val="none" w:sz="0" w:space="0" w:color="auto"/>
                    <w:left w:val="none" w:sz="0" w:space="0" w:color="auto"/>
                    <w:bottom w:val="none" w:sz="0" w:space="0" w:color="auto"/>
                    <w:right w:val="none" w:sz="0" w:space="0" w:color="auto"/>
                  </w:divBdr>
                </w:div>
                <w:div w:id="114906791">
                  <w:marLeft w:val="640"/>
                  <w:marRight w:val="0"/>
                  <w:marTop w:val="0"/>
                  <w:marBottom w:val="0"/>
                  <w:divBdr>
                    <w:top w:val="none" w:sz="0" w:space="0" w:color="auto"/>
                    <w:left w:val="none" w:sz="0" w:space="0" w:color="auto"/>
                    <w:bottom w:val="none" w:sz="0" w:space="0" w:color="auto"/>
                    <w:right w:val="none" w:sz="0" w:space="0" w:color="auto"/>
                  </w:divBdr>
                </w:div>
                <w:div w:id="1837913474">
                  <w:marLeft w:val="640"/>
                  <w:marRight w:val="0"/>
                  <w:marTop w:val="0"/>
                  <w:marBottom w:val="0"/>
                  <w:divBdr>
                    <w:top w:val="none" w:sz="0" w:space="0" w:color="auto"/>
                    <w:left w:val="none" w:sz="0" w:space="0" w:color="auto"/>
                    <w:bottom w:val="none" w:sz="0" w:space="0" w:color="auto"/>
                    <w:right w:val="none" w:sz="0" w:space="0" w:color="auto"/>
                  </w:divBdr>
                </w:div>
                <w:div w:id="1906447022">
                  <w:marLeft w:val="640"/>
                  <w:marRight w:val="0"/>
                  <w:marTop w:val="0"/>
                  <w:marBottom w:val="0"/>
                  <w:divBdr>
                    <w:top w:val="none" w:sz="0" w:space="0" w:color="auto"/>
                    <w:left w:val="none" w:sz="0" w:space="0" w:color="auto"/>
                    <w:bottom w:val="none" w:sz="0" w:space="0" w:color="auto"/>
                    <w:right w:val="none" w:sz="0" w:space="0" w:color="auto"/>
                  </w:divBdr>
                </w:div>
              </w:divsChild>
            </w:div>
            <w:div w:id="1913268456">
              <w:marLeft w:val="0"/>
              <w:marRight w:val="0"/>
              <w:marTop w:val="0"/>
              <w:marBottom w:val="0"/>
              <w:divBdr>
                <w:top w:val="none" w:sz="0" w:space="0" w:color="auto"/>
                <w:left w:val="none" w:sz="0" w:space="0" w:color="auto"/>
                <w:bottom w:val="none" w:sz="0" w:space="0" w:color="auto"/>
                <w:right w:val="none" w:sz="0" w:space="0" w:color="auto"/>
              </w:divBdr>
              <w:divsChild>
                <w:div w:id="156531404">
                  <w:marLeft w:val="640"/>
                  <w:marRight w:val="0"/>
                  <w:marTop w:val="0"/>
                  <w:marBottom w:val="0"/>
                  <w:divBdr>
                    <w:top w:val="none" w:sz="0" w:space="0" w:color="auto"/>
                    <w:left w:val="none" w:sz="0" w:space="0" w:color="auto"/>
                    <w:bottom w:val="none" w:sz="0" w:space="0" w:color="auto"/>
                    <w:right w:val="none" w:sz="0" w:space="0" w:color="auto"/>
                  </w:divBdr>
                </w:div>
                <w:div w:id="84693679">
                  <w:marLeft w:val="640"/>
                  <w:marRight w:val="0"/>
                  <w:marTop w:val="0"/>
                  <w:marBottom w:val="0"/>
                  <w:divBdr>
                    <w:top w:val="none" w:sz="0" w:space="0" w:color="auto"/>
                    <w:left w:val="none" w:sz="0" w:space="0" w:color="auto"/>
                    <w:bottom w:val="none" w:sz="0" w:space="0" w:color="auto"/>
                    <w:right w:val="none" w:sz="0" w:space="0" w:color="auto"/>
                  </w:divBdr>
                </w:div>
                <w:div w:id="350765137">
                  <w:marLeft w:val="640"/>
                  <w:marRight w:val="0"/>
                  <w:marTop w:val="0"/>
                  <w:marBottom w:val="0"/>
                  <w:divBdr>
                    <w:top w:val="none" w:sz="0" w:space="0" w:color="auto"/>
                    <w:left w:val="none" w:sz="0" w:space="0" w:color="auto"/>
                    <w:bottom w:val="none" w:sz="0" w:space="0" w:color="auto"/>
                    <w:right w:val="none" w:sz="0" w:space="0" w:color="auto"/>
                  </w:divBdr>
                </w:div>
                <w:div w:id="2096241842">
                  <w:marLeft w:val="640"/>
                  <w:marRight w:val="0"/>
                  <w:marTop w:val="0"/>
                  <w:marBottom w:val="0"/>
                  <w:divBdr>
                    <w:top w:val="none" w:sz="0" w:space="0" w:color="auto"/>
                    <w:left w:val="none" w:sz="0" w:space="0" w:color="auto"/>
                    <w:bottom w:val="none" w:sz="0" w:space="0" w:color="auto"/>
                    <w:right w:val="none" w:sz="0" w:space="0" w:color="auto"/>
                  </w:divBdr>
                </w:div>
                <w:div w:id="1999646763">
                  <w:marLeft w:val="640"/>
                  <w:marRight w:val="0"/>
                  <w:marTop w:val="0"/>
                  <w:marBottom w:val="0"/>
                  <w:divBdr>
                    <w:top w:val="none" w:sz="0" w:space="0" w:color="auto"/>
                    <w:left w:val="none" w:sz="0" w:space="0" w:color="auto"/>
                    <w:bottom w:val="none" w:sz="0" w:space="0" w:color="auto"/>
                    <w:right w:val="none" w:sz="0" w:space="0" w:color="auto"/>
                  </w:divBdr>
                </w:div>
                <w:div w:id="23212455">
                  <w:marLeft w:val="640"/>
                  <w:marRight w:val="0"/>
                  <w:marTop w:val="0"/>
                  <w:marBottom w:val="0"/>
                  <w:divBdr>
                    <w:top w:val="none" w:sz="0" w:space="0" w:color="auto"/>
                    <w:left w:val="none" w:sz="0" w:space="0" w:color="auto"/>
                    <w:bottom w:val="none" w:sz="0" w:space="0" w:color="auto"/>
                    <w:right w:val="none" w:sz="0" w:space="0" w:color="auto"/>
                  </w:divBdr>
                </w:div>
                <w:div w:id="1929994627">
                  <w:marLeft w:val="640"/>
                  <w:marRight w:val="0"/>
                  <w:marTop w:val="0"/>
                  <w:marBottom w:val="0"/>
                  <w:divBdr>
                    <w:top w:val="none" w:sz="0" w:space="0" w:color="auto"/>
                    <w:left w:val="none" w:sz="0" w:space="0" w:color="auto"/>
                    <w:bottom w:val="none" w:sz="0" w:space="0" w:color="auto"/>
                    <w:right w:val="none" w:sz="0" w:space="0" w:color="auto"/>
                  </w:divBdr>
                </w:div>
                <w:div w:id="2018001526">
                  <w:marLeft w:val="640"/>
                  <w:marRight w:val="0"/>
                  <w:marTop w:val="0"/>
                  <w:marBottom w:val="0"/>
                  <w:divBdr>
                    <w:top w:val="none" w:sz="0" w:space="0" w:color="auto"/>
                    <w:left w:val="none" w:sz="0" w:space="0" w:color="auto"/>
                    <w:bottom w:val="none" w:sz="0" w:space="0" w:color="auto"/>
                    <w:right w:val="none" w:sz="0" w:space="0" w:color="auto"/>
                  </w:divBdr>
                </w:div>
                <w:div w:id="909970070">
                  <w:marLeft w:val="640"/>
                  <w:marRight w:val="0"/>
                  <w:marTop w:val="0"/>
                  <w:marBottom w:val="0"/>
                  <w:divBdr>
                    <w:top w:val="none" w:sz="0" w:space="0" w:color="auto"/>
                    <w:left w:val="none" w:sz="0" w:space="0" w:color="auto"/>
                    <w:bottom w:val="none" w:sz="0" w:space="0" w:color="auto"/>
                    <w:right w:val="none" w:sz="0" w:space="0" w:color="auto"/>
                  </w:divBdr>
                </w:div>
                <w:div w:id="936330259">
                  <w:marLeft w:val="640"/>
                  <w:marRight w:val="0"/>
                  <w:marTop w:val="0"/>
                  <w:marBottom w:val="0"/>
                  <w:divBdr>
                    <w:top w:val="none" w:sz="0" w:space="0" w:color="auto"/>
                    <w:left w:val="none" w:sz="0" w:space="0" w:color="auto"/>
                    <w:bottom w:val="none" w:sz="0" w:space="0" w:color="auto"/>
                    <w:right w:val="none" w:sz="0" w:space="0" w:color="auto"/>
                  </w:divBdr>
                </w:div>
                <w:div w:id="772215014">
                  <w:marLeft w:val="640"/>
                  <w:marRight w:val="0"/>
                  <w:marTop w:val="0"/>
                  <w:marBottom w:val="0"/>
                  <w:divBdr>
                    <w:top w:val="none" w:sz="0" w:space="0" w:color="auto"/>
                    <w:left w:val="none" w:sz="0" w:space="0" w:color="auto"/>
                    <w:bottom w:val="none" w:sz="0" w:space="0" w:color="auto"/>
                    <w:right w:val="none" w:sz="0" w:space="0" w:color="auto"/>
                  </w:divBdr>
                </w:div>
                <w:div w:id="1578251659">
                  <w:marLeft w:val="640"/>
                  <w:marRight w:val="0"/>
                  <w:marTop w:val="0"/>
                  <w:marBottom w:val="0"/>
                  <w:divBdr>
                    <w:top w:val="none" w:sz="0" w:space="0" w:color="auto"/>
                    <w:left w:val="none" w:sz="0" w:space="0" w:color="auto"/>
                    <w:bottom w:val="none" w:sz="0" w:space="0" w:color="auto"/>
                    <w:right w:val="none" w:sz="0" w:space="0" w:color="auto"/>
                  </w:divBdr>
                </w:div>
                <w:div w:id="670378473">
                  <w:marLeft w:val="640"/>
                  <w:marRight w:val="0"/>
                  <w:marTop w:val="0"/>
                  <w:marBottom w:val="0"/>
                  <w:divBdr>
                    <w:top w:val="none" w:sz="0" w:space="0" w:color="auto"/>
                    <w:left w:val="none" w:sz="0" w:space="0" w:color="auto"/>
                    <w:bottom w:val="none" w:sz="0" w:space="0" w:color="auto"/>
                    <w:right w:val="none" w:sz="0" w:space="0" w:color="auto"/>
                  </w:divBdr>
                </w:div>
                <w:div w:id="1827627692">
                  <w:marLeft w:val="640"/>
                  <w:marRight w:val="0"/>
                  <w:marTop w:val="0"/>
                  <w:marBottom w:val="0"/>
                  <w:divBdr>
                    <w:top w:val="none" w:sz="0" w:space="0" w:color="auto"/>
                    <w:left w:val="none" w:sz="0" w:space="0" w:color="auto"/>
                    <w:bottom w:val="none" w:sz="0" w:space="0" w:color="auto"/>
                    <w:right w:val="none" w:sz="0" w:space="0" w:color="auto"/>
                  </w:divBdr>
                </w:div>
                <w:div w:id="389815428">
                  <w:marLeft w:val="640"/>
                  <w:marRight w:val="0"/>
                  <w:marTop w:val="0"/>
                  <w:marBottom w:val="0"/>
                  <w:divBdr>
                    <w:top w:val="none" w:sz="0" w:space="0" w:color="auto"/>
                    <w:left w:val="none" w:sz="0" w:space="0" w:color="auto"/>
                    <w:bottom w:val="none" w:sz="0" w:space="0" w:color="auto"/>
                    <w:right w:val="none" w:sz="0" w:space="0" w:color="auto"/>
                  </w:divBdr>
                </w:div>
                <w:div w:id="1916745455">
                  <w:marLeft w:val="640"/>
                  <w:marRight w:val="0"/>
                  <w:marTop w:val="0"/>
                  <w:marBottom w:val="0"/>
                  <w:divBdr>
                    <w:top w:val="none" w:sz="0" w:space="0" w:color="auto"/>
                    <w:left w:val="none" w:sz="0" w:space="0" w:color="auto"/>
                    <w:bottom w:val="none" w:sz="0" w:space="0" w:color="auto"/>
                    <w:right w:val="none" w:sz="0" w:space="0" w:color="auto"/>
                  </w:divBdr>
                </w:div>
                <w:div w:id="2130464869">
                  <w:marLeft w:val="640"/>
                  <w:marRight w:val="0"/>
                  <w:marTop w:val="0"/>
                  <w:marBottom w:val="0"/>
                  <w:divBdr>
                    <w:top w:val="none" w:sz="0" w:space="0" w:color="auto"/>
                    <w:left w:val="none" w:sz="0" w:space="0" w:color="auto"/>
                    <w:bottom w:val="none" w:sz="0" w:space="0" w:color="auto"/>
                    <w:right w:val="none" w:sz="0" w:space="0" w:color="auto"/>
                  </w:divBdr>
                </w:div>
                <w:div w:id="1122381275">
                  <w:marLeft w:val="640"/>
                  <w:marRight w:val="0"/>
                  <w:marTop w:val="0"/>
                  <w:marBottom w:val="0"/>
                  <w:divBdr>
                    <w:top w:val="none" w:sz="0" w:space="0" w:color="auto"/>
                    <w:left w:val="none" w:sz="0" w:space="0" w:color="auto"/>
                    <w:bottom w:val="none" w:sz="0" w:space="0" w:color="auto"/>
                    <w:right w:val="none" w:sz="0" w:space="0" w:color="auto"/>
                  </w:divBdr>
                </w:div>
                <w:div w:id="1154878210">
                  <w:marLeft w:val="640"/>
                  <w:marRight w:val="0"/>
                  <w:marTop w:val="0"/>
                  <w:marBottom w:val="0"/>
                  <w:divBdr>
                    <w:top w:val="none" w:sz="0" w:space="0" w:color="auto"/>
                    <w:left w:val="none" w:sz="0" w:space="0" w:color="auto"/>
                    <w:bottom w:val="none" w:sz="0" w:space="0" w:color="auto"/>
                    <w:right w:val="none" w:sz="0" w:space="0" w:color="auto"/>
                  </w:divBdr>
                </w:div>
                <w:div w:id="1538081597">
                  <w:marLeft w:val="640"/>
                  <w:marRight w:val="0"/>
                  <w:marTop w:val="0"/>
                  <w:marBottom w:val="0"/>
                  <w:divBdr>
                    <w:top w:val="none" w:sz="0" w:space="0" w:color="auto"/>
                    <w:left w:val="none" w:sz="0" w:space="0" w:color="auto"/>
                    <w:bottom w:val="none" w:sz="0" w:space="0" w:color="auto"/>
                    <w:right w:val="none" w:sz="0" w:space="0" w:color="auto"/>
                  </w:divBdr>
                </w:div>
                <w:div w:id="306130590">
                  <w:marLeft w:val="640"/>
                  <w:marRight w:val="0"/>
                  <w:marTop w:val="0"/>
                  <w:marBottom w:val="0"/>
                  <w:divBdr>
                    <w:top w:val="none" w:sz="0" w:space="0" w:color="auto"/>
                    <w:left w:val="none" w:sz="0" w:space="0" w:color="auto"/>
                    <w:bottom w:val="none" w:sz="0" w:space="0" w:color="auto"/>
                    <w:right w:val="none" w:sz="0" w:space="0" w:color="auto"/>
                  </w:divBdr>
                </w:div>
                <w:div w:id="62610166">
                  <w:marLeft w:val="640"/>
                  <w:marRight w:val="0"/>
                  <w:marTop w:val="0"/>
                  <w:marBottom w:val="0"/>
                  <w:divBdr>
                    <w:top w:val="none" w:sz="0" w:space="0" w:color="auto"/>
                    <w:left w:val="none" w:sz="0" w:space="0" w:color="auto"/>
                    <w:bottom w:val="none" w:sz="0" w:space="0" w:color="auto"/>
                    <w:right w:val="none" w:sz="0" w:space="0" w:color="auto"/>
                  </w:divBdr>
                </w:div>
                <w:div w:id="707492916">
                  <w:marLeft w:val="640"/>
                  <w:marRight w:val="0"/>
                  <w:marTop w:val="0"/>
                  <w:marBottom w:val="0"/>
                  <w:divBdr>
                    <w:top w:val="none" w:sz="0" w:space="0" w:color="auto"/>
                    <w:left w:val="none" w:sz="0" w:space="0" w:color="auto"/>
                    <w:bottom w:val="none" w:sz="0" w:space="0" w:color="auto"/>
                    <w:right w:val="none" w:sz="0" w:space="0" w:color="auto"/>
                  </w:divBdr>
                </w:div>
                <w:div w:id="2090467406">
                  <w:marLeft w:val="640"/>
                  <w:marRight w:val="0"/>
                  <w:marTop w:val="0"/>
                  <w:marBottom w:val="0"/>
                  <w:divBdr>
                    <w:top w:val="none" w:sz="0" w:space="0" w:color="auto"/>
                    <w:left w:val="none" w:sz="0" w:space="0" w:color="auto"/>
                    <w:bottom w:val="none" w:sz="0" w:space="0" w:color="auto"/>
                    <w:right w:val="none" w:sz="0" w:space="0" w:color="auto"/>
                  </w:divBdr>
                </w:div>
                <w:div w:id="784469102">
                  <w:marLeft w:val="640"/>
                  <w:marRight w:val="0"/>
                  <w:marTop w:val="0"/>
                  <w:marBottom w:val="0"/>
                  <w:divBdr>
                    <w:top w:val="none" w:sz="0" w:space="0" w:color="auto"/>
                    <w:left w:val="none" w:sz="0" w:space="0" w:color="auto"/>
                    <w:bottom w:val="none" w:sz="0" w:space="0" w:color="auto"/>
                    <w:right w:val="none" w:sz="0" w:space="0" w:color="auto"/>
                  </w:divBdr>
                </w:div>
                <w:div w:id="1667201225">
                  <w:marLeft w:val="640"/>
                  <w:marRight w:val="0"/>
                  <w:marTop w:val="0"/>
                  <w:marBottom w:val="0"/>
                  <w:divBdr>
                    <w:top w:val="none" w:sz="0" w:space="0" w:color="auto"/>
                    <w:left w:val="none" w:sz="0" w:space="0" w:color="auto"/>
                    <w:bottom w:val="none" w:sz="0" w:space="0" w:color="auto"/>
                    <w:right w:val="none" w:sz="0" w:space="0" w:color="auto"/>
                  </w:divBdr>
                </w:div>
                <w:div w:id="1601137329">
                  <w:marLeft w:val="640"/>
                  <w:marRight w:val="0"/>
                  <w:marTop w:val="0"/>
                  <w:marBottom w:val="0"/>
                  <w:divBdr>
                    <w:top w:val="none" w:sz="0" w:space="0" w:color="auto"/>
                    <w:left w:val="none" w:sz="0" w:space="0" w:color="auto"/>
                    <w:bottom w:val="none" w:sz="0" w:space="0" w:color="auto"/>
                    <w:right w:val="none" w:sz="0" w:space="0" w:color="auto"/>
                  </w:divBdr>
                </w:div>
                <w:div w:id="965891031">
                  <w:marLeft w:val="640"/>
                  <w:marRight w:val="0"/>
                  <w:marTop w:val="0"/>
                  <w:marBottom w:val="0"/>
                  <w:divBdr>
                    <w:top w:val="none" w:sz="0" w:space="0" w:color="auto"/>
                    <w:left w:val="none" w:sz="0" w:space="0" w:color="auto"/>
                    <w:bottom w:val="none" w:sz="0" w:space="0" w:color="auto"/>
                    <w:right w:val="none" w:sz="0" w:space="0" w:color="auto"/>
                  </w:divBdr>
                </w:div>
                <w:div w:id="39059537">
                  <w:marLeft w:val="640"/>
                  <w:marRight w:val="0"/>
                  <w:marTop w:val="0"/>
                  <w:marBottom w:val="0"/>
                  <w:divBdr>
                    <w:top w:val="none" w:sz="0" w:space="0" w:color="auto"/>
                    <w:left w:val="none" w:sz="0" w:space="0" w:color="auto"/>
                    <w:bottom w:val="none" w:sz="0" w:space="0" w:color="auto"/>
                    <w:right w:val="none" w:sz="0" w:space="0" w:color="auto"/>
                  </w:divBdr>
                </w:div>
                <w:div w:id="579755639">
                  <w:marLeft w:val="640"/>
                  <w:marRight w:val="0"/>
                  <w:marTop w:val="0"/>
                  <w:marBottom w:val="0"/>
                  <w:divBdr>
                    <w:top w:val="none" w:sz="0" w:space="0" w:color="auto"/>
                    <w:left w:val="none" w:sz="0" w:space="0" w:color="auto"/>
                    <w:bottom w:val="none" w:sz="0" w:space="0" w:color="auto"/>
                    <w:right w:val="none" w:sz="0" w:space="0" w:color="auto"/>
                  </w:divBdr>
                </w:div>
                <w:div w:id="837308242">
                  <w:marLeft w:val="640"/>
                  <w:marRight w:val="0"/>
                  <w:marTop w:val="0"/>
                  <w:marBottom w:val="0"/>
                  <w:divBdr>
                    <w:top w:val="none" w:sz="0" w:space="0" w:color="auto"/>
                    <w:left w:val="none" w:sz="0" w:space="0" w:color="auto"/>
                    <w:bottom w:val="none" w:sz="0" w:space="0" w:color="auto"/>
                    <w:right w:val="none" w:sz="0" w:space="0" w:color="auto"/>
                  </w:divBdr>
                </w:div>
                <w:div w:id="351608766">
                  <w:marLeft w:val="640"/>
                  <w:marRight w:val="0"/>
                  <w:marTop w:val="0"/>
                  <w:marBottom w:val="0"/>
                  <w:divBdr>
                    <w:top w:val="none" w:sz="0" w:space="0" w:color="auto"/>
                    <w:left w:val="none" w:sz="0" w:space="0" w:color="auto"/>
                    <w:bottom w:val="none" w:sz="0" w:space="0" w:color="auto"/>
                    <w:right w:val="none" w:sz="0" w:space="0" w:color="auto"/>
                  </w:divBdr>
                </w:div>
                <w:div w:id="1355618880">
                  <w:marLeft w:val="640"/>
                  <w:marRight w:val="0"/>
                  <w:marTop w:val="0"/>
                  <w:marBottom w:val="0"/>
                  <w:divBdr>
                    <w:top w:val="none" w:sz="0" w:space="0" w:color="auto"/>
                    <w:left w:val="none" w:sz="0" w:space="0" w:color="auto"/>
                    <w:bottom w:val="none" w:sz="0" w:space="0" w:color="auto"/>
                    <w:right w:val="none" w:sz="0" w:space="0" w:color="auto"/>
                  </w:divBdr>
                </w:div>
                <w:div w:id="431512478">
                  <w:marLeft w:val="640"/>
                  <w:marRight w:val="0"/>
                  <w:marTop w:val="0"/>
                  <w:marBottom w:val="0"/>
                  <w:divBdr>
                    <w:top w:val="none" w:sz="0" w:space="0" w:color="auto"/>
                    <w:left w:val="none" w:sz="0" w:space="0" w:color="auto"/>
                    <w:bottom w:val="none" w:sz="0" w:space="0" w:color="auto"/>
                    <w:right w:val="none" w:sz="0" w:space="0" w:color="auto"/>
                  </w:divBdr>
                </w:div>
                <w:div w:id="1851214575">
                  <w:marLeft w:val="640"/>
                  <w:marRight w:val="0"/>
                  <w:marTop w:val="0"/>
                  <w:marBottom w:val="0"/>
                  <w:divBdr>
                    <w:top w:val="none" w:sz="0" w:space="0" w:color="auto"/>
                    <w:left w:val="none" w:sz="0" w:space="0" w:color="auto"/>
                    <w:bottom w:val="none" w:sz="0" w:space="0" w:color="auto"/>
                    <w:right w:val="none" w:sz="0" w:space="0" w:color="auto"/>
                  </w:divBdr>
                </w:div>
                <w:div w:id="1456632645">
                  <w:marLeft w:val="640"/>
                  <w:marRight w:val="0"/>
                  <w:marTop w:val="0"/>
                  <w:marBottom w:val="0"/>
                  <w:divBdr>
                    <w:top w:val="none" w:sz="0" w:space="0" w:color="auto"/>
                    <w:left w:val="none" w:sz="0" w:space="0" w:color="auto"/>
                    <w:bottom w:val="none" w:sz="0" w:space="0" w:color="auto"/>
                    <w:right w:val="none" w:sz="0" w:space="0" w:color="auto"/>
                  </w:divBdr>
                </w:div>
                <w:div w:id="1155805694">
                  <w:marLeft w:val="640"/>
                  <w:marRight w:val="0"/>
                  <w:marTop w:val="0"/>
                  <w:marBottom w:val="0"/>
                  <w:divBdr>
                    <w:top w:val="none" w:sz="0" w:space="0" w:color="auto"/>
                    <w:left w:val="none" w:sz="0" w:space="0" w:color="auto"/>
                    <w:bottom w:val="none" w:sz="0" w:space="0" w:color="auto"/>
                    <w:right w:val="none" w:sz="0" w:space="0" w:color="auto"/>
                  </w:divBdr>
                </w:div>
                <w:div w:id="1657420306">
                  <w:marLeft w:val="640"/>
                  <w:marRight w:val="0"/>
                  <w:marTop w:val="0"/>
                  <w:marBottom w:val="0"/>
                  <w:divBdr>
                    <w:top w:val="none" w:sz="0" w:space="0" w:color="auto"/>
                    <w:left w:val="none" w:sz="0" w:space="0" w:color="auto"/>
                    <w:bottom w:val="none" w:sz="0" w:space="0" w:color="auto"/>
                    <w:right w:val="none" w:sz="0" w:space="0" w:color="auto"/>
                  </w:divBdr>
                </w:div>
                <w:div w:id="1466586027">
                  <w:marLeft w:val="640"/>
                  <w:marRight w:val="0"/>
                  <w:marTop w:val="0"/>
                  <w:marBottom w:val="0"/>
                  <w:divBdr>
                    <w:top w:val="none" w:sz="0" w:space="0" w:color="auto"/>
                    <w:left w:val="none" w:sz="0" w:space="0" w:color="auto"/>
                    <w:bottom w:val="none" w:sz="0" w:space="0" w:color="auto"/>
                    <w:right w:val="none" w:sz="0" w:space="0" w:color="auto"/>
                  </w:divBdr>
                </w:div>
                <w:div w:id="1541867172">
                  <w:marLeft w:val="640"/>
                  <w:marRight w:val="0"/>
                  <w:marTop w:val="0"/>
                  <w:marBottom w:val="0"/>
                  <w:divBdr>
                    <w:top w:val="none" w:sz="0" w:space="0" w:color="auto"/>
                    <w:left w:val="none" w:sz="0" w:space="0" w:color="auto"/>
                    <w:bottom w:val="none" w:sz="0" w:space="0" w:color="auto"/>
                    <w:right w:val="none" w:sz="0" w:space="0" w:color="auto"/>
                  </w:divBdr>
                </w:div>
                <w:div w:id="1001077880">
                  <w:marLeft w:val="640"/>
                  <w:marRight w:val="0"/>
                  <w:marTop w:val="0"/>
                  <w:marBottom w:val="0"/>
                  <w:divBdr>
                    <w:top w:val="none" w:sz="0" w:space="0" w:color="auto"/>
                    <w:left w:val="none" w:sz="0" w:space="0" w:color="auto"/>
                    <w:bottom w:val="none" w:sz="0" w:space="0" w:color="auto"/>
                    <w:right w:val="none" w:sz="0" w:space="0" w:color="auto"/>
                  </w:divBdr>
                </w:div>
                <w:div w:id="1406024818">
                  <w:marLeft w:val="640"/>
                  <w:marRight w:val="0"/>
                  <w:marTop w:val="0"/>
                  <w:marBottom w:val="0"/>
                  <w:divBdr>
                    <w:top w:val="none" w:sz="0" w:space="0" w:color="auto"/>
                    <w:left w:val="none" w:sz="0" w:space="0" w:color="auto"/>
                    <w:bottom w:val="none" w:sz="0" w:space="0" w:color="auto"/>
                    <w:right w:val="none" w:sz="0" w:space="0" w:color="auto"/>
                  </w:divBdr>
                </w:div>
                <w:div w:id="2122990549">
                  <w:marLeft w:val="640"/>
                  <w:marRight w:val="0"/>
                  <w:marTop w:val="0"/>
                  <w:marBottom w:val="0"/>
                  <w:divBdr>
                    <w:top w:val="none" w:sz="0" w:space="0" w:color="auto"/>
                    <w:left w:val="none" w:sz="0" w:space="0" w:color="auto"/>
                    <w:bottom w:val="none" w:sz="0" w:space="0" w:color="auto"/>
                    <w:right w:val="none" w:sz="0" w:space="0" w:color="auto"/>
                  </w:divBdr>
                </w:div>
                <w:div w:id="1641880251">
                  <w:marLeft w:val="640"/>
                  <w:marRight w:val="0"/>
                  <w:marTop w:val="0"/>
                  <w:marBottom w:val="0"/>
                  <w:divBdr>
                    <w:top w:val="none" w:sz="0" w:space="0" w:color="auto"/>
                    <w:left w:val="none" w:sz="0" w:space="0" w:color="auto"/>
                    <w:bottom w:val="none" w:sz="0" w:space="0" w:color="auto"/>
                    <w:right w:val="none" w:sz="0" w:space="0" w:color="auto"/>
                  </w:divBdr>
                </w:div>
                <w:div w:id="299724191">
                  <w:marLeft w:val="640"/>
                  <w:marRight w:val="0"/>
                  <w:marTop w:val="0"/>
                  <w:marBottom w:val="0"/>
                  <w:divBdr>
                    <w:top w:val="none" w:sz="0" w:space="0" w:color="auto"/>
                    <w:left w:val="none" w:sz="0" w:space="0" w:color="auto"/>
                    <w:bottom w:val="none" w:sz="0" w:space="0" w:color="auto"/>
                    <w:right w:val="none" w:sz="0" w:space="0" w:color="auto"/>
                  </w:divBdr>
                </w:div>
                <w:div w:id="385758653">
                  <w:marLeft w:val="640"/>
                  <w:marRight w:val="0"/>
                  <w:marTop w:val="0"/>
                  <w:marBottom w:val="0"/>
                  <w:divBdr>
                    <w:top w:val="none" w:sz="0" w:space="0" w:color="auto"/>
                    <w:left w:val="none" w:sz="0" w:space="0" w:color="auto"/>
                    <w:bottom w:val="none" w:sz="0" w:space="0" w:color="auto"/>
                    <w:right w:val="none" w:sz="0" w:space="0" w:color="auto"/>
                  </w:divBdr>
                </w:div>
                <w:div w:id="1000425968">
                  <w:marLeft w:val="640"/>
                  <w:marRight w:val="0"/>
                  <w:marTop w:val="0"/>
                  <w:marBottom w:val="0"/>
                  <w:divBdr>
                    <w:top w:val="none" w:sz="0" w:space="0" w:color="auto"/>
                    <w:left w:val="none" w:sz="0" w:space="0" w:color="auto"/>
                    <w:bottom w:val="none" w:sz="0" w:space="0" w:color="auto"/>
                    <w:right w:val="none" w:sz="0" w:space="0" w:color="auto"/>
                  </w:divBdr>
                </w:div>
                <w:div w:id="363291807">
                  <w:marLeft w:val="640"/>
                  <w:marRight w:val="0"/>
                  <w:marTop w:val="0"/>
                  <w:marBottom w:val="0"/>
                  <w:divBdr>
                    <w:top w:val="none" w:sz="0" w:space="0" w:color="auto"/>
                    <w:left w:val="none" w:sz="0" w:space="0" w:color="auto"/>
                    <w:bottom w:val="none" w:sz="0" w:space="0" w:color="auto"/>
                    <w:right w:val="none" w:sz="0" w:space="0" w:color="auto"/>
                  </w:divBdr>
                </w:div>
                <w:div w:id="1260330748">
                  <w:marLeft w:val="640"/>
                  <w:marRight w:val="0"/>
                  <w:marTop w:val="0"/>
                  <w:marBottom w:val="0"/>
                  <w:divBdr>
                    <w:top w:val="none" w:sz="0" w:space="0" w:color="auto"/>
                    <w:left w:val="none" w:sz="0" w:space="0" w:color="auto"/>
                    <w:bottom w:val="none" w:sz="0" w:space="0" w:color="auto"/>
                    <w:right w:val="none" w:sz="0" w:space="0" w:color="auto"/>
                  </w:divBdr>
                </w:div>
                <w:div w:id="1228613824">
                  <w:marLeft w:val="640"/>
                  <w:marRight w:val="0"/>
                  <w:marTop w:val="0"/>
                  <w:marBottom w:val="0"/>
                  <w:divBdr>
                    <w:top w:val="none" w:sz="0" w:space="0" w:color="auto"/>
                    <w:left w:val="none" w:sz="0" w:space="0" w:color="auto"/>
                    <w:bottom w:val="none" w:sz="0" w:space="0" w:color="auto"/>
                    <w:right w:val="none" w:sz="0" w:space="0" w:color="auto"/>
                  </w:divBdr>
                </w:div>
              </w:divsChild>
            </w:div>
            <w:div w:id="23598637">
              <w:marLeft w:val="0"/>
              <w:marRight w:val="0"/>
              <w:marTop w:val="0"/>
              <w:marBottom w:val="0"/>
              <w:divBdr>
                <w:top w:val="none" w:sz="0" w:space="0" w:color="auto"/>
                <w:left w:val="none" w:sz="0" w:space="0" w:color="auto"/>
                <w:bottom w:val="none" w:sz="0" w:space="0" w:color="auto"/>
                <w:right w:val="none" w:sz="0" w:space="0" w:color="auto"/>
              </w:divBdr>
              <w:divsChild>
                <w:div w:id="837042922">
                  <w:marLeft w:val="640"/>
                  <w:marRight w:val="0"/>
                  <w:marTop w:val="0"/>
                  <w:marBottom w:val="0"/>
                  <w:divBdr>
                    <w:top w:val="none" w:sz="0" w:space="0" w:color="auto"/>
                    <w:left w:val="none" w:sz="0" w:space="0" w:color="auto"/>
                    <w:bottom w:val="none" w:sz="0" w:space="0" w:color="auto"/>
                    <w:right w:val="none" w:sz="0" w:space="0" w:color="auto"/>
                  </w:divBdr>
                </w:div>
                <w:div w:id="746876337">
                  <w:marLeft w:val="640"/>
                  <w:marRight w:val="0"/>
                  <w:marTop w:val="0"/>
                  <w:marBottom w:val="0"/>
                  <w:divBdr>
                    <w:top w:val="none" w:sz="0" w:space="0" w:color="auto"/>
                    <w:left w:val="none" w:sz="0" w:space="0" w:color="auto"/>
                    <w:bottom w:val="none" w:sz="0" w:space="0" w:color="auto"/>
                    <w:right w:val="none" w:sz="0" w:space="0" w:color="auto"/>
                  </w:divBdr>
                </w:div>
                <w:div w:id="1385522558">
                  <w:marLeft w:val="640"/>
                  <w:marRight w:val="0"/>
                  <w:marTop w:val="0"/>
                  <w:marBottom w:val="0"/>
                  <w:divBdr>
                    <w:top w:val="none" w:sz="0" w:space="0" w:color="auto"/>
                    <w:left w:val="none" w:sz="0" w:space="0" w:color="auto"/>
                    <w:bottom w:val="none" w:sz="0" w:space="0" w:color="auto"/>
                    <w:right w:val="none" w:sz="0" w:space="0" w:color="auto"/>
                  </w:divBdr>
                </w:div>
                <w:div w:id="1264679426">
                  <w:marLeft w:val="640"/>
                  <w:marRight w:val="0"/>
                  <w:marTop w:val="0"/>
                  <w:marBottom w:val="0"/>
                  <w:divBdr>
                    <w:top w:val="none" w:sz="0" w:space="0" w:color="auto"/>
                    <w:left w:val="none" w:sz="0" w:space="0" w:color="auto"/>
                    <w:bottom w:val="none" w:sz="0" w:space="0" w:color="auto"/>
                    <w:right w:val="none" w:sz="0" w:space="0" w:color="auto"/>
                  </w:divBdr>
                </w:div>
                <w:div w:id="1184980757">
                  <w:marLeft w:val="640"/>
                  <w:marRight w:val="0"/>
                  <w:marTop w:val="0"/>
                  <w:marBottom w:val="0"/>
                  <w:divBdr>
                    <w:top w:val="none" w:sz="0" w:space="0" w:color="auto"/>
                    <w:left w:val="none" w:sz="0" w:space="0" w:color="auto"/>
                    <w:bottom w:val="none" w:sz="0" w:space="0" w:color="auto"/>
                    <w:right w:val="none" w:sz="0" w:space="0" w:color="auto"/>
                  </w:divBdr>
                </w:div>
                <w:div w:id="1170408354">
                  <w:marLeft w:val="640"/>
                  <w:marRight w:val="0"/>
                  <w:marTop w:val="0"/>
                  <w:marBottom w:val="0"/>
                  <w:divBdr>
                    <w:top w:val="none" w:sz="0" w:space="0" w:color="auto"/>
                    <w:left w:val="none" w:sz="0" w:space="0" w:color="auto"/>
                    <w:bottom w:val="none" w:sz="0" w:space="0" w:color="auto"/>
                    <w:right w:val="none" w:sz="0" w:space="0" w:color="auto"/>
                  </w:divBdr>
                </w:div>
                <w:div w:id="1641765916">
                  <w:marLeft w:val="640"/>
                  <w:marRight w:val="0"/>
                  <w:marTop w:val="0"/>
                  <w:marBottom w:val="0"/>
                  <w:divBdr>
                    <w:top w:val="none" w:sz="0" w:space="0" w:color="auto"/>
                    <w:left w:val="none" w:sz="0" w:space="0" w:color="auto"/>
                    <w:bottom w:val="none" w:sz="0" w:space="0" w:color="auto"/>
                    <w:right w:val="none" w:sz="0" w:space="0" w:color="auto"/>
                  </w:divBdr>
                </w:div>
                <w:div w:id="1338534502">
                  <w:marLeft w:val="640"/>
                  <w:marRight w:val="0"/>
                  <w:marTop w:val="0"/>
                  <w:marBottom w:val="0"/>
                  <w:divBdr>
                    <w:top w:val="none" w:sz="0" w:space="0" w:color="auto"/>
                    <w:left w:val="none" w:sz="0" w:space="0" w:color="auto"/>
                    <w:bottom w:val="none" w:sz="0" w:space="0" w:color="auto"/>
                    <w:right w:val="none" w:sz="0" w:space="0" w:color="auto"/>
                  </w:divBdr>
                </w:div>
                <w:div w:id="1718890186">
                  <w:marLeft w:val="640"/>
                  <w:marRight w:val="0"/>
                  <w:marTop w:val="0"/>
                  <w:marBottom w:val="0"/>
                  <w:divBdr>
                    <w:top w:val="none" w:sz="0" w:space="0" w:color="auto"/>
                    <w:left w:val="none" w:sz="0" w:space="0" w:color="auto"/>
                    <w:bottom w:val="none" w:sz="0" w:space="0" w:color="auto"/>
                    <w:right w:val="none" w:sz="0" w:space="0" w:color="auto"/>
                  </w:divBdr>
                </w:div>
                <w:div w:id="230118422">
                  <w:marLeft w:val="640"/>
                  <w:marRight w:val="0"/>
                  <w:marTop w:val="0"/>
                  <w:marBottom w:val="0"/>
                  <w:divBdr>
                    <w:top w:val="none" w:sz="0" w:space="0" w:color="auto"/>
                    <w:left w:val="none" w:sz="0" w:space="0" w:color="auto"/>
                    <w:bottom w:val="none" w:sz="0" w:space="0" w:color="auto"/>
                    <w:right w:val="none" w:sz="0" w:space="0" w:color="auto"/>
                  </w:divBdr>
                </w:div>
                <w:div w:id="1975788403">
                  <w:marLeft w:val="640"/>
                  <w:marRight w:val="0"/>
                  <w:marTop w:val="0"/>
                  <w:marBottom w:val="0"/>
                  <w:divBdr>
                    <w:top w:val="none" w:sz="0" w:space="0" w:color="auto"/>
                    <w:left w:val="none" w:sz="0" w:space="0" w:color="auto"/>
                    <w:bottom w:val="none" w:sz="0" w:space="0" w:color="auto"/>
                    <w:right w:val="none" w:sz="0" w:space="0" w:color="auto"/>
                  </w:divBdr>
                </w:div>
                <w:div w:id="117647759">
                  <w:marLeft w:val="640"/>
                  <w:marRight w:val="0"/>
                  <w:marTop w:val="0"/>
                  <w:marBottom w:val="0"/>
                  <w:divBdr>
                    <w:top w:val="none" w:sz="0" w:space="0" w:color="auto"/>
                    <w:left w:val="none" w:sz="0" w:space="0" w:color="auto"/>
                    <w:bottom w:val="none" w:sz="0" w:space="0" w:color="auto"/>
                    <w:right w:val="none" w:sz="0" w:space="0" w:color="auto"/>
                  </w:divBdr>
                </w:div>
                <w:div w:id="1997368850">
                  <w:marLeft w:val="640"/>
                  <w:marRight w:val="0"/>
                  <w:marTop w:val="0"/>
                  <w:marBottom w:val="0"/>
                  <w:divBdr>
                    <w:top w:val="none" w:sz="0" w:space="0" w:color="auto"/>
                    <w:left w:val="none" w:sz="0" w:space="0" w:color="auto"/>
                    <w:bottom w:val="none" w:sz="0" w:space="0" w:color="auto"/>
                    <w:right w:val="none" w:sz="0" w:space="0" w:color="auto"/>
                  </w:divBdr>
                </w:div>
                <w:div w:id="1168515856">
                  <w:marLeft w:val="640"/>
                  <w:marRight w:val="0"/>
                  <w:marTop w:val="0"/>
                  <w:marBottom w:val="0"/>
                  <w:divBdr>
                    <w:top w:val="none" w:sz="0" w:space="0" w:color="auto"/>
                    <w:left w:val="none" w:sz="0" w:space="0" w:color="auto"/>
                    <w:bottom w:val="none" w:sz="0" w:space="0" w:color="auto"/>
                    <w:right w:val="none" w:sz="0" w:space="0" w:color="auto"/>
                  </w:divBdr>
                </w:div>
                <w:div w:id="932053190">
                  <w:marLeft w:val="640"/>
                  <w:marRight w:val="0"/>
                  <w:marTop w:val="0"/>
                  <w:marBottom w:val="0"/>
                  <w:divBdr>
                    <w:top w:val="none" w:sz="0" w:space="0" w:color="auto"/>
                    <w:left w:val="none" w:sz="0" w:space="0" w:color="auto"/>
                    <w:bottom w:val="none" w:sz="0" w:space="0" w:color="auto"/>
                    <w:right w:val="none" w:sz="0" w:space="0" w:color="auto"/>
                  </w:divBdr>
                </w:div>
                <w:div w:id="875898169">
                  <w:marLeft w:val="640"/>
                  <w:marRight w:val="0"/>
                  <w:marTop w:val="0"/>
                  <w:marBottom w:val="0"/>
                  <w:divBdr>
                    <w:top w:val="none" w:sz="0" w:space="0" w:color="auto"/>
                    <w:left w:val="none" w:sz="0" w:space="0" w:color="auto"/>
                    <w:bottom w:val="none" w:sz="0" w:space="0" w:color="auto"/>
                    <w:right w:val="none" w:sz="0" w:space="0" w:color="auto"/>
                  </w:divBdr>
                </w:div>
                <w:div w:id="536553642">
                  <w:marLeft w:val="640"/>
                  <w:marRight w:val="0"/>
                  <w:marTop w:val="0"/>
                  <w:marBottom w:val="0"/>
                  <w:divBdr>
                    <w:top w:val="none" w:sz="0" w:space="0" w:color="auto"/>
                    <w:left w:val="none" w:sz="0" w:space="0" w:color="auto"/>
                    <w:bottom w:val="none" w:sz="0" w:space="0" w:color="auto"/>
                    <w:right w:val="none" w:sz="0" w:space="0" w:color="auto"/>
                  </w:divBdr>
                </w:div>
                <w:div w:id="117526404">
                  <w:marLeft w:val="640"/>
                  <w:marRight w:val="0"/>
                  <w:marTop w:val="0"/>
                  <w:marBottom w:val="0"/>
                  <w:divBdr>
                    <w:top w:val="none" w:sz="0" w:space="0" w:color="auto"/>
                    <w:left w:val="none" w:sz="0" w:space="0" w:color="auto"/>
                    <w:bottom w:val="none" w:sz="0" w:space="0" w:color="auto"/>
                    <w:right w:val="none" w:sz="0" w:space="0" w:color="auto"/>
                  </w:divBdr>
                </w:div>
                <w:div w:id="476384791">
                  <w:marLeft w:val="640"/>
                  <w:marRight w:val="0"/>
                  <w:marTop w:val="0"/>
                  <w:marBottom w:val="0"/>
                  <w:divBdr>
                    <w:top w:val="none" w:sz="0" w:space="0" w:color="auto"/>
                    <w:left w:val="none" w:sz="0" w:space="0" w:color="auto"/>
                    <w:bottom w:val="none" w:sz="0" w:space="0" w:color="auto"/>
                    <w:right w:val="none" w:sz="0" w:space="0" w:color="auto"/>
                  </w:divBdr>
                </w:div>
                <w:div w:id="392314443">
                  <w:marLeft w:val="640"/>
                  <w:marRight w:val="0"/>
                  <w:marTop w:val="0"/>
                  <w:marBottom w:val="0"/>
                  <w:divBdr>
                    <w:top w:val="none" w:sz="0" w:space="0" w:color="auto"/>
                    <w:left w:val="none" w:sz="0" w:space="0" w:color="auto"/>
                    <w:bottom w:val="none" w:sz="0" w:space="0" w:color="auto"/>
                    <w:right w:val="none" w:sz="0" w:space="0" w:color="auto"/>
                  </w:divBdr>
                </w:div>
                <w:div w:id="1657804921">
                  <w:marLeft w:val="640"/>
                  <w:marRight w:val="0"/>
                  <w:marTop w:val="0"/>
                  <w:marBottom w:val="0"/>
                  <w:divBdr>
                    <w:top w:val="none" w:sz="0" w:space="0" w:color="auto"/>
                    <w:left w:val="none" w:sz="0" w:space="0" w:color="auto"/>
                    <w:bottom w:val="none" w:sz="0" w:space="0" w:color="auto"/>
                    <w:right w:val="none" w:sz="0" w:space="0" w:color="auto"/>
                  </w:divBdr>
                </w:div>
                <w:div w:id="1705054427">
                  <w:marLeft w:val="640"/>
                  <w:marRight w:val="0"/>
                  <w:marTop w:val="0"/>
                  <w:marBottom w:val="0"/>
                  <w:divBdr>
                    <w:top w:val="none" w:sz="0" w:space="0" w:color="auto"/>
                    <w:left w:val="none" w:sz="0" w:space="0" w:color="auto"/>
                    <w:bottom w:val="none" w:sz="0" w:space="0" w:color="auto"/>
                    <w:right w:val="none" w:sz="0" w:space="0" w:color="auto"/>
                  </w:divBdr>
                </w:div>
                <w:div w:id="838272069">
                  <w:marLeft w:val="640"/>
                  <w:marRight w:val="0"/>
                  <w:marTop w:val="0"/>
                  <w:marBottom w:val="0"/>
                  <w:divBdr>
                    <w:top w:val="none" w:sz="0" w:space="0" w:color="auto"/>
                    <w:left w:val="none" w:sz="0" w:space="0" w:color="auto"/>
                    <w:bottom w:val="none" w:sz="0" w:space="0" w:color="auto"/>
                    <w:right w:val="none" w:sz="0" w:space="0" w:color="auto"/>
                  </w:divBdr>
                </w:div>
                <w:div w:id="1133015385">
                  <w:marLeft w:val="640"/>
                  <w:marRight w:val="0"/>
                  <w:marTop w:val="0"/>
                  <w:marBottom w:val="0"/>
                  <w:divBdr>
                    <w:top w:val="none" w:sz="0" w:space="0" w:color="auto"/>
                    <w:left w:val="none" w:sz="0" w:space="0" w:color="auto"/>
                    <w:bottom w:val="none" w:sz="0" w:space="0" w:color="auto"/>
                    <w:right w:val="none" w:sz="0" w:space="0" w:color="auto"/>
                  </w:divBdr>
                </w:div>
                <w:div w:id="121269046">
                  <w:marLeft w:val="640"/>
                  <w:marRight w:val="0"/>
                  <w:marTop w:val="0"/>
                  <w:marBottom w:val="0"/>
                  <w:divBdr>
                    <w:top w:val="none" w:sz="0" w:space="0" w:color="auto"/>
                    <w:left w:val="none" w:sz="0" w:space="0" w:color="auto"/>
                    <w:bottom w:val="none" w:sz="0" w:space="0" w:color="auto"/>
                    <w:right w:val="none" w:sz="0" w:space="0" w:color="auto"/>
                  </w:divBdr>
                </w:div>
                <w:div w:id="815026901">
                  <w:marLeft w:val="640"/>
                  <w:marRight w:val="0"/>
                  <w:marTop w:val="0"/>
                  <w:marBottom w:val="0"/>
                  <w:divBdr>
                    <w:top w:val="none" w:sz="0" w:space="0" w:color="auto"/>
                    <w:left w:val="none" w:sz="0" w:space="0" w:color="auto"/>
                    <w:bottom w:val="none" w:sz="0" w:space="0" w:color="auto"/>
                    <w:right w:val="none" w:sz="0" w:space="0" w:color="auto"/>
                  </w:divBdr>
                </w:div>
                <w:div w:id="1681664500">
                  <w:marLeft w:val="640"/>
                  <w:marRight w:val="0"/>
                  <w:marTop w:val="0"/>
                  <w:marBottom w:val="0"/>
                  <w:divBdr>
                    <w:top w:val="none" w:sz="0" w:space="0" w:color="auto"/>
                    <w:left w:val="none" w:sz="0" w:space="0" w:color="auto"/>
                    <w:bottom w:val="none" w:sz="0" w:space="0" w:color="auto"/>
                    <w:right w:val="none" w:sz="0" w:space="0" w:color="auto"/>
                  </w:divBdr>
                </w:div>
                <w:div w:id="82142708">
                  <w:marLeft w:val="640"/>
                  <w:marRight w:val="0"/>
                  <w:marTop w:val="0"/>
                  <w:marBottom w:val="0"/>
                  <w:divBdr>
                    <w:top w:val="none" w:sz="0" w:space="0" w:color="auto"/>
                    <w:left w:val="none" w:sz="0" w:space="0" w:color="auto"/>
                    <w:bottom w:val="none" w:sz="0" w:space="0" w:color="auto"/>
                    <w:right w:val="none" w:sz="0" w:space="0" w:color="auto"/>
                  </w:divBdr>
                </w:div>
                <w:div w:id="1707410293">
                  <w:marLeft w:val="640"/>
                  <w:marRight w:val="0"/>
                  <w:marTop w:val="0"/>
                  <w:marBottom w:val="0"/>
                  <w:divBdr>
                    <w:top w:val="none" w:sz="0" w:space="0" w:color="auto"/>
                    <w:left w:val="none" w:sz="0" w:space="0" w:color="auto"/>
                    <w:bottom w:val="none" w:sz="0" w:space="0" w:color="auto"/>
                    <w:right w:val="none" w:sz="0" w:space="0" w:color="auto"/>
                  </w:divBdr>
                </w:div>
                <w:div w:id="520558036">
                  <w:marLeft w:val="640"/>
                  <w:marRight w:val="0"/>
                  <w:marTop w:val="0"/>
                  <w:marBottom w:val="0"/>
                  <w:divBdr>
                    <w:top w:val="none" w:sz="0" w:space="0" w:color="auto"/>
                    <w:left w:val="none" w:sz="0" w:space="0" w:color="auto"/>
                    <w:bottom w:val="none" w:sz="0" w:space="0" w:color="auto"/>
                    <w:right w:val="none" w:sz="0" w:space="0" w:color="auto"/>
                  </w:divBdr>
                </w:div>
                <w:div w:id="1928339457">
                  <w:marLeft w:val="640"/>
                  <w:marRight w:val="0"/>
                  <w:marTop w:val="0"/>
                  <w:marBottom w:val="0"/>
                  <w:divBdr>
                    <w:top w:val="none" w:sz="0" w:space="0" w:color="auto"/>
                    <w:left w:val="none" w:sz="0" w:space="0" w:color="auto"/>
                    <w:bottom w:val="none" w:sz="0" w:space="0" w:color="auto"/>
                    <w:right w:val="none" w:sz="0" w:space="0" w:color="auto"/>
                  </w:divBdr>
                </w:div>
                <w:div w:id="1347170805">
                  <w:marLeft w:val="640"/>
                  <w:marRight w:val="0"/>
                  <w:marTop w:val="0"/>
                  <w:marBottom w:val="0"/>
                  <w:divBdr>
                    <w:top w:val="none" w:sz="0" w:space="0" w:color="auto"/>
                    <w:left w:val="none" w:sz="0" w:space="0" w:color="auto"/>
                    <w:bottom w:val="none" w:sz="0" w:space="0" w:color="auto"/>
                    <w:right w:val="none" w:sz="0" w:space="0" w:color="auto"/>
                  </w:divBdr>
                </w:div>
                <w:div w:id="254755746">
                  <w:marLeft w:val="640"/>
                  <w:marRight w:val="0"/>
                  <w:marTop w:val="0"/>
                  <w:marBottom w:val="0"/>
                  <w:divBdr>
                    <w:top w:val="none" w:sz="0" w:space="0" w:color="auto"/>
                    <w:left w:val="none" w:sz="0" w:space="0" w:color="auto"/>
                    <w:bottom w:val="none" w:sz="0" w:space="0" w:color="auto"/>
                    <w:right w:val="none" w:sz="0" w:space="0" w:color="auto"/>
                  </w:divBdr>
                </w:div>
                <w:div w:id="1224488423">
                  <w:marLeft w:val="640"/>
                  <w:marRight w:val="0"/>
                  <w:marTop w:val="0"/>
                  <w:marBottom w:val="0"/>
                  <w:divBdr>
                    <w:top w:val="none" w:sz="0" w:space="0" w:color="auto"/>
                    <w:left w:val="none" w:sz="0" w:space="0" w:color="auto"/>
                    <w:bottom w:val="none" w:sz="0" w:space="0" w:color="auto"/>
                    <w:right w:val="none" w:sz="0" w:space="0" w:color="auto"/>
                  </w:divBdr>
                </w:div>
                <w:div w:id="99495759">
                  <w:marLeft w:val="640"/>
                  <w:marRight w:val="0"/>
                  <w:marTop w:val="0"/>
                  <w:marBottom w:val="0"/>
                  <w:divBdr>
                    <w:top w:val="none" w:sz="0" w:space="0" w:color="auto"/>
                    <w:left w:val="none" w:sz="0" w:space="0" w:color="auto"/>
                    <w:bottom w:val="none" w:sz="0" w:space="0" w:color="auto"/>
                    <w:right w:val="none" w:sz="0" w:space="0" w:color="auto"/>
                  </w:divBdr>
                </w:div>
                <w:div w:id="79446007">
                  <w:marLeft w:val="640"/>
                  <w:marRight w:val="0"/>
                  <w:marTop w:val="0"/>
                  <w:marBottom w:val="0"/>
                  <w:divBdr>
                    <w:top w:val="none" w:sz="0" w:space="0" w:color="auto"/>
                    <w:left w:val="none" w:sz="0" w:space="0" w:color="auto"/>
                    <w:bottom w:val="none" w:sz="0" w:space="0" w:color="auto"/>
                    <w:right w:val="none" w:sz="0" w:space="0" w:color="auto"/>
                  </w:divBdr>
                </w:div>
                <w:div w:id="1893612224">
                  <w:marLeft w:val="640"/>
                  <w:marRight w:val="0"/>
                  <w:marTop w:val="0"/>
                  <w:marBottom w:val="0"/>
                  <w:divBdr>
                    <w:top w:val="none" w:sz="0" w:space="0" w:color="auto"/>
                    <w:left w:val="none" w:sz="0" w:space="0" w:color="auto"/>
                    <w:bottom w:val="none" w:sz="0" w:space="0" w:color="auto"/>
                    <w:right w:val="none" w:sz="0" w:space="0" w:color="auto"/>
                  </w:divBdr>
                </w:div>
                <w:div w:id="2077629083">
                  <w:marLeft w:val="640"/>
                  <w:marRight w:val="0"/>
                  <w:marTop w:val="0"/>
                  <w:marBottom w:val="0"/>
                  <w:divBdr>
                    <w:top w:val="none" w:sz="0" w:space="0" w:color="auto"/>
                    <w:left w:val="none" w:sz="0" w:space="0" w:color="auto"/>
                    <w:bottom w:val="none" w:sz="0" w:space="0" w:color="auto"/>
                    <w:right w:val="none" w:sz="0" w:space="0" w:color="auto"/>
                  </w:divBdr>
                </w:div>
                <w:div w:id="1235622029">
                  <w:marLeft w:val="640"/>
                  <w:marRight w:val="0"/>
                  <w:marTop w:val="0"/>
                  <w:marBottom w:val="0"/>
                  <w:divBdr>
                    <w:top w:val="none" w:sz="0" w:space="0" w:color="auto"/>
                    <w:left w:val="none" w:sz="0" w:space="0" w:color="auto"/>
                    <w:bottom w:val="none" w:sz="0" w:space="0" w:color="auto"/>
                    <w:right w:val="none" w:sz="0" w:space="0" w:color="auto"/>
                  </w:divBdr>
                </w:div>
                <w:div w:id="2009284467">
                  <w:marLeft w:val="640"/>
                  <w:marRight w:val="0"/>
                  <w:marTop w:val="0"/>
                  <w:marBottom w:val="0"/>
                  <w:divBdr>
                    <w:top w:val="none" w:sz="0" w:space="0" w:color="auto"/>
                    <w:left w:val="none" w:sz="0" w:space="0" w:color="auto"/>
                    <w:bottom w:val="none" w:sz="0" w:space="0" w:color="auto"/>
                    <w:right w:val="none" w:sz="0" w:space="0" w:color="auto"/>
                  </w:divBdr>
                </w:div>
                <w:div w:id="882837384">
                  <w:marLeft w:val="640"/>
                  <w:marRight w:val="0"/>
                  <w:marTop w:val="0"/>
                  <w:marBottom w:val="0"/>
                  <w:divBdr>
                    <w:top w:val="none" w:sz="0" w:space="0" w:color="auto"/>
                    <w:left w:val="none" w:sz="0" w:space="0" w:color="auto"/>
                    <w:bottom w:val="none" w:sz="0" w:space="0" w:color="auto"/>
                    <w:right w:val="none" w:sz="0" w:space="0" w:color="auto"/>
                  </w:divBdr>
                </w:div>
                <w:div w:id="1946113361">
                  <w:marLeft w:val="640"/>
                  <w:marRight w:val="0"/>
                  <w:marTop w:val="0"/>
                  <w:marBottom w:val="0"/>
                  <w:divBdr>
                    <w:top w:val="none" w:sz="0" w:space="0" w:color="auto"/>
                    <w:left w:val="none" w:sz="0" w:space="0" w:color="auto"/>
                    <w:bottom w:val="none" w:sz="0" w:space="0" w:color="auto"/>
                    <w:right w:val="none" w:sz="0" w:space="0" w:color="auto"/>
                  </w:divBdr>
                </w:div>
                <w:div w:id="556212160">
                  <w:marLeft w:val="640"/>
                  <w:marRight w:val="0"/>
                  <w:marTop w:val="0"/>
                  <w:marBottom w:val="0"/>
                  <w:divBdr>
                    <w:top w:val="none" w:sz="0" w:space="0" w:color="auto"/>
                    <w:left w:val="none" w:sz="0" w:space="0" w:color="auto"/>
                    <w:bottom w:val="none" w:sz="0" w:space="0" w:color="auto"/>
                    <w:right w:val="none" w:sz="0" w:space="0" w:color="auto"/>
                  </w:divBdr>
                </w:div>
                <w:div w:id="615058817">
                  <w:marLeft w:val="640"/>
                  <w:marRight w:val="0"/>
                  <w:marTop w:val="0"/>
                  <w:marBottom w:val="0"/>
                  <w:divBdr>
                    <w:top w:val="none" w:sz="0" w:space="0" w:color="auto"/>
                    <w:left w:val="none" w:sz="0" w:space="0" w:color="auto"/>
                    <w:bottom w:val="none" w:sz="0" w:space="0" w:color="auto"/>
                    <w:right w:val="none" w:sz="0" w:space="0" w:color="auto"/>
                  </w:divBdr>
                </w:div>
                <w:div w:id="137109885">
                  <w:marLeft w:val="640"/>
                  <w:marRight w:val="0"/>
                  <w:marTop w:val="0"/>
                  <w:marBottom w:val="0"/>
                  <w:divBdr>
                    <w:top w:val="none" w:sz="0" w:space="0" w:color="auto"/>
                    <w:left w:val="none" w:sz="0" w:space="0" w:color="auto"/>
                    <w:bottom w:val="none" w:sz="0" w:space="0" w:color="auto"/>
                    <w:right w:val="none" w:sz="0" w:space="0" w:color="auto"/>
                  </w:divBdr>
                </w:div>
                <w:div w:id="1474370463">
                  <w:marLeft w:val="640"/>
                  <w:marRight w:val="0"/>
                  <w:marTop w:val="0"/>
                  <w:marBottom w:val="0"/>
                  <w:divBdr>
                    <w:top w:val="none" w:sz="0" w:space="0" w:color="auto"/>
                    <w:left w:val="none" w:sz="0" w:space="0" w:color="auto"/>
                    <w:bottom w:val="none" w:sz="0" w:space="0" w:color="auto"/>
                    <w:right w:val="none" w:sz="0" w:space="0" w:color="auto"/>
                  </w:divBdr>
                </w:div>
                <w:div w:id="844054109">
                  <w:marLeft w:val="640"/>
                  <w:marRight w:val="0"/>
                  <w:marTop w:val="0"/>
                  <w:marBottom w:val="0"/>
                  <w:divBdr>
                    <w:top w:val="none" w:sz="0" w:space="0" w:color="auto"/>
                    <w:left w:val="none" w:sz="0" w:space="0" w:color="auto"/>
                    <w:bottom w:val="none" w:sz="0" w:space="0" w:color="auto"/>
                    <w:right w:val="none" w:sz="0" w:space="0" w:color="auto"/>
                  </w:divBdr>
                </w:div>
                <w:div w:id="354355122">
                  <w:marLeft w:val="640"/>
                  <w:marRight w:val="0"/>
                  <w:marTop w:val="0"/>
                  <w:marBottom w:val="0"/>
                  <w:divBdr>
                    <w:top w:val="none" w:sz="0" w:space="0" w:color="auto"/>
                    <w:left w:val="none" w:sz="0" w:space="0" w:color="auto"/>
                    <w:bottom w:val="none" w:sz="0" w:space="0" w:color="auto"/>
                    <w:right w:val="none" w:sz="0" w:space="0" w:color="auto"/>
                  </w:divBdr>
                </w:div>
                <w:div w:id="885215988">
                  <w:marLeft w:val="640"/>
                  <w:marRight w:val="0"/>
                  <w:marTop w:val="0"/>
                  <w:marBottom w:val="0"/>
                  <w:divBdr>
                    <w:top w:val="none" w:sz="0" w:space="0" w:color="auto"/>
                    <w:left w:val="none" w:sz="0" w:space="0" w:color="auto"/>
                    <w:bottom w:val="none" w:sz="0" w:space="0" w:color="auto"/>
                    <w:right w:val="none" w:sz="0" w:space="0" w:color="auto"/>
                  </w:divBdr>
                </w:div>
                <w:div w:id="1863396772">
                  <w:marLeft w:val="640"/>
                  <w:marRight w:val="0"/>
                  <w:marTop w:val="0"/>
                  <w:marBottom w:val="0"/>
                  <w:divBdr>
                    <w:top w:val="none" w:sz="0" w:space="0" w:color="auto"/>
                    <w:left w:val="none" w:sz="0" w:space="0" w:color="auto"/>
                    <w:bottom w:val="none" w:sz="0" w:space="0" w:color="auto"/>
                    <w:right w:val="none" w:sz="0" w:space="0" w:color="auto"/>
                  </w:divBdr>
                </w:div>
              </w:divsChild>
            </w:div>
            <w:div w:id="863522286">
              <w:marLeft w:val="0"/>
              <w:marRight w:val="0"/>
              <w:marTop w:val="0"/>
              <w:marBottom w:val="0"/>
              <w:divBdr>
                <w:top w:val="none" w:sz="0" w:space="0" w:color="auto"/>
                <w:left w:val="none" w:sz="0" w:space="0" w:color="auto"/>
                <w:bottom w:val="none" w:sz="0" w:space="0" w:color="auto"/>
                <w:right w:val="none" w:sz="0" w:space="0" w:color="auto"/>
              </w:divBdr>
              <w:divsChild>
                <w:div w:id="1591693089">
                  <w:marLeft w:val="640"/>
                  <w:marRight w:val="0"/>
                  <w:marTop w:val="0"/>
                  <w:marBottom w:val="0"/>
                  <w:divBdr>
                    <w:top w:val="none" w:sz="0" w:space="0" w:color="auto"/>
                    <w:left w:val="none" w:sz="0" w:space="0" w:color="auto"/>
                    <w:bottom w:val="none" w:sz="0" w:space="0" w:color="auto"/>
                    <w:right w:val="none" w:sz="0" w:space="0" w:color="auto"/>
                  </w:divBdr>
                </w:div>
                <w:div w:id="1015810215">
                  <w:marLeft w:val="640"/>
                  <w:marRight w:val="0"/>
                  <w:marTop w:val="0"/>
                  <w:marBottom w:val="0"/>
                  <w:divBdr>
                    <w:top w:val="none" w:sz="0" w:space="0" w:color="auto"/>
                    <w:left w:val="none" w:sz="0" w:space="0" w:color="auto"/>
                    <w:bottom w:val="none" w:sz="0" w:space="0" w:color="auto"/>
                    <w:right w:val="none" w:sz="0" w:space="0" w:color="auto"/>
                  </w:divBdr>
                </w:div>
                <w:div w:id="185365772">
                  <w:marLeft w:val="640"/>
                  <w:marRight w:val="0"/>
                  <w:marTop w:val="0"/>
                  <w:marBottom w:val="0"/>
                  <w:divBdr>
                    <w:top w:val="none" w:sz="0" w:space="0" w:color="auto"/>
                    <w:left w:val="none" w:sz="0" w:space="0" w:color="auto"/>
                    <w:bottom w:val="none" w:sz="0" w:space="0" w:color="auto"/>
                    <w:right w:val="none" w:sz="0" w:space="0" w:color="auto"/>
                  </w:divBdr>
                </w:div>
                <w:div w:id="1745835339">
                  <w:marLeft w:val="640"/>
                  <w:marRight w:val="0"/>
                  <w:marTop w:val="0"/>
                  <w:marBottom w:val="0"/>
                  <w:divBdr>
                    <w:top w:val="none" w:sz="0" w:space="0" w:color="auto"/>
                    <w:left w:val="none" w:sz="0" w:space="0" w:color="auto"/>
                    <w:bottom w:val="none" w:sz="0" w:space="0" w:color="auto"/>
                    <w:right w:val="none" w:sz="0" w:space="0" w:color="auto"/>
                  </w:divBdr>
                </w:div>
                <w:div w:id="1149639913">
                  <w:marLeft w:val="640"/>
                  <w:marRight w:val="0"/>
                  <w:marTop w:val="0"/>
                  <w:marBottom w:val="0"/>
                  <w:divBdr>
                    <w:top w:val="none" w:sz="0" w:space="0" w:color="auto"/>
                    <w:left w:val="none" w:sz="0" w:space="0" w:color="auto"/>
                    <w:bottom w:val="none" w:sz="0" w:space="0" w:color="auto"/>
                    <w:right w:val="none" w:sz="0" w:space="0" w:color="auto"/>
                  </w:divBdr>
                </w:div>
                <w:div w:id="611589684">
                  <w:marLeft w:val="640"/>
                  <w:marRight w:val="0"/>
                  <w:marTop w:val="0"/>
                  <w:marBottom w:val="0"/>
                  <w:divBdr>
                    <w:top w:val="none" w:sz="0" w:space="0" w:color="auto"/>
                    <w:left w:val="none" w:sz="0" w:space="0" w:color="auto"/>
                    <w:bottom w:val="none" w:sz="0" w:space="0" w:color="auto"/>
                    <w:right w:val="none" w:sz="0" w:space="0" w:color="auto"/>
                  </w:divBdr>
                </w:div>
                <w:div w:id="1291132680">
                  <w:marLeft w:val="640"/>
                  <w:marRight w:val="0"/>
                  <w:marTop w:val="0"/>
                  <w:marBottom w:val="0"/>
                  <w:divBdr>
                    <w:top w:val="none" w:sz="0" w:space="0" w:color="auto"/>
                    <w:left w:val="none" w:sz="0" w:space="0" w:color="auto"/>
                    <w:bottom w:val="none" w:sz="0" w:space="0" w:color="auto"/>
                    <w:right w:val="none" w:sz="0" w:space="0" w:color="auto"/>
                  </w:divBdr>
                </w:div>
                <w:div w:id="1965766463">
                  <w:marLeft w:val="640"/>
                  <w:marRight w:val="0"/>
                  <w:marTop w:val="0"/>
                  <w:marBottom w:val="0"/>
                  <w:divBdr>
                    <w:top w:val="none" w:sz="0" w:space="0" w:color="auto"/>
                    <w:left w:val="none" w:sz="0" w:space="0" w:color="auto"/>
                    <w:bottom w:val="none" w:sz="0" w:space="0" w:color="auto"/>
                    <w:right w:val="none" w:sz="0" w:space="0" w:color="auto"/>
                  </w:divBdr>
                </w:div>
                <w:div w:id="18628996">
                  <w:marLeft w:val="640"/>
                  <w:marRight w:val="0"/>
                  <w:marTop w:val="0"/>
                  <w:marBottom w:val="0"/>
                  <w:divBdr>
                    <w:top w:val="none" w:sz="0" w:space="0" w:color="auto"/>
                    <w:left w:val="none" w:sz="0" w:space="0" w:color="auto"/>
                    <w:bottom w:val="none" w:sz="0" w:space="0" w:color="auto"/>
                    <w:right w:val="none" w:sz="0" w:space="0" w:color="auto"/>
                  </w:divBdr>
                </w:div>
                <w:div w:id="1986546343">
                  <w:marLeft w:val="640"/>
                  <w:marRight w:val="0"/>
                  <w:marTop w:val="0"/>
                  <w:marBottom w:val="0"/>
                  <w:divBdr>
                    <w:top w:val="none" w:sz="0" w:space="0" w:color="auto"/>
                    <w:left w:val="none" w:sz="0" w:space="0" w:color="auto"/>
                    <w:bottom w:val="none" w:sz="0" w:space="0" w:color="auto"/>
                    <w:right w:val="none" w:sz="0" w:space="0" w:color="auto"/>
                  </w:divBdr>
                </w:div>
                <w:div w:id="375593574">
                  <w:marLeft w:val="640"/>
                  <w:marRight w:val="0"/>
                  <w:marTop w:val="0"/>
                  <w:marBottom w:val="0"/>
                  <w:divBdr>
                    <w:top w:val="none" w:sz="0" w:space="0" w:color="auto"/>
                    <w:left w:val="none" w:sz="0" w:space="0" w:color="auto"/>
                    <w:bottom w:val="none" w:sz="0" w:space="0" w:color="auto"/>
                    <w:right w:val="none" w:sz="0" w:space="0" w:color="auto"/>
                  </w:divBdr>
                </w:div>
                <w:div w:id="1366950384">
                  <w:marLeft w:val="640"/>
                  <w:marRight w:val="0"/>
                  <w:marTop w:val="0"/>
                  <w:marBottom w:val="0"/>
                  <w:divBdr>
                    <w:top w:val="none" w:sz="0" w:space="0" w:color="auto"/>
                    <w:left w:val="none" w:sz="0" w:space="0" w:color="auto"/>
                    <w:bottom w:val="none" w:sz="0" w:space="0" w:color="auto"/>
                    <w:right w:val="none" w:sz="0" w:space="0" w:color="auto"/>
                  </w:divBdr>
                </w:div>
                <w:div w:id="1343239854">
                  <w:marLeft w:val="640"/>
                  <w:marRight w:val="0"/>
                  <w:marTop w:val="0"/>
                  <w:marBottom w:val="0"/>
                  <w:divBdr>
                    <w:top w:val="none" w:sz="0" w:space="0" w:color="auto"/>
                    <w:left w:val="none" w:sz="0" w:space="0" w:color="auto"/>
                    <w:bottom w:val="none" w:sz="0" w:space="0" w:color="auto"/>
                    <w:right w:val="none" w:sz="0" w:space="0" w:color="auto"/>
                  </w:divBdr>
                </w:div>
                <w:div w:id="1491798432">
                  <w:marLeft w:val="640"/>
                  <w:marRight w:val="0"/>
                  <w:marTop w:val="0"/>
                  <w:marBottom w:val="0"/>
                  <w:divBdr>
                    <w:top w:val="none" w:sz="0" w:space="0" w:color="auto"/>
                    <w:left w:val="none" w:sz="0" w:space="0" w:color="auto"/>
                    <w:bottom w:val="none" w:sz="0" w:space="0" w:color="auto"/>
                    <w:right w:val="none" w:sz="0" w:space="0" w:color="auto"/>
                  </w:divBdr>
                </w:div>
                <w:div w:id="978419251">
                  <w:marLeft w:val="640"/>
                  <w:marRight w:val="0"/>
                  <w:marTop w:val="0"/>
                  <w:marBottom w:val="0"/>
                  <w:divBdr>
                    <w:top w:val="none" w:sz="0" w:space="0" w:color="auto"/>
                    <w:left w:val="none" w:sz="0" w:space="0" w:color="auto"/>
                    <w:bottom w:val="none" w:sz="0" w:space="0" w:color="auto"/>
                    <w:right w:val="none" w:sz="0" w:space="0" w:color="auto"/>
                  </w:divBdr>
                </w:div>
                <w:div w:id="189153526">
                  <w:marLeft w:val="640"/>
                  <w:marRight w:val="0"/>
                  <w:marTop w:val="0"/>
                  <w:marBottom w:val="0"/>
                  <w:divBdr>
                    <w:top w:val="none" w:sz="0" w:space="0" w:color="auto"/>
                    <w:left w:val="none" w:sz="0" w:space="0" w:color="auto"/>
                    <w:bottom w:val="none" w:sz="0" w:space="0" w:color="auto"/>
                    <w:right w:val="none" w:sz="0" w:space="0" w:color="auto"/>
                  </w:divBdr>
                </w:div>
                <w:div w:id="1185284470">
                  <w:marLeft w:val="640"/>
                  <w:marRight w:val="0"/>
                  <w:marTop w:val="0"/>
                  <w:marBottom w:val="0"/>
                  <w:divBdr>
                    <w:top w:val="none" w:sz="0" w:space="0" w:color="auto"/>
                    <w:left w:val="none" w:sz="0" w:space="0" w:color="auto"/>
                    <w:bottom w:val="none" w:sz="0" w:space="0" w:color="auto"/>
                    <w:right w:val="none" w:sz="0" w:space="0" w:color="auto"/>
                  </w:divBdr>
                </w:div>
                <w:div w:id="236207681">
                  <w:marLeft w:val="640"/>
                  <w:marRight w:val="0"/>
                  <w:marTop w:val="0"/>
                  <w:marBottom w:val="0"/>
                  <w:divBdr>
                    <w:top w:val="none" w:sz="0" w:space="0" w:color="auto"/>
                    <w:left w:val="none" w:sz="0" w:space="0" w:color="auto"/>
                    <w:bottom w:val="none" w:sz="0" w:space="0" w:color="auto"/>
                    <w:right w:val="none" w:sz="0" w:space="0" w:color="auto"/>
                  </w:divBdr>
                </w:div>
                <w:div w:id="1565675288">
                  <w:marLeft w:val="640"/>
                  <w:marRight w:val="0"/>
                  <w:marTop w:val="0"/>
                  <w:marBottom w:val="0"/>
                  <w:divBdr>
                    <w:top w:val="none" w:sz="0" w:space="0" w:color="auto"/>
                    <w:left w:val="none" w:sz="0" w:space="0" w:color="auto"/>
                    <w:bottom w:val="none" w:sz="0" w:space="0" w:color="auto"/>
                    <w:right w:val="none" w:sz="0" w:space="0" w:color="auto"/>
                  </w:divBdr>
                </w:div>
                <w:div w:id="1914896463">
                  <w:marLeft w:val="640"/>
                  <w:marRight w:val="0"/>
                  <w:marTop w:val="0"/>
                  <w:marBottom w:val="0"/>
                  <w:divBdr>
                    <w:top w:val="none" w:sz="0" w:space="0" w:color="auto"/>
                    <w:left w:val="none" w:sz="0" w:space="0" w:color="auto"/>
                    <w:bottom w:val="none" w:sz="0" w:space="0" w:color="auto"/>
                    <w:right w:val="none" w:sz="0" w:space="0" w:color="auto"/>
                  </w:divBdr>
                </w:div>
                <w:div w:id="1420984134">
                  <w:marLeft w:val="640"/>
                  <w:marRight w:val="0"/>
                  <w:marTop w:val="0"/>
                  <w:marBottom w:val="0"/>
                  <w:divBdr>
                    <w:top w:val="none" w:sz="0" w:space="0" w:color="auto"/>
                    <w:left w:val="none" w:sz="0" w:space="0" w:color="auto"/>
                    <w:bottom w:val="none" w:sz="0" w:space="0" w:color="auto"/>
                    <w:right w:val="none" w:sz="0" w:space="0" w:color="auto"/>
                  </w:divBdr>
                </w:div>
                <w:div w:id="1478183123">
                  <w:marLeft w:val="640"/>
                  <w:marRight w:val="0"/>
                  <w:marTop w:val="0"/>
                  <w:marBottom w:val="0"/>
                  <w:divBdr>
                    <w:top w:val="none" w:sz="0" w:space="0" w:color="auto"/>
                    <w:left w:val="none" w:sz="0" w:space="0" w:color="auto"/>
                    <w:bottom w:val="none" w:sz="0" w:space="0" w:color="auto"/>
                    <w:right w:val="none" w:sz="0" w:space="0" w:color="auto"/>
                  </w:divBdr>
                </w:div>
                <w:div w:id="1562864190">
                  <w:marLeft w:val="640"/>
                  <w:marRight w:val="0"/>
                  <w:marTop w:val="0"/>
                  <w:marBottom w:val="0"/>
                  <w:divBdr>
                    <w:top w:val="none" w:sz="0" w:space="0" w:color="auto"/>
                    <w:left w:val="none" w:sz="0" w:space="0" w:color="auto"/>
                    <w:bottom w:val="none" w:sz="0" w:space="0" w:color="auto"/>
                    <w:right w:val="none" w:sz="0" w:space="0" w:color="auto"/>
                  </w:divBdr>
                </w:div>
                <w:div w:id="41828213">
                  <w:marLeft w:val="640"/>
                  <w:marRight w:val="0"/>
                  <w:marTop w:val="0"/>
                  <w:marBottom w:val="0"/>
                  <w:divBdr>
                    <w:top w:val="none" w:sz="0" w:space="0" w:color="auto"/>
                    <w:left w:val="none" w:sz="0" w:space="0" w:color="auto"/>
                    <w:bottom w:val="none" w:sz="0" w:space="0" w:color="auto"/>
                    <w:right w:val="none" w:sz="0" w:space="0" w:color="auto"/>
                  </w:divBdr>
                </w:div>
                <w:div w:id="1945766089">
                  <w:marLeft w:val="640"/>
                  <w:marRight w:val="0"/>
                  <w:marTop w:val="0"/>
                  <w:marBottom w:val="0"/>
                  <w:divBdr>
                    <w:top w:val="none" w:sz="0" w:space="0" w:color="auto"/>
                    <w:left w:val="none" w:sz="0" w:space="0" w:color="auto"/>
                    <w:bottom w:val="none" w:sz="0" w:space="0" w:color="auto"/>
                    <w:right w:val="none" w:sz="0" w:space="0" w:color="auto"/>
                  </w:divBdr>
                </w:div>
                <w:div w:id="92672650">
                  <w:marLeft w:val="640"/>
                  <w:marRight w:val="0"/>
                  <w:marTop w:val="0"/>
                  <w:marBottom w:val="0"/>
                  <w:divBdr>
                    <w:top w:val="none" w:sz="0" w:space="0" w:color="auto"/>
                    <w:left w:val="none" w:sz="0" w:space="0" w:color="auto"/>
                    <w:bottom w:val="none" w:sz="0" w:space="0" w:color="auto"/>
                    <w:right w:val="none" w:sz="0" w:space="0" w:color="auto"/>
                  </w:divBdr>
                </w:div>
                <w:div w:id="1321810726">
                  <w:marLeft w:val="640"/>
                  <w:marRight w:val="0"/>
                  <w:marTop w:val="0"/>
                  <w:marBottom w:val="0"/>
                  <w:divBdr>
                    <w:top w:val="none" w:sz="0" w:space="0" w:color="auto"/>
                    <w:left w:val="none" w:sz="0" w:space="0" w:color="auto"/>
                    <w:bottom w:val="none" w:sz="0" w:space="0" w:color="auto"/>
                    <w:right w:val="none" w:sz="0" w:space="0" w:color="auto"/>
                  </w:divBdr>
                </w:div>
                <w:div w:id="1258640518">
                  <w:marLeft w:val="640"/>
                  <w:marRight w:val="0"/>
                  <w:marTop w:val="0"/>
                  <w:marBottom w:val="0"/>
                  <w:divBdr>
                    <w:top w:val="none" w:sz="0" w:space="0" w:color="auto"/>
                    <w:left w:val="none" w:sz="0" w:space="0" w:color="auto"/>
                    <w:bottom w:val="none" w:sz="0" w:space="0" w:color="auto"/>
                    <w:right w:val="none" w:sz="0" w:space="0" w:color="auto"/>
                  </w:divBdr>
                </w:div>
                <w:div w:id="1292596641">
                  <w:marLeft w:val="640"/>
                  <w:marRight w:val="0"/>
                  <w:marTop w:val="0"/>
                  <w:marBottom w:val="0"/>
                  <w:divBdr>
                    <w:top w:val="none" w:sz="0" w:space="0" w:color="auto"/>
                    <w:left w:val="none" w:sz="0" w:space="0" w:color="auto"/>
                    <w:bottom w:val="none" w:sz="0" w:space="0" w:color="auto"/>
                    <w:right w:val="none" w:sz="0" w:space="0" w:color="auto"/>
                  </w:divBdr>
                </w:div>
                <w:div w:id="1165318694">
                  <w:marLeft w:val="640"/>
                  <w:marRight w:val="0"/>
                  <w:marTop w:val="0"/>
                  <w:marBottom w:val="0"/>
                  <w:divBdr>
                    <w:top w:val="none" w:sz="0" w:space="0" w:color="auto"/>
                    <w:left w:val="none" w:sz="0" w:space="0" w:color="auto"/>
                    <w:bottom w:val="none" w:sz="0" w:space="0" w:color="auto"/>
                    <w:right w:val="none" w:sz="0" w:space="0" w:color="auto"/>
                  </w:divBdr>
                </w:div>
                <w:div w:id="2111778671">
                  <w:marLeft w:val="640"/>
                  <w:marRight w:val="0"/>
                  <w:marTop w:val="0"/>
                  <w:marBottom w:val="0"/>
                  <w:divBdr>
                    <w:top w:val="none" w:sz="0" w:space="0" w:color="auto"/>
                    <w:left w:val="none" w:sz="0" w:space="0" w:color="auto"/>
                    <w:bottom w:val="none" w:sz="0" w:space="0" w:color="auto"/>
                    <w:right w:val="none" w:sz="0" w:space="0" w:color="auto"/>
                  </w:divBdr>
                </w:div>
                <w:div w:id="1536695960">
                  <w:marLeft w:val="640"/>
                  <w:marRight w:val="0"/>
                  <w:marTop w:val="0"/>
                  <w:marBottom w:val="0"/>
                  <w:divBdr>
                    <w:top w:val="none" w:sz="0" w:space="0" w:color="auto"/>
                    <w:left w:val="none" w:sz="0" w:space="0" w:color="auto"/>
                    <w:bottom w:val="none" w:sz="0" w:space="0" w:color="auto"/>
                    <w:right w:val="none" w:sz="0" w:space="0" w:color="auto"/>
                  </w:divBdr>
                </w:div>
                <w:div w:id="1061293797">
                  <w:marLeft w:val="640"/>
                  <w:marRight w:val="0"/>
                  <w:marTop w:val="0"/>
                  <w:marBottom w:val="0"/>
                  <w:divBdr>
                    <w:top w:val="none" w:sz="0" w:space="0" w:color="auto"/>
                    <w:left w:val="none" w:sz="0" w:space="0" w:color="auto"/>
                    <w:bottom w:val="none" w:sz="0" w:space="0" w:color="auto"/>
                    <w:right w:val="none" w:sz="0" w:space="0" w:color="auto"/>
                  </w:divBdr>
                </w:div>
                <w:div w:id="1841042744">
                  <w:marLeft w:val="640"/>
                  <w:marRight w:val="0"/>
                  <w:marTop w:val="0"/>
                  <w:marBottom w:val="0"/>
                  <w:divBdr>
                    <w:top w:val="none" w:sz="0" w:space="0" w:color="auto"/>
                    <w:left w:val="none" w:sz="0" w:space="0" w:color="auto"/>
                    <w:bottom w:val="none" w:sz="0" w:space="0" w:color="auto"/>
                    <w:right w:val="none" w:sz="0" w:space="0" w:color="auto"/>
                  </w:divBdr>
                </w:div>
                <w:div w:id="195701203">
                  <w:marLeft w:val="640"/>
                  <w:marRight w:val="0"/>
                  <w:marTop w:val="0"/>
                  <w:marBottom w:val="0"/>
                  <w:divBdr>
                    <w:top w:val="none" w:sz="0" w:space="0" w:color="auto"/>
                    <w:left w:val="none" w:sz="0" w:space="0" w:color="auto"/>
                    <w:bottom w:val="none" w:sz="0" w:space="0" w:color="auto"/>
                    <w:right w:val="none" w:sz="0" w:space="0" w:color="auto"/>
                  </w:divBdr>
                </w:div>
                <w:div w:id="501898716">
                  <w:marLeft w:val="640"/>
                  <w:marRight w:val="0"/>
                  <w:marTop w:val="0"/>
                  <w:marBottom w:val="0"/>
                  <w:divBdr>
                    <w:top w:val="none" w:sz="0" w:space="0" w:color="auto"/>
                    <w:left w:val="none" w:sz="0" w:space="0" w:color="auto"/>
                    <w:bottom w:val="none" w:sz="0" w:space="0" w:color="auto"/>
                    <w:right w:val="none" w:sz="0" w:space="0" w:color="auto"/>
                  </w:divBdr>
                </w:div>
                <w:div w:id="1979453780">
                  <w:marLeft w:val="640"/>
                  <w:marRight w:val="0"/>
                  <w:marTop w:val="0"/>
                  <w:marBottom w:val="0"/>
                  <w:divBdr>
                    <w:top w:val="none" w:sz="0" w:space="0" w:color="auto"/>
                    <w:left w:val="none" w:sz="0" w:space="0" w:color="auto"/>
                    <w:bottom w:val="none" w:sz="0" w:space="0" w:color="auto"/>
                    <w:right w:val="none" w:sz="0" w:space="0" w:color="auto"/>
                  </w:divBdr>
                </w:div>
                <w:div w:id="1568883847">
                  <w:marLeft w:val="640"/>
                  <w:marRight w:val="0"/>
                  <w:marTop w:val="0"/>
                  <w:marBottom w:val="0"/>
                  <w:divBdr>
                    <w:top w:val="none" w:sz="0" w:space="0" w:color="auto"/>
                    <w:left w:val="none" w:sz="0" w:space="0" w:color="auto"/>
                    <w:bottom w:val="none" w:sz="0" w:space="0" w:color="auto"/>
                    <w:right w:val="none" w:sz="0" w:space="0" w:color="auto"/>
                  </w:divBdr>
                </w:div>
                <w:div w:id="363867139">
                  <w:marLeft w:val="640"/>
                  <w:marRight w:val="0"/>
                  <w:marTop w:val="0"/>
                  <w:marBottom w:val="0"/>
                  <w:divBdr>
                    <w:top w:val="none" w:sz="0" w:space="0" w:color="auto"/>
                    <w:left w:val="none" w:sz="0" w:space="0" w:color="auto"/>
                    <w:bottom w:val="none" w:sz="0" w:space="0" w:color="auto"/>
                    <w:right w:val="none" w:sz="0" w:space="0" w:color="auto"/>
                  </w:divBdr>
                </w:div>
                <w:div w:id="1923640336">
                  <w:marLeft w:val="640"/>
                  <w:marRight w:val="0"/>
                  <w:marTop w:val="0"/>
                  <w:marBottom w:val="0"/>
                  <w:divBdr>
                    <w:top w:val="none" w:sz="0" w:space="0" w:color="auto"/>
                    <w:left w:val="none" w:sz="0" w:space="0" w:color="auto"/>
                    <w:bottom w:val="none" w:sz="0" w:space="0" w:color="auto"/>
                    <w:right w:val="none" w:sz="0" w:space="0" w:color="auto"/>
                  </w:divBdr>
                </w:div>
                <w:div w:id="1463885302">
                  <w:marLeft w:val="640"/>
                  <w:marRight w:val="0"/>
                  <w:marTop w:val="0"/>
                  <w:marBottom w:val="0"/>
                  <w:divBdr>
                    <w:top w:val="none" w:sz="0" w:space="0" w:color="auto"/>
                    <w:left w:val="none" w:sz="0" w:space="0" w:color="auto"/>
                    <w:bottom w:val="none" w:sz="0" w:space="0" w:color="auto"/>
                    <w:right w:val="none" w:sz="0" w:space="0" w:color="auto"/>
                  </w:divBdr>
                </w:div>
                <w:div w:id="1775980241">
                  <w:marLeft w:val="640"/>
                  <w:marRight w:val="0"/>
                  <w:marTop w:val="0"/>
                  <w:marBottom w:val="0"/>
                  <w:divBdr>
                    <w:top w:val="none" w:sz="0" w:space="0" w:color="auto"/>
                    <w:left w:val="none" w:sz="0" w:space="0" w:color="auto"/>
                    <w:bottom w:val="none" w:sz="0" w:space="0" w:color="auto"/>
                    <w:right w:val="none" w:sz="0" w:space="0" w:color="auto"/>
                  </w:divBdr>
                </w:div>
                <w:div w:id="922765105">
                  <w:marLeft w:val="640"/>
                  <w:marRight w:val="0"/>
                  <w:marTop w:val="0"/>
                  <w:marBottom w:val="0"/>
                  <w:divBdr>
                    <w:top w:val="none" w:sz="0" w:space="0" w:color="auto"/>
                    <w:left w:val="none" w:sz="0" w:space="0" w:color="auto"/>
                    <w:bottom w:val="none" w:sz="0" w:space="0" w:color="auto"/>
                    <w:right w:val="none" w:sz="0" w:space="0" w:color="auto"/>
                  </w:divBdr>
                </w:div>
                <w:div w:id="830870919">
                  <w:marLeft w:val="640"/>
                  <w:marRight w:val="0"/>
                  <w:marTop w:val="0"/>
                  <w:marBottom w:val="0"/>
                  <w:divBdr>
                    <w:top w:val="none" w:sz="0" w:space="0" w:color="auto"/>
                    <w:left w:val="none" w:sz="0" w:space="0" w:color="auto"/>
                    <w:bottom w:val="none" w:sz="0" w:space="0" w:color="auto"/>
                    <w:right w:val="none" w:sz="0" w:space="0" w:color="auto"/>
                  </w:divBdr>
                </w:div>
                <w:div w:id="1910115337">
                  <w:marLeft w:val="640"/>
                  <w:marRight w:val="0"/>
                  <w:marTop w:val="0"/>
                  <w:marBottom w:val="0"/>
                  <w:divBdr>
                    <w:top w:val="none" w:sz="0" w:space="0" w:color="auto"/>
                    <w:left w:val="none" w:sz="0" w:space="0" w:color="auto"/>
                    <w:bottom w:val="none" w:sz="0" w:space="0" w:color="auto"/>
                    <w:right w:val="none" w:sz="0" w:space="0" w:color="auto"/>
                  </w:divBdr>
                </w:div>
                <w:div w:id="844704852">
                  <w:marLeft w:val="640"/>
                  <w:marRight w:val="0"/>
                  <w:marTop w:val="0"/>
                  <w:marBottom w:val="0"/>
                  <w:divBdr>
                    <w:top w:val="none" w:sz="0" w:space="0" w:color="auto"/>
                    <w:left w:val="none" w:sz="0" w:space="0" w:color="auto"/>
                    <w:bottom w:val="none" w:sz="0" w:space="0" w:color="auto"/>
                    <w:right w:val="none" w:sz="0" w:space="0" w:color="auto"/>
                  </w:divBdr>
                </w:div>
                <w:div w:id="708184233">
                  <w:marLeft w:val="640"/>
                  <w:marRight w:val="0"/>
                  <w:marTop w:val="0"/>
                  <w:marBottom w:val="0"/>
                  <w:divBdr>
                    <w:top w:val="none" w:sz="0" w:space="0" w:color="auto"/>
                    <w:left w:val="none" w:sz="0" w:space="0" w:color="auto"/>
                    <w:bottom w:val="none" w:sz="0" w:space="0" w:color="auto"/>
                    <w:right w:val="none" w:sz="0" w:space="0" w:color="auto"/>
                  </w:divBdr>
                </w:div>
                <w:div w:id="1188569808">
                  <w:marLeft w:val="640"/>
                  <w:marRight w:val="0"/>
                  <w:marTop w:val="0"/>
                  <w:marBottom w:val="0"/>
                  <w:divBdr>
                    <w:top w:val="none" w:sz="0" w:space="0" w:color="auto"/>
                    <w:left w:val="none" w:sz="0" w:space="0" w:color="auto"/>
                    <w:bottom w:val="none" w:sz="0" w:space="0" w:color="auto"/>
                    <w:right w:val="none" w:sz="0" w:space="0" w:color="auto"/>
                  </w:divBdr>
                </w:div>
                <w:div w:id="270750673">
                  <w:marLeft w:val="640"/>
                  <w:marRight w:val="0"/>
                  <w:marTop w:val="0"/>
                  <w:marBottom w:val="0"/>
                  <w:divBdr>
                    <w:top w:val="none" w:sz="0" w:space="0" w:color="auto"/>
                    <w:left w:val="none" w:sz="0" w:space="0" w:color="auto"/>
                    <w:bottom w:val="none" w:sz="0" w:space="0" w:color="auto"/>
                    <w:right w:val="none" w:sz="0" w:space="0" w:color="auto"/>
                  </w:divBdr>
                </w:div>
                <w:div w:id="154490470">
                  <w:marLeft w:val="640"/>
                  <w:marRight w:val="0"/>
                  <w:marTop w:val="0"/>
                  <w:marBottom w:val="0"/>
                  <w:divBdr>
                    <w:top w:val="none" w:sz="0" w:space="0" w:color="auto"/>
                    <w:left w:val="none" w:sz="0" w:space="0" w:color="auto"/>
                    <w:bottom w:val="none" w:sz="0" w:space="0" w:color="auto"/>
                    <w:right w:val="none" w:sz="0" w:space="0" w:color="auto"/>
                  </w:divBdr>
                </w:div>
              </w:divsChild>
            </w:div>
            <w:div w:id="378014969">
              <w:marLeft w:val="0"/>
              <w:marRight w:val="0"/>
              <w:marTop w:val="0"/>
              <w:marBottom w:val="0"/>
              <w:divBdr>
                <w:top w:val="none" w:sz="0" w:space="0" w:color="auto"/>
                <w:left w:val="none" w:sz="0" w:space="0" w:color="auto"/>
                <w:bottom w:val="none" w:sz="0" w:space="0" w:color="auto"/>
                <w:right w:val="none" w:sz="0" w:space="0" w:color="auto"/>
              </w:divBdr>
              <w:divsChild>
                <w:div w:id="94639250">
                  <w:marLeft w:val="640"/>
                  <w:marRight w:val="0"/>
                  <w:marTop w:val="0"/>
                  <w:marBottom w:val="0"/>
                  <w:divBdr>
                    <w:top w:val="none" w:sz="0" w:space="0" w:color="auto"/>
                    <w:left w:val="none" w:sz="0" w:space="0" w:color="auto"/>
                    <w:bottom w:val="none" w:sz="0" w:space="0" w:color="auto"/>
                    <w:right w:val="none" w:sz="0" w:space="0" w:color="auto"/>
                  </w:divBdr>
                </w:div>
                <w:div w:id="887033293">
                  <w:marLeft w:val="640"/>
                  <w:marRight w:val="0"/>
                  <w:marTop w:val="0"/>
                  <w:marBottom w:val="0"/>
                  <w:divBdr>
                    <w:top w:val="none" w:sz="0" w:space="0" w:color="auto"/>
                    <w:left w:val="none" w:sz="0" w:space="0" w:color="auto"/>
                    <w:bottom w:val="none" w:sz="0" w:space="0" w:color="auto"/>
                    <w:right w:val="none" w:sz="0" w:space="0" w:color="auto"/>
                  </w:divBdr>
                </w:div>
                <w:div w:id="250941007">
                  <w:marLeft w:val="640"/>
                  <w:marRight w:val="0"/>
                  <w:marTop w:val="0"/>
                  <w:marBottom w:val="0"/>
                  <w:divBdr>
                    <w:top w:val="none" w:sz="0" w:space="0" w:color="auto"/>
                    <w:left w:val="none" w:sz="0" w:space="0" w:color="auto"/>
                    <w:bottom w:val="none" w:sz="0" w:space="0" w:color="auto"/>
                    <w:right w:val="none" w:sz="0" w:space="0" w:color="auto"/>
                  </w:divBdr>
                </w:div>
                <w:div w:id="1857038426">
                  <w:marLeft w:val="640"/>
                  <w:marRight w:val="0"/>
                  <w:marTop w:val="0"/>
                  <w:marBottom w:val="0"/>
                  <w:divBdr>
                    <w:top w:val="none" w:sz="0" w:space="0" w:color="auto"/>
                    <w:left w:val="none" w:sz="0" w:space="0" w:color="auto"/>
                    <w:bottom w:val="none" w:sz="0" w:space="0" w:color="auto"/>
                    <w:right w:val="none" w:sz="0" w:space="0" w:color="auto"/>
                  </w:divBdr>
                </w:div>
                <w:div w:id="280308913">
                  <w:marLeft w:val="640"/>
                  <w:marRight w:val="0"/>
                  <w:marTop w:val="0"/>
                  <w:marBottom w:val="0"/>
                  <w:divBdr>
                    <w:top w:val="none" w:sz="0" w:space="0" w:color="auto"/>
                    <w:left w:val="none" w:sz="0" w:space="0" w:color="auto"/>
                    <w:bottom w:val="none" w:sz="0" w:space="0" w:color="auto"/>
                    <w:right w:val="none" w:sz="0" w:space="0" w:color="auto"/>
                  </w:divBdr>
                </w:div>
                <w:div w:id="601959846">
                  <w:marLeft w:val="640"/>
                  <w:marRight w:val="0"/>
                  <w:marTop w:val="0"/>
                  <w:marBottom w:val="0"/>
                  <w:divBdr>
                    <w:top w:val="none" w:sz="0" w:space="0" w:color="auto"/>
                    <w:left w:val="none" w:sz="0" w:space="0" w:color="auto"/>
                    <w:bottom w:val="none" w:sz="0" w:space="0" w:color="auto"/>
                    <w:right w:val="none" w:sz="0" w:space="0" w:color="auto"/>
                  </w:divBdr>
                </w:div>
                <w:div w:id="1165125799">
                  <w:marLeft w:val="640"/>
                  <w:marRight w:val="0"/>
                  <w:marTop w:val="0"/>
                  <w:marBottom w:val="0"/>
                  <w:divBdr>
                    <w:top w:val="none" w:sz="0" w:space="0" w:color="auto"/>
                    <w:left w:val="none" w:sz="0" w:space="0" w:color="auto"/>
                    <w:bottom w:val="none" w:sz="0" w:space="0" w:color="auto"/>
                    <w:right w:val="none" w:sz="0" w:space="0" w:color="auto"/>
                  </w:divBdr>
                </w:div>
                <w:div w:id="2078553969">
                  <w:marLeft w:val="640"/>
                  <w:marRight w:val="0"/>
                  <w:marTop w:val="0"/>
                  <w:marBottom w:val="0"/>
                  <w:divBdr>
                    <w:top w:val="none" w:sz="0" w:space="0" w:color="auto"/>
                    <w:left w:val="none" w:sz="0" w:space="0" w:color="auto"/>
                    <w:bottom w:val="none" w:sz="0" w:space="0" w:color="auto"/>
                    <w:right w:val="none" w:sz="0" w:space="0" w:color="auto"/>
                  </w:divBdr>
                </w:div>
                <w:div w:id="1935701953">
                  <w:marLeft w:val="640"/>
                  <w:marRight w:val="0"/>
                  <w:marTop w:val="0"/>
                  <w:marBottom w:val="0"/>
                  <w:divBdr>
                    <w:top w:val="none" w:sz="0" w:space="0" w:color="auto"/>
                    <w:left w:val="none" w:sz="0" w:space="0" w:color="auto"/>
                    <w:bottom w:val="none" w:sz="0" w:space="0" w:color="auto"/>
                    <w:right w:val="none" w:sz="0" w:space="0" w:color="auto"/>
                  </w:divBdr>
                </w:div>
                <w:div w:id="1684548860">
                  <w:marLeft w:val="640"/>
                  <w:marRight w:val="0"/>
                  <w:marTop w:val="0"/>
                  <w:marBottom w:val="0"/>
                  <w:divBdr>
                    <w:top w:val="none" w:sz="0" w:space="0" w:color="auto"/>
                    <w:left w:val="none" w:sz="0" w:space="0" w:color="auto"/>
                    <w:bottom w:val="none" w:sz="0" w:space="0" w:color="auto"/>
                    <w:right w:val="none" w:sz="0" w:space="0" w:color="auto"/>
                  </w:divBdr>
                </w:div>
                <w:div w:id="1669022265">
                  <w:marLeft w:val="640"/>
                  <w:marRight w:val="0"/>
                  <w:marTop w:val="0"/>
                  <w:marBottom w:val="0"/>
                  <w:divBdr>
                    <w:top w:val="none" w:sz="0" w:space="0" w:color="auto"/>
                    <w:left w:val="none" w:sz="0" w:space="0" w:color="auto"/>
                    <w:bottom w:val="none" w:sz="0" w:space="0" w:color="auto"/>
                    <w:right w:val="none" w:sz="0" w:space="0" w:color="auto"/>
                  </w:divBdr>
                </w:div>
                <w:div w:id="776170160">
                  <w:marLeft w:val="640"/>
                  <w:marRight w:val="0"/>
                  <w:marTop w:val="0"/>
                  <w:marBottom w:val="0"/>
                  <w:divBdr>
                    <w:top w:val="none" w:sz="0" w:space="0" w:color="auto"/>
                    <w:left w:val="none" w:sz="0" w:space="0" w:color="auto"/>
                    <w:bottom w:val="none" w:sz="0" w:space="0" w:color="auto"/>
                    <w:right w:val="none" w:sz="0" w:space="0" w:color="auto"/>
                  </w:divBdr>
                </w:div>
                <w:div w:id="386420006">
                  <w:marLeft w:val="640"/>
                  <w:marRight w:val="0"/>
                  <w:marTop w:val="0"/>
                  <w:marBottom w:val="0"/>
                  <w:divBdr>
                    <w:top w:val="none" w:sz="0" w:space="0" w:color="auto"/>
                    <w:left w:val="none" w:sz="0" w:space="0" w:color="auto"/>
                    <w:bottom w:val="none" w:sz="0" w:space="0" w:color="auto"/>
                    <w:right w:val="none" w:sz="0" w:space="0" w:color="auto"/>
                  </w:divBdr>
                </w:div>
                <w:div w:id="1106846467">
                  <w:marLeft w:val="640"/>
                  <w:marRight w:val="0"/>
                  <w:marTop w:val="0"/>
                  <w:marBottom w:val="0"/>
                  <w:divBdr>
                    <w:top w:val="none" w:sz="0" w:space="0" w:color="auto"/>
                    <w:left w:val="none" w:sz="0" w:space="0" w:color="auto"/>
                    <w:bottom w:val="none" w:sz="0" w:space="0" w:color="auto"/>
                    <w:right w:val="none" w:sz="0" w:space="0" w:color="auto"/>
                  </w:divBdr>
                </w:div>
                <w:div w:id="1117987524">
                  <w:marLeft w:val="640"/>
                  <w:marRight w:val="0"/>
                  <w:marTop w:val="0"/>
                  <w:marBottom w:val="0"/>
                  <w:divBdr>
                    <w:top w:val="none" w:sz="0" w:space="0" w:color="auto"/>
                    <w:left w:val="none" w:sz="0" w:space="0" w:color="auto"/>
                    <w:bottom w:val="none" w:sz="0" w:space="0" w:color="auto"/>
                    <w:right w:val="none" w:sz="0" w:space="0" w:color="auto"/>
                  </w:divBdr>
                </w:div>
                <w:div w:id="1502769513">
                  <w:marLeft w:val="640"/>
                  <w:marRight w:val="0"/>
                  <w:marTop w:val="0"/>
                  <w:marBottom w:val="0"/>
                  <w:divBdr>
                    <w:top w:val="none" w:sz="0" w:space="0" w:color="auto"/>
                    <w:left w:val="none" w:sz="0" w:space="0" w:color="auto"/>
                    <w:bottom w:val="none" w:sz="0" w:space="0" w:color="auto"/>
                    <w:right w:val="none" w:sz="0" w:space="0" w:color="auto"/>
                  </w:divBdr>
                </w:div>
                <w:div w:id="1973171230">
                  <w:marLeft w:val="640"/>
                  <w:marRight w:val="0"/>
                  <w:marTop w:val="0"/>
                  <w:marBottom w:val="0"/>
                  <w:divBdr>
                    <w:top w:val="none" w:sz="0" w:space="0" w:color="auto"/>
                    <w:left w:val="none" w:sz="0" w:space="0" w:color="auto"/>
                    <w:bottom w:val="none" w:sz="0" w:space="0" w:color="auto"/>
                    <w:right w:val="none" w:sz="0" w:space="0" w:color="auto"/>
                  </w:divBdr>
                </w:div>
                <w:div w:id="1957984575">
                  <w:marLeft w:val="640"/>
                  <w:marRight w:val="0"/>
                  <w:marTop w:val="0"/>
                  <w:marBottom w:val="0"/>
                  <w:divBdr>
                    <w:top w:val="none" w:sz="0" w:space="0" w:color="auto"/>
                    <w:left w:val="none" w:sz="0" w:space="0" w:color="auto"/>
                    <w:bottom w:val="none" w:sz="0" w:space="0" w:color="auto"/>
                    <w:right w:val="none" w:sz="0" w:space="0" w:color="auto"/>
                  </w:divBdr>
                </w:div>
                <w:div w:id="419983872">
                  <w:marLeft w:val="640"/>
                  <w:marRight w:val="0"/>
                  <w:marTop w:val="0"/>
                  <w:marBottom w:val="0"/>
                  <w:divBdr>
                    <w:top w:val="none" w:sz="0" w:space="0" w:color="auto"/>
                    <w:left w:val="none" w:sz="0" w:space="0" w:color="auto"/>
                    <w:bottom w:val="none" w:sz="0" w:space="0" w:color="auto"/>
                    <w:right w:val="none" w:sz="0" w:space="0" w:color="auto"/>
                  </w:divBdr>
                </w:div>
                <w:div w:id="82992856">
                  <w:marLeft w:val="640"/>
                  <w:marRight w:val="0"/>
                  <w:marTop w:val="0"/>
                  <w:marBottom w:val="0"/>
                  <w:divBdr>
                    <w:top w:val="none" w:sz="0" w:space="0" w:color="auto"/>
                    <w:left w:val="none" w:sz="0" w:space="0" w:color="auto"/>
                    <w:bottom w:val="none" w:sz="0" w:space="0" w:color="auto"/>
                    <w:right w:val="none" w:sz="0" w:space="0" w:color="auto"/>
                  </w:divBdr>
                </w:div>
                <w:div w:id="403911546">
                  <w:marLeft w:val="640"/>
                  <w:marRight w:val="0"/>
                  <w:marTop w:val="0"/>
                  <w:marBottom w:val="0"/>
                  <w:divBdr>
                    <w:top w:val="none" w:sz="0" w:space="0" w:color="auto"/>
                    <w:left w:val="none" w:sz="0" w:space="0" w:color="auto"/>
                    <w:bottom w:val="none" w:sz="0" w:space="0" w:color="auto"/>
                    <w:right w:val="none" w:sz="0" w:space="0" w:color="auto"/>
                  </w:divBdr>
                </w:div>
                <w:div w:id="1557014358">
                  <w:marLeft w:val="640"/>
                  <w:marRight w:val="0"/>
                  <w:marTop w:val="0"/>
                  <w:marBottom w:val="0"/>
                  <w:divBdr>
                    <w:top w:val="none" w:sz="0" w:space="0" w:color="auto"/>
                    <w:left w:val="none" w:sz="0" w:space="0" w:color="auto"/>
                    <w:bottom w:val="none" w:sz="0" w:space="0" w:color="auto"/>
                    <w:right w:val="none" w:sz="0" w:space="0" w:color="auto"/>
                  </w:divBdr>
                </w:div>
                <w:div w:id="322709573">
                  <w:marLeft w:val="640"/>
                  <w:marRight w:val="0"/>
                  <w:marTop w:val="0"/>
                  <w:marBottom w:val="0"/>
                  <w:divBdr>
                    <w:top w:val="none" w:sz="0" w:space="0" w:color="auto"/>
                    <w:left w:val="none" w:sz="0" w:space="0" w:color="auto"/>
                    <w:bottom w:val="none" w:sz="0" w:space="0" w:color="auto"/>
                    <w:right w:val="none" w:sz="0" w:space="0" w:color="auto"/>
                  </w:divBdr>
                </w:div>
                <w:div w:id="1800873795">
                  <w:marLeft w:val="640"/>
                  <w:marRight w:val="0"/>
                  <w:marTop w:val="0"/>
                  <w:marBottom w:val="0"/>
                  <w:divBdr>
                    <w:top w:val="none" w:sz="0" w:space="0" w:color="auto"/>
                    <w:left w:val="none" w:sz="0" w:space="0" w:color="auto"/>
                    <w:bottom w:val="none" w:sz="0" w:space="0" w:color="auto"/>
                    <w:right w:val="none" w:sz="0" w:space="0" w:color="auto"/>
                  </w:divBdr>
                </w:div>
                <w:div w:id="915095684">
                  <w:marLeft w:val="640"/>
                  <w:marRight w:val="0"/>
                  <w:marTop w:val="0"/>
                  <w:marBottom w:val="0"/>
                  <w:divBdr>
                    <w:top w:val="none" w:sz="0" w:space="0" w:color="auto"/>
                    <w:left w:val="none" w:sz="0" w:space="0" w:color="auto"/>
                    <w:bottom w:val="none" w:sz="0" w:space="0" w:color="auto"/>
                    <w:right w:val="none" w:sz="0" w:space="0" w:color="auto"/>
                  </w:divBdr>
                </w:div>
                <w:div w:id="414011352">
                  <w:marLeft w:val="640"/>
                  <w:marRight w:val="0"/>
                  <w:marTop w:val="0"/>
                  <w:marBottom w:val="0"/>
                  <w:divBdr>
                    <w:top w:val="none" w:sz="0" w:space="0" w:color="auto"/>
                    <w:left w:val="none" w:sz="0" w:space="0" w:color="auto"/>
                    <w:bottom w:val="none" w:sz="0" w:space="0" w:color="auto"/>
                    <w:right w:val="none" w:sz="0" w:space="0" w:color="auto"/>
                  </w:divBdr>
                </w:div>
                <w:div w:id="539125714">
                  <w:marLeft w:val="640"/>
                  <w:marRight w:val="0"/>
                  <w:marTop w:val="0"/>
                  <w:marBottom w:val="0"/>
                  <w:divBdr>
                    <w:top w:val="none" w:sz="0" w:space="0" w:color="auto"/>
                    <w:left w:val="none" w:sz="0" w:space="0" w:color="auto"/>
                    <w:bottom w:val="none" w:sz="0" w:space="0" w:color="auto"/>
                    <w:right w:val="none" w:sz="0" w:space="0" w:color="auto"/>
                  </w:divBdr>
                </w:div>
                <w:div w:id="2007172826">
                  <w:marLeft w:val="640"/>
                  <w:marRight w:val="0"/>
                  <w:marTop w:val="0"/>
                  <w:marBottom w:val="0"/>
                  <w:divBdr>
                    <w:top w:val="none" w:sz="0" w:space="0" w:color="auto"/>
                    <w:left w:val="none" w:sz="0" w:space="0" w:color="auto"/>
                    <w:bottom w:val="none" w:sz="0" w:space="0" w:color="auto"/>
                    <w:right w:val="none" w:sz="0" w:space="0" w:color="auto"/>
                  </w:divBdr>
                </w:div>
                <w:div w:id="1390422270">
                  <w:marLeft w:val="640"/>
                  <w:marRight w:val="0"/>
                  <w:marTop w:val="0"/>
                  <w:marBottom w:val="0"/>
                  <w:divBdr>
                    <w:top w:val="none" w:sz="0" w:space="0" w:color="auto"/>
                    <w:left w:val="none" w:sz="0" w:space="0" w:color="auto"/>
                    <w:bottom w:val="none" w:sz="0" w:space="0" w:color="auto"/>
                    <w:right w:val="none" w:sz="0" w:space="0" w:color="auto"/>
                  </w:divBdr>
                </w:div>
                <w:div w:id="871262057">
                  <w:marLeft w:val="640"/>
                  <w:marRight w:val="0"/>
                  <w:marTop w:val="0"/>
                  <w:marBottom w:val="0"/>
                  <w:divBdr>
                    <w:top w:val="none" w:sz="0" w:space="0" w:color="auto"/>
                    <w:left w:val="none" w:sz="0" w:space="0" w:color="auto"/>
                    <w:bottom w:val="none" w:sz="0" w:space="0" w:color="auto"/>
                    <w:right w:val="none" w:sz="0" w:space="0" w:color="auto"/>
                  </w:divBdr>
                </w:div>
                <w:div w:id="1189951038">
                  <w:marLeft w:val="640"/>
                  <w:marRight w:val="0"/>
                  <w:marTop w:val="0"/>
                  <w:marBottom w:val="0"/>
                  <w:divBdr>
                    <w:top w:val="none" w:sz="0" w:space="0" w:color="auto"/>
                    <w:left w:val="none" w:sz="0" w:space="0" w:color="auto"/>
                    <w:bottom w:val="none" w:sz="0" w:space="0" w:color="auto"/>
                    <w:right w:val="none" w:sz="0" w:space="0" w:color="auto"/>
                  </w:divBdr>
                </w:div>
                <w:div w:id="1939484413">
                  <w:marLeft w:val="640"/>
                  <w:marRight w:val="0"/>
                  <w:marTop w:val="0"/>
                  <w:marBottom w:val="0"/>
                  <w:divBdr>
                    <w:top w:val="none" w:sz="0" w:space="0" w:color="auto"/>
                    <w:left w:val="none" w:sz="0" w:space="0" w:color="auto"/>
                    <w:bottom w:val="none" w:sz="0" w:space="0" w:color="auto"/>
                    <w:right w:val="none" w:sz="0" w:space="0" w:color="auto"/>
                  </w:divBdr>
                </w:div>
                <w:div w:id="598950486">
                  <w:marLeft w:val="640"/>
                  <w:marRight w:val="0"/>
                  <w:marTop w:val="0"/>
                  <w:marBottom w:val="0"/>
                  <w:divBdr>
                    <w:top w:val="none" w:sz="0" w:space="0" w:color="auto"/>
                    <w:left w:val="none" w:sz="0" w:space="0" w:color="auto"/>
                    <w:bottom w:val="none" w:sz="0" w:space="0" w:color="auto"/>
                    <w:right w:val="none" w:sz="0" w:space="0" w:color="auto"/>
                  </w:divBdr>
                </w:div>
                <w:div w:id="2081562893">
                  <w:marLeft w:val="640"/>
                  <w:marRight w:val="0"/>
                  <w:marTop w:val="0"/>
                  <w:marBottom w:val="0"/>
                  <w:divBdr>
                    <w:top w:val="none" w:sz="0" w:space="0" w:color="auto"/>
                    <w:left w:val="none" w:sz="0" w:space="0" w:color="auto"/>
                    <w:bottom w:val="none" w:sz="0" w:space="0" w:color="auto"/>
                    <w:right w:val="none" w:sz="0" w:space="0" w:color="auto"/>
                  </w:divBdr>
                </w:div>
                <w:div w:id="2077362041">
                  <w:marLeft w:val="640"/>
                  <w:marRight w:val="0"/>
                  <w:marTop w:val="0"/>
                  <w:marBottom w:val="0"/>
                  <w:divBdr>
                    <w:top w:val="none" w:sz="0" w:space="0" w:color="auto"/>
                    <w:left w:val="none" w:sz="0" w:space="0" w:color="auto"/>
                    <w:bottom w:val="none" w:sz="0" w:space="0" w:color="auto"/>
                    <w:right w:val="none" w:sz="0" w:space="0" w:color="auto"/>
                  </w:divBdr>
                </w:div>
                <w:div w:id="958728995">
                  <w:marLeft w:val="640"/>
                  <w:marRight w:val="0"/>
                  <w:marTop w:val="0"/>
                  <w:marBottom w:val="0"/>
                  <w:divBdr>
                    <w:top w:val="none" w:sz="0" w:space="0" w:color="auto"/>
                    <w:left w:val="none" w:sz="0" w:space="0" w:color="auto"/>
                    <w:bottom w:val="none" w:sz="0" w:space="0" w:color="auto"/>
                    <w:right w:val="none" w:sz="0" w:space="0" w:color="auto"/>
                  </w:divBdr>
                </w:div>
                <w:div w:id="1091196908">
                  <w:marLeft w:val="640"/>
                  <w:marRight w:val="0"/>
                  <w:marTop w:val="0"/>
                  <w:marBottom w:val="0"/>
                  <w:divBdr>
                    <w:top w:val="none" w:sz="0" w:space="0" w:color="auto"/>
                    <w:left w:val="none" w:sz="0" w:space="0" w:color="auto"/>
                    <w:bottom w:val="none" w:sz="0" w:space="0" w:color="auto"/>
                    <w:right w:val="none" w:sz="0" w:space="0" w:color="auto"/>
                  </w:divBdr>
                </w:div>
                <w:div w:id="401413005">
                  <w:marLeft w:val="640"/>
                  <w:marRight w:val="0"/>
                  <w:marTop w:val="0"/>
                  <w:marBottom w:val="0"/>
                  <w:divBdr>
                    <w:top w:val="none" w:sz="0" w:space="0" w:color="auto"/>
                    <w:left w:val="none" w:sz="0" w:space="0" w:color="auto"/>
                    <w:bottom w:val="none" w:sz="0" w:space="0" w:color="auto"/>
                    <w:right w:val="none" w:sz="0" w:space="0" w:color="auto"/>
                  </w:divBdr>
                </w:div>
                <w:div w:id="537016124">
                  <w:marLeft w:val="640"/>
                  <w:marRight w:val="0"/>
                  <w:marTop w:val="0"/>
                  <w:marBottom w:val="0"/>
                  <w:divBdr>
                    <w:top w:val="none" w:sz="0" w:space="0" w:color="auto"/>
                    <w:left w:val="none" w:sz="0" w:space="0" w:color="auto"/>
                    <w:bottom w:val="none" w:sz="0" w:space="0" w:color="auto"/>
                    <w:right w:val="none" w:sz="0" w:space="0" w:color="auto"/>
                  </w:divBdr>
                </w:div>
                <w:div w:id="435830194">
                  <w:marLeft w:val="640"/>
                  <w:marRight w:val="0"/>
                  <w:marTop w:val="0"/>
                  <w:marBottom w:val="0"/>
                  <w:divBdr>
                    <w:top w:val="none" w:sz="0" w:space="0" w:color="auto"/>
                    <w:left w:val="none" w:sz="0" w:space="0" w:color="auto"/>
                    <w:bottom w:val="none" w:sz="0" w:space="0" w:color="auto"/>
                    <w:right w:val="none" w:sz="0" w:space="0" w:color="auto"/>
                  </w:divBdr>
                </w:div>
                <w:div w:id="1890535347">
                  <w:marLeft w:val="640"/>
                  <w:marRight w:val="0"/>
                  <w:marTop w:val="0"/>
                  <w:marBottom w:val="0"/>
                  <w:divBdr>
                    <w:top w:val="none" w:sz="0" w:space="0" w:color="auto"/>
                    <w:left w:val="none" w:sz="0" w:space="0" w:color="auto"/>
                    <w:bottom w:val="none" w:sz="0" w:space="0" w:color="auto"/>
                    <w:right w:val="none" w:sz="0" w:space="0" w:color="auto"/>
                  </w:divBdr>
                </w:div>
                <w:div w:id="734357192">
                  <w:marLeft w:val="640"/>
                  <w:marRight w:val="0"/>
                  <w:marTop w:val="0"/>
                  <w:marBottom w:val="0"/>
                  <w:divBdr>
                    <w:top w:val="none" w:sz="0" w:space="0" w:color="auto"/>
                    <w:left w:val="none" w:sz="0" w:space="0" w:color="auto"/>
                    <w:bottom w:val="none" w:sz="0" w:space="0" w:color="auto"/>
                    <w:right w:val="none" w:sz="0" w:space="0" w:color="auto"/>
                  </w:divBdr>
                </w:div>
                <w:div w:id="769395979">
                  <w:marLeft w:val="640"/>
                  <w:marRight w:val="0"/>
                  <w:marTop w:val="0"/>
                  <w:marBottom w:val="0"/>
                  <w:divBdr>
                    <w:top w:val="none" w:sz="0" w:space="0" w:color="auto"/>
                    <w:left w:val="none" w:sz="0" w:space="0" w:color="auto"/>
                    <w:bottom w:val="none" w:sz="0" w:space="0" w:color="auto"/>
                    <w:right w:val="none" w:sz="0" w:space="0" w:color="auto"/>
                  </w:divBdr>
                </w:div>
                <w:div w:id="1599438327">
                  <w:marLeft w:val="640"/>
                  <w:marRight w:val="0"/>
                  <w:marTop w:val="0"/>
                  <w:marBottom w:val="0"/>
                  <w:divBdr>
                    <w:top w:val="none" w:sz="0" w:space="0" w:color="auto"/>
                    <w:left w:val="none" w:sz="0" w:space="0" w:color="auto"/>
                    <w:bottom w:val="none" w:sz="0" w:space="0" w:color="auto"/>
                    <w:right w:val="none" w:sz="0" w:space="0" w:color="auto"/>
                  </w:divBdr>
                </w:div>
                <w:div w:id="528572840">
                  <w:marLeft w:val="640"/>
                  <w:marRight w:val="0"/>
                  <w:marTop w:val="0"/>
                  <w:marBottom w:val="0"/>
                  <w:divBdr>
                    <w:top w:val="none" w:sz="0" w:space="0" w:color="auto"/>
                    <w:left w:val="none" w:sz="0" w:space="0" w:color="auto"/>
                    <w:bottom w:val="none" w:sz="0" w:space="0" w:color="auto"/>
                    <w:right w:val="none" w:sz="0" w:space="0" w:color="auto"/>
                  </w:divBdr>
                </w:div>
                <w:div w:id="2097940629">
                  <w:marLeft w:val="640"/>
                  <w:marRight w:val="0"/>
                  <w:marTop w:val="0"/>
                  <w:marBottom w:val="0"/>
                  <w:divBdr>
                    <w:top w:val="none" w:sz="0" w:space="0" w:color="auto"/>
                    <w:left w:val="none" w:sz="0" w:space="0" w:color="auto"/>
                    <w:bottom w:val="none" w:sz="0" w:space="0" w:color="auto"/>
                    <w:right w:val="none" w:sz="0" w:space="0" w:color="auto"/>
                  </w:divBdr>
                </w:div>
                <w:div w:id="1355115920">
                  <w:marLeft w:val="640"/>
                  <w:marRight w:val="0"/>
                  <w:marTop w:val="0"/>
                  <w:marBottom w:val="0"/>
                  <w:divBdr>
                    <w:top w:val="none" w:sz="0" w:space="0" w:color="auto"/>
                    <w:left w:val="none" w:sz="0" w:space="0" w:color="auto"/>
                    <w:bottom w:val="none" w:sz="0" w:space="0" w:color="auto"/>
                    <w:right w:val="none" w:sz="0" w:space="0" w:color="auto"/>
                  </w:divBdr>
                </w:div>
                <w:div w:id="1361510744">
                  <w:marLeft w:val="640"/>
                  <w:marRight w:val="0"/>
                  <w:marTop w:val="0"/>
                  <w:marBottom w:val="0"/>
                  <w:divBdr>
                    <w:top w:val="none" w:sz="0" w:space="0" w:color="auto"/>
                    <w:left w:val="none" w:sz="0" w:space="0" w:color="auto"/>
                    <w:bottom w:val="none" w:sz="0" w:space="0" w:color="auto"/>
                    <w:right w:val="none" w:sz="0" w:space="0" w:color="auto"/>
                  </w:divBdr>
                </w:div>
                <w:div w:id="274600927">
                  <w:marLeft w:val="640"/>
                  <w:marRight w:val="0"/>
                  <w:marTop w:val="0"/>
                  <w:marBottom w:val="0"/>
                  <w:divBdr>
                    <w:top w:val="none" w:sz="0" w:space="0" w:color="auto"/>
                    <w:left w:val="none" w:sz="0" w:space="0" w:color="auto"/>
                    <w:bottom w:val="none" w:sz="0" w:space="0" w:color="auto"/>
                    <w:right w:val="none" w:sz="0" w:space="0" w:color="auto"/>
                  </w:divBdr>
                </w:div>
                <w:div w:id="1539778950">
                  <w:marLeft w:val="640"/>
                  <w:marRight w:val="0"/>
                  <w:marTop w:val="0"/>
                  <w:marBottom w:val="0"/>
                  <w:divBdr>
                    <w:top w:val="none" w:sz="0" w:space="0" w:color="auto"/>
                    <w:left w:val="none" w:sz="0" w:space="0" w:color="auto"/>
                    <w:bottom w:val="none" w:sz="0" w:space="0" w:color="auto"/>
                    <w:right w:val="none" w:sz="0" w:space="0" w:color="auto"/>
                  </w:divBdr>
                </w:div>
              </w:divsChild>
            </w:div>
            <w:div w:id="1160316905">
              <w:marLeft w:val="0"/>
              <w:marRight w:val="0"/>
              <w:marTop w:val="0"/>
              <w:marBottom w:val="0"/>
              <w:divBdr>
                <w:top w:val="none" w:sz="0" w:space="0" w:color="auto"/>
                <w:left w:val="none" w:sz="0" w:space="0" w:color="auto"/>
                <w:bottom w:val="none" w:sz="0" w:space="0" w:color="auto"/>
                <w:right w:val="none" w:sz="0" w:space="0" w:color="auto"/>
              </w:divBdr>
              <w:divsChild>
                <w:div w:id="1622302072">
                  <w:marLeft w:val="640"/>
                  <w:marRight w:val="0"/>
                  <w:marTop w:val="0"/>
                  <w:marBottom w:val="0"/>
                  <w:divBdr>
                    <w:top w:val="none" w:sz="0" w:space="0" w:color="auto"/>
                    <w:left w:val="none" w:sz="0" w:space="0" w:color="auto"/>
                    <w:bottom w:val="none" w:sz="0" w:space="0" w:color="auto"/>
                    <w:right w:val="none" w:sz="0" w:space="0" w:color="auto"/>
                  </w:divBdr>
                </w:div>
                <w:div w:id="1540780047">
                  <w:marLeft w:val="640"/>
                  <w:marRight w:val="0"/>
                  <w:marTop w:val="0"/>
                  <w:marBottom w:val="0"/>
                  <w:divBdr>
                    <w:top w:val="none" w:sz="0" w:space="0" w:color="auto"/>
                    <w:left w:val="none" w:sz="0" w:space="0" w:color="auto"/>
                    <w:bottom w:val="none" w:sz="0" w:space="0" w:color="auto"/>
                    <w:right w:val="none" w:sz="0" w:space="0" w:color="auto"/>
                  </w:divBdr>
                </w:div>
                <w:div w:id="647058670">
                  <w:marLeft w:val="640"/>
                  <w:marRight w:val="0"/>
                  <w:marTop w:val="0"/>
                  <w:marBottom w:val="0"/>
                  <w:divBdr>
                    <w:top w:val="none" w:sz="0" w:space="0" w:color="auto"/>
                    <w:left w:val="none" w:sz="0" w:space="0" w:color="auto"/>
                    <w:bottom w:val="none" w:sz="0" w:space="0" w:color="auto"/>
                    <w:right w:val="none" w:sz="0" w:space="0" w:color="auto"/>
                  </w:divBdr>
                </w:div>
                <w:div w:id="1553619205">
                  <w:marLeft w:val="640"/>
                  <w:marRight w:val="0"/>
                  <w:marTop w:val="0"/>
                  <w:marBottom w:val="0"/>
                  <w:divBdr>
                    <w:top w:val="none" w:sz="0" w:space="0" w:color="auto"/>
                    <w:left w:val="none" w:sz="0" w:space="0" w:color="auto"/>
                    <w:bottom w:val="none" w:sz="0" w:space="0" w:color="auto"/>
                    <w:right w:val="none" w:sz="0" w:space="0" w:color="auto"/>
                  </w:divBdr>
                </w:div>
                <w:div w:id="808397085">
                  <w:marLeft w:val="640"/>
                  <w:marRight w:val="0"/>
                  <w:marTop w:val="0"/>
                  <w:marBottom w:val="0"/>
                  <w:divBdr>
                    <w:top w:val="none" w:sz="0" w:space="0" w:color="auto"/>
                    <w:left w:val="none" w:sz="0" w:space="0" w:color="auto"/>
                    <w:bottom w:val="none" w:sz="0" w:space="0" w:color="auto"/>
                    <w:right w:val="none" w:sz="0" w:space="0" w:color="auto"/>
                  </w:divBdr>
                </w:div>
                <w:div w:id="1375497234">
                  <w:marLeft w:val="640"/>
                  <w:marRight w:val="0"/>
                  <w:marTop w:val="0"/>
                  <w:marBottom w:val="0"/>
                  <w:divBdr>
                    <w:top w:val="none" w:sz="0" w:space="0" w:color="auto"/>
                    <w:left w:val="none" w:sz="0" w:space="0" w:color="auto"/>
                    <w:bottom w:val="none" w:sz="0" w:space="0" w:color="auto"/>
                    <w:right w:val="none" w:sz="0" w:space="0" w:color="auto"/>
                  </w:divBdr>
                </w:div>
                <w:div w:id="617106376">
                  <w:marLeft w:val="640"/>
                  <w:marRight w:val="0"/>
                  <w:marTop w:val="0"/>
                  <w:marBottom w:val="0"/>
                  <w:divBdr>
                    <w:top w:val="none" w:sz="0" w:space="0" w:color="auto"/>
                    <w:left w:val="none" w:sz="0" w:space="0" w:color="auto"/>
                    <w:bottom w:val="none" w:sz="0" w:space="0" w:color="auto"/>
                    <w:right w:val="none" w:sz="0" w:space="0" w:color="auto"/>
                  </w:divBdr>
                </w:div>
                <w:div w:id="1201896273">
                  <w:marLeft w:val="640"/>
                  <w:marRight w:val="0"/>
                  <w:marTop w:val="0"/>
                  <w:marBottom w:val="0"/>
                  <w:divBdr>
                    <w:top w:val="none" w:sz="0" w:space="0" w:color="auto"/>
                    <w:left w:val="none" w:sz="0" w:space="0" w:color="auto"/>
                    <w:bottom w:val="none" w:sz="0" w:space="0" w:color="auto"/>
                    <w:right w:val="none" w:sz="0" w:space="0" w:color="auto"/>
                  </w:divBdr>
                </w:div>
                <w:div w:id="2098360659">
                  <w:marLeft w:val="640"/>
                  <w:marRight w:val="0"/>
                  <w:marTop w:val="0"/>
                  <w:marBottom w:val="0"/>
                  <w:divBdr>
                    <w:top w:val="none" w:sz="0" w:space="0" w:color="auto"/>
                    <w:left w:val="none" w:sz="0" w:space="0" w:color="auto"/>
                    <w:bottom w:val="none" w:sz="0" w:space="0" w:color="auto"/>
                    <w:right w:val="none" w:sz="0" w:space="0" w:color="auto"/>
                  </w:divBdr>
                </w:div>
                <w:div w:id="838472733">
                  <w:marLeft w:val="640"/>
                  <w:marRight w:val="0"/>
                  <w:marTop w:val="0"/>
                  <w:marBottom w:val="0"/>
                  <w:divBdr>
                    <w:top w:val="none" w:sz="0" w:space="0" w:color="auto"/>
                    <w:left w:val="none" w:sz="0" w:space="0" w:color="auto"/>
                    <w:bottom w:val="none" w:sz="0" w:space="0" w:color="auto"/>
                    <w:right w:val="none" w:sz="0" w:space="0" w:color="auto"/>
                  </w:divBdr>
                </w:div>
                <w:div w:id="675576210">
                  <w:marLeft w:val="640"/>
                  <w:marRight w:val="0"/>
                  <w:marTop w:val="0"/>
                  <w:marBottom w:val="0"/>
                  <w:divBdr>
                    <w:top w:val="none" w:sz="0" w:space="0" w:color="auto"/>
                    <w:left w:val="none" w:sz="0" w:space="0" w:color="auto"/>
                    <w:bottom w:val="none" w:sz="0" w:space="0" w:color="auto"/>
                    <w:right w:val="none" w:sz="0" w:space="0" w:color="auto"/>
                  </w:divBdr>
                </w:div>
                <w:div w:id="322661214">
                  <w:marLeft w:val="640"/>
                  <w:marRight w:val="0"/>
                  <w:marTop w:val="0"/>
                  <w:marBottom w:val="0"/>
                  <w:divBdr>
                    <w:top w:val="none" w:sz="0" w:space="0" w:color="auto"/>
                    <w:left w:val="none" w:sz="0" w:space="0" w:color="auto"/>
                    <w:bottom w:val="none" w:sz="0" w:space="0" w:color="auto"/>
                    <w:right w:val="none" w:sz="0" w:space="0" w:color="auto"/>
                  </w:divBdr>
                </w:div>
                <w:div w:id="261646780">
                  <w:marLeft w:val="640"/>
                  <w:marRight w:val="0"/>
                  <w:marTop w:val="0"/>
                  <w:marBottom w:val="0"/>
                  <w:divBdr>
                    <w:top w:val="none" w:sz="0" w:space="0" w:color="auto"/>
                    <w:left w:val="none" w:sz="0" w:space="0" w:color="auto"/>
                    <w:bottom w:val="none" w:sz="0" w:space="0" w:color="auto"/>
                    <w:right w:val="none" w:sz="0" w:space="0" w:color="auto"/>
                  </w:divBdr>
                </w:div>
                <w:div w:id="2041008437">
                  <w:marLeft w:val="640"/>
                  <w:marRight w:val="0"/>
                  <w:marTop w:val="0"/>
                  <w:marBottom w:val="0"/>
                  <w:divBdr>
                    <w:top w:val="none" w:sz="0" w:space="0" w:color="auto"/>
                    <w:left w:val="none" w:sz="0" w:space="0" w:color="auto"/>
                    <w:bottom w:val="none" w:sz="0" w:space="0" w:color="auto"/>
                    <w:right w:val="none" w:sz="0" w:space="0" w:color="auto"/>
                  </w:divBdr>
                </w:div>
                <w:div w:id="1949117942">
                  <w:marLeft w:val="640"/>
                  <w:marRight w:val="0"/>
                  <w:marTop w:val="0"/>
                  <w:marBottom w:val="0"/>
                  <w:divBdr>
                    <w:top w:val="none" w:sz="0" w:space="0" w:color="auto"/>
                    <w:left w:val="none" w:sz="0" w:space="0" w:color="auto"/>
                    <w:bottom w:val="none" w:sz="0" w:space="0" w:color="auto"/>
                    <w:right w:val="none" w:sz="0" w:space="0" w:color="auto"/>
                  </w:divBdr>
                </w:div>
                <w:div w:id="1307931671">
                  <w:marLeft w:val="640"/>
                  <w:marRight w:val="0"/>
                  <w:marTop w:val="0"/>
                  <w:marBottom w:val="0"/>
                  <w:divBdr>
                    <w:top w:val="none" w:sz="0" w:space="0" w:color="auto"/>
                    <w:left w:val="none" w:sz="0" w:space="0" w:color="auto"/>
                    <w:bottom w:val="none" w:sz="0" w:space="0" w:color="auto"/>
                    <w:right w:val="none" w:sz="0" w:space="0" w:color="auto"/>
                  </w:divBdr>
                </w:div>
                <w:div w:id="827938736">
                  <w:marLeft w:val="640"/>
                  <w:marRight w:val="0"/>
                  <w:marTop w:val="0"/>
                  <w:marBottom w:val="0"/>
                  <w:divBdr>
                    <w:top w:val="none" w:sz="0" w:space="0" w:color="auto"/>
                    <w:left w:val="none" w:sz="0" w:space="0" w:color="auto"/>
                    <w:bottom w:val="none" w:sz="0" w:space="0" w:color="auto"/>
                    <w:right w:val="none" w:sz="0" w:space="0" w:color="auto"/>
                  </w:divBdr>
                </w:div>
                <w:div w:id="442652225">
                  <w:marLeft w:val="640"/>
                  <w:marRight w:val="0"/>
                  <w:marTop w:val="0"/>
                  <w:marBottom w:val="0"/>
                  <w:divBdr>
                    <w:top w:val="none" w:sz="0" w:space="0" w:color="auto"/>
                    <w:left w:val="none" w:sz="0" w:space="0" w:color="auto"/>
                    <w:bottom w:val="none" w:sz="0" w:space="0" w:color="auto"/>
                    <w:right w:val="none" w:sz="0" w:space="0" w:color="auto"/>
                  </w:divBdr>
                </w:div>
                <w:div w:id="760755225">
                  <w:marLeft w:val="640"/>
                  <w:marRight w:val="0"/>
                  <w:marTop w:val="0"/>
                  <w:marBottom w:val="0"/>
                  <w:divBdr>
                    <w:top w:val="none" w:sz="0" w:space="0" w:color="auto"/>
                    <w:left w:val="none" w:sz="0" w:space="0" w:color="auto"/>
                    <w:bottom w:val="none" w:sz="0" w:space="0" w:color="auto"/>
                    <w:right w:val="none" w:sz="0" w:space="0" w:color="auto"/>
                  </w:divBdr>
                </w:div>
                <w:div w:id="1290554970">
                  <w:marLeft w:val="640"/>
                  <w:marRight w:val="0"/>
                  <w:marTop w:val="0"/>
                  <w:marBottom w:val="0"/>
                  <w:divBdr>
                    <w:top w:val="none" w:sz="0" w:space="0" w:color="auto"/>
                    <w:left w:val="none" w:sz="0" w:space="0" w:color="auto"/>
                    <w:bottom w:val="none" w:sz="0" w:space="0" w:color="auto"/>
                    <w:right w:val="none" w:sz="0" w:space="0" w:color="auto"/>
                  </w:divBdr>
                </w:div>
                <w:div w:id="1699355772">
                  <w:marLeft w:val="640"/>
                  <w:marRight w:val="0"/>
                  <w:marTop w:val="0"/>
                  <w:marBottom w:val="0"/>
                  <w:divBdr>
                    <w:top w:val="none" w:sz="0" w:space="0" w:color="auto"/>
                    <w:left w:val="none" w:sz="0" w:space="0" w:color="auto"/>
                    <w:bottom w:val="none" w:sz="0" w:space="0" w:color="auto"/>
                    <w:right w:val="none" w:sz="0" w:space="0" w:color="auto"/>
                  </w:divBdr>
                </w:div>
                <w:div w:id="1499074348">
                  <w:marLeft w:val="640"/>
                  <w:marRight w:val="0"/>
                  <w:marTop w:val="0"/>
                  <w:marBottom w:val="0"/>
                  <w:divBdr>
                    <w:top w:val="none" w:sz="0" w:space="0" w:color="auto"/>
                    <w:left w:val="none" w:sz="0" w:space="0" w:color="auto"/>
                    <w:bottom w:val="none" w:sz="0" w:space="0" w:color="auto"/>
                    <w:right w:val="none" w:sz="0" w:space="0" w:color="auto"/>
                  </w:divBdr>
                </w:div>
                <w:div w:id="196507443">
                  <w:marLeft w:val="640"/>
                  <w:marRight w:val="0"/>
                  <w:marTop w:val="0"/>
                  <w:marBottom w:val="0"/>
                  <w:divBdr>
                    <w:top w:val="none" w:sz="0" w:space="0" w:color="auto"/>
                    <w:left w:val="none" w:sz="0" w:space="0" w:color="auto"/>
                    <w:bottom w:val="none" w:sz="0" w:space="0" w:color="auto"/>
                    <w:right w:val="none" w:sz="0" w:space="0" w:color="auto"/>
                  </w:divBdr>
                </w:div>
                <w:div w:id="349260893">
                  <w:marLeft w:val="640"/>
                  <w:marRight w:val="0"/>
                  <w:marTop w:val="0"/>
                  <w:marBottom w:val="0"/>
                  <w:divBdr>
                    <w:top w:val="none" w:sz="0" w:space="0" w:color="auto"/>
                    <w:left w:val="none" w:sz="0" w:space="0" w:color="auto"/>
                    <w:bottom w:val="none" w:sz="0" w:space="0" w:color="auto"/>
                    <w:right w:val="none" w:sz="0" w:space="0" w:color="auto"/>
                  </w:divBdr>
                </w:div>
                <w:div w:id="809323384">
                  <w:marLeft w:val="640"/>
                  <w:marRight w:val="0"/>
                  <w:marTop w:val="0"/>
                  <w:marBottom w:val="0"/>
                  <w:divBdr>
                    <w:top w:val="none" w:sz="0" w:space="0" w:color="auto"/>
                    <w:left w:val="none" w:sz="0" w:space="0" w:color="auto"/>
                    <w:bottom w:val="none" w:sz="0" w:space="0" w:color="auto"/>
                    <w:right w:val="none" w:sz="0" w:space="0" w:color="auto"/>
                  </w:divBdr>
                </w:div>
                <w:div w:id="1434128862">
                  <w:marLeft w:val="640"/>
                  <w:marRight w:val="0"/>
                  <w:marTop w:val="0"/>
                  <w:marBottom w:val="0"/>
                  <w:divBdr>
                    <w:top w:val="none" w:sz="0" w:space="0" w:color="auto"/>
                    <w:left w:val="none" w:sz="0" w:space="0" w:color="auto"/>
                    <w:bottom w:val="none" w:sz="0" w:space="0" w:color="auto"/>
                    <w:right w:val="none" w:sz="0" w:space="0" w:color="auto"/>
                  </w:divBdr>
                </w:div>
                <w:div w:id="1857957405">
                  <w:marLeft w:val="640"/>
                  <w:marRight w:val="0"/>
                  <w:marTop w:val="0"/>
                  <w:marBottom w:val="0"/>
                  <w:divBdr>
                    <w:top w:val="none" w:sz="0" w:space="0" w:color="auto"/>
                    <w:left w:val="none" w:sz="0" w:space="0" w:color="auto"/>
                    <w:bottom w:val="none" w:sz="0" w:space="0" w:color="auto"/>
                    <w:right w:val="none" w:sz="0" w:space="0" w:color="auto"/>
                  </w:divBdr>
                </w:div>
                <w:div w:id="874346610">
                  <w:marLeft w:val="640"/>
                  <w:marRight w:val="0"/>
                  <w:marTop w:val="0"/>
                  <w:marBottom w:val="0"/>
                  <w:divBdr>
                    <w:top w:val="none" w:sz="0" w:space="0" w:color="auto"/>
                    <w:left w:val="none" w:sz="0" w:space="0" w:color="auto"/>
                    <w:bottom w:val="none" w:sz="0" w:space="0" w:color="auto"/>
                    <w:right w:val="none" w:sz="0" w:space="0" w:color="auto"/>
                  </w:divBdr>
                </w:div>
                <w:div w:id="1747991139">
                  <w:marLeft w:val="640"/>
                  <w:marRight w:val="0"/>
                  <w:marTop w:val="0"/>
                  <w:marBottom w:val="0"/>
                  <w:divBdr>
                    <w:top w:val="none" w:sz="0" w:space="0" w:color="auto"/>
                    <w:left w:val="none" w:sz="0" w:space="0" w:color="auto"/>
                    <w:bottom w:val="none" w:sz="0" w:space="0" w:color="auto"/>
                    <w:right w:val="none" w:sz="0" w:space="0" w:color="auto"/>
                  </w:divBdr>
                </w:div>
                <w:div w:id="115025768">
                  <w:marLeft w:val="640"/>
                  <w:marRight w:val="0"/>
                  <w:marTop w:val="0"/>
                  <w:marBottom w:val="0"/>
                  <w:divBdr>
                    <w:top w:val="none" w:sz="0" w:space="0" w:color="auto"/>
                    <w:left w:val="none" w:sz="0" w:space="0" w:color="auto"/>
                    <w:bottom w:val="none" w:sz="0" w:space="0" w:color="auto"/>
                    <w:right w:val="none" w:sz="0" w:space="0" w:color="auto"/>
                  </w:divBdr>
                </w:div>
                <w:div w:id="1224489571">
                  <w:marLeft w:val="640"/>
                  <w:marRight w:val="0"/>
                  <w:marTop w:val="0"/>
                  <w:marBottom w:val="0"/>
                  <w:divBdr>
                    <w:top w:val="none" w:sz="0" w:space="0" w:color="auto"/>
                    <w:left w:val="none" w:sz="0" w:space="0" w:color="auto"/>
                    <w:bottom w:val="none" w:sz="0" w:space="0" w:color="auto"/>
                    <w:right w:val="none" w:sz="0" w:space="0" w:color="auto"/>
                  </w:divBdr>
                </w:div>
                <w:div w:id="105464321">
                  <w:marLeft w:val="640"/>
                  <w:marRight w:val="0"/>
                  <w:marTop w:val="0"/>
                  <w:marBottom w:val="0"/>
                  <w:divBdr>
                    <w:top w:val="none" w:sz="0" w:space="0" w:color="auto"/>
                    <w:left w:val="none" w:sz="0" w:space="0" w:color="auto"/>
                    <w:bottom w:val="none" w:sz="0" w:space="0" w:color="auto"/>
                    <w:right w:val="none" w:sz="0" w:space="0" w:color="auto"/>
                  </w:divBdr>
                </w:div>
                <w:div w:id="1125730276">
                  <w:marLeft w:val="640"/>
                  <w:marRight w:val="0"/>
                  <w:marTop w:val="0"/>
                  <w:marBottom w:val="0"/>
                  <w:divBdr>
                    <w:top w:val="none" w:sz="0" w:space="0" w:color="auto"/>
                    <w:left w:val="none" w:sz="0" w:space="0" w:color="auto"/>
                    <w:bottom w:val="none" w:sz="0" w:space="0" w:color="auto"/>
                    <w:right w:val="none" w:sz="0" w:space="0" w:color="auto"/>
                  </w:divBdr>
                </w:div>
                <w:div w:id="238906258">
                  <w:marLeft w:val="640"/>
                  <w:marRight w:val="0"/>
                  <w:marTop w:val="0"/>
                  <w:marBottom w:val="0"/>
                  <w:divBdr>
                    <w:top w:val="none" w:sz="0" w:space="0" w:color="auto"/>
                    <w:left w:val="none" w:sz="0" w:space="0" w:color="auto"/>
                    <w:bottom w:val="none" w:sz="0" w:space="0" w:color="auto"/>
                    <w:right w:val="none" w:sz="0" w:space="0" w:color="auto"/>
                  </w:divBdr>
                </w:div>
                <w:div w:id="1852988408">
                  <w:marLeft w:val="640"/>
                  <w:marRight w:val="0"/>
                  <w:marTop w:val="0"/>
                  <w:marBottom w:val="0"/>
                  <w:divBdr>
                    <w:top w:val="none" w:sz="0" w:space="0" w:color="auto"/>
                    <w:left w:val="none" w:sz="0" w:space="0" w:color="auto"/>
                    <w:bottom w:val="none" w:sz="0" w:space="0" w:color="auto"/>
                    <w:right w:val="none" w:sz="0" w:space="0" w:color="auto"/>
                  </w:divBdr>
                </w:div>
                <w:div w:id="1266187712">
                  <w:marLeft w:val="640"/>
                  <w:marRight w:val="0"/>
                  <w:marTop w:val="0"/>
                  <w:marBottom w:val="0"/>
                  <w:divBdr>
                    <w:top w:val="none" w:sz="0" w:space="0" w:color="auto"/>
                    <w:left w:val="none" w:sz="0" w:space="0" w:color="auto"/>
                    <w:bottom w:val="none" w:sz="0" w:space="0" w:color="auto"/>
                    <w:right w:val="none" w:sz="0" w:space="0" w:color="auto"/>
                  </w:divBdr>
                </w:div>
                <w:div w:id="1716931577">
                  <w:marLeft w:val="640"/>
                  <w:marRight w:val="0"/>
                  <w:marTop w:val="0"/>
                  <w:marBottom w:val="0"/>
                  <w:divBdr>
                    <w:top w:val="none" w:sz="0" w:space="0" w:color="auto"/>
                    <w:left w:val="none" w:sz="0" w:space="0" w:color="auto"/>
                    <w:bottom w:val="none" w:sz="0" w:space="0" w:color="auto"/>
                    <w:right w:val="none" w:sz="0" w:space="0" w:color="auto"/>
                  </w:divBdr>
                </w:div>
                <w:div w:id="457263403">
                  <w:marLeft w:val="640"/>
                  <w:marRight w:val="0"/>
                  <w:marTop w:val="0"/>
                  <w:marBottom w:val="0"/>
                  <w:divBdr>
                    <w:top w:val="none" w:sz="0" w:space="0" w:color="auto"/>
                    <w:left w:val="none" w:sz="0" w:space="0" w:color="auto"/>
                    <w:bottom w:val="none" w:sz="0" w:space="0" w:color="auto"/>
                    <w:right w:val="none" w:sz="0" w:space="0" w:color="auto"/>
                  </w:divBdr>
                </w:div>
                <w:div w:id="613244846">
                  <w:marLeft w:val="640"/>
                  <w:marRight w:val="0"/>
                  <w:marTop w:val="0"/>
                  <w:marBottom w:val="0"/>
                  <w:divBdr>
                    <w:top w:val="none" w:sz="0" w:space="0" w:color="auto"/>
                    <w:left w:val="none" w:sz="0" w:space="0" w:color="auto"/>
                    <w:bottom w:val="none" w:sz="0" w:space="0" w:color="auto"/>
                    <w:right w:val="none" w:sz="0" w:space="0" w:color="auto"/>
                  </w:divBdr>
                </w:div>
                <w:div w:id="1025521196">
                  <w:marLeft w:val="640"/>
                  <w:marRight w:val="0"/>
                  <w:marTop w:val="0"/>
                  <w:marBottom w:val="0"/>
                  <w:divBdr>
                    <w:top w:val="none" w:sz="0" w:space="0" w:color="auto"/>
                    <w:left w:val="none" w:sz="0" w:space="0" w:color="auto"/>
                    <w:bottom w:val="none" w:sz="0" w:space="0" w:color="auto"/>
                    <w:right w:val="none" w:sz="0" w:space="0" w:color="auto"/>
                  </w:divBdr>
                </w:div>
                <w:div w:id="1300379904">
                  <w:marLeft w:val="640"/>
                  <w:marRight w:val="0"/>
                  <w:marTop w:val="0"/>
                  <w:marBottom w:val="0"/>
                  <w:divBdr>
                    <w:top w:val="none" w:sz="0" w:space="0" w:color="auto"/>
                    <w:left w:val="none" w:sz="0" w:space="0" w:color="auto"/>
                    <w:bottom w:val="none" w:sz="0" w:space="0" w:color="auto"/>
                    <w:right w:val="none" w:sz="0" w:space="0" w:color="auto"/>
                  </w:divBdr>
                </w:div>
                <w:div w:id="1300842185">
                  <w:marLeft w:val="640"/>
                  <w:marRight w:val="0"/>
                  <w:marTop w:val="0"/>
                  <w:marBottom w:val="0"/>
                  <w:divBdr>
                    <w:top w:val="none" w:sz="0" w:space="0" w:color="auto"/>
                    <w:left w:val="none" w:sz="0" w:space="0" w:color="auto"/>
                    <w:bottom w:val="none" w:sz="0" w:space="0" w:color="auto"/>
                    <w:right w:val="none" w:sz="0" w:space="0" w:color="auto"/>
                  </w:divBdr>
                </w:div>
                <w:div w:id="412165191">
                  <w:marLeft w:val="640"/>
                  <w:marRight w:val="0"/>
                  <w:marTop w:val="0"/>
                  <w:marBottom w:val="0"/>
                  <w:divBdr>
                    <w:top w:val="none" w:sz="0" w:space="0" w:color="auto"/>
                    <w:left w:val="none" w:sz="0" w:space="0" w:color="auto"/>
                    <w:bottom w:val="none" w:sz="0" w:space="0" w:color="auto"/>
                    <w:right w:val="none" w:sz="0" w:space="0" w:color="auto"/>
                  </w:divBdr>
                </w:div>
                <w:div w:id="1517694892">
                  <w:marLeft w:val="640"/>
                  <w:marRight w:val="0"/>
                  <w:marTop w:val="0"/>
                  <w:marBottom w:val="0"/>
                  <w:divBdr>
                    <w:top w:val="none" w:sz="0" w:space="0" w:color="auto"/>
                    <w:left w:val="none" w:sz="0" w:space="0" w:color="auto"/>
                    <w:bottom w:val="none" w:sz="0" w:space="0" w:color="auto"/>
                    <w:right w:val="none" w:sz="0" w:space="0" w:color="auto"/>
                  </w:divBdr>
                </w:div>
                <w:div w:id="1613122621">
                  <w:marLeft w:val="640"/>
                  <w:marRight w:val="0"/>
                  <w:marTop w:val="0"/>
                  <w:marBottom w:val="0"/>
                  <w:divBdr>
                    <w:top w:val="none" w:sz="0" w:space="0" w:color="auto"/>
                    <w:left w:val="none" w:sz="0" w:space="0" w:color="auto"/>
                    <w:bottom w:val="none" w:sz="0" w:space="0" w:color="auto"/>
                    <w:right w:val="none" w:sz="0" w:space="0" w:color="auto"/>
                  </w:divBdr>
                </w:div>
                <w:div w:id="1398627036">
                  <w:marLeft w:val="640"/>
                  <w:marRight w:val="0"/>
                  <w:marTop w:val="0"/>
                  <w:marBottom w:val="0"/>
                  <w:divBdr>
                    <w:top w:val="none" w:sz="0" w:space="0" w:color="auto"/>
                    <w:left w:val="none" w:sz="0" w:space="0" w:color="auto"/>
                    <w:bottom w:val="none" w:sz="0" w:space="0" w:color="auto"/>
                    <w:right w:val="none" w:sz="0" w:space="0" w:color="auto"/>
                  </w:divBdr>
                </w:div>
                <w:div w:id="1586188639">
                  <w:marLeft w:val="640"/>
                  <w:marRight w:val="0"/>
                  <w:marTop w:val="0"/>
                  <w:marBottom w:val="0"/>
                  <w:divBdr>
                    <w:top w:val="none" w:sz="0" w:space="0" w:color="auto"/>
                    <w:left w:val="none" w:sz="0" w:space="0" w:color="auto"/>
                    <w:bottom w:val="none" w:sz="0" w:space="0" w:color="auto"/>
                    <w:right w:val="none" w:sz="0" w:space="0" w:color="auto"/>
                  </w:divBdr>
                </w:div>
                <w:div w:id="944964021">
                  <w:marLeft w:val="640"/>
                  <w:marRight w:val="0"/>
                  <w:marTop w:val="0"/>
                  <w:marBottom w:val="0"/>
                  <w:divBdr>
                    <w:top w:val="none" w:sz="0" w:space="0" w:color="auto"/>
                    <w:left w:val="none" w:sz="0" w:space="0" w:color="auto"/>
                    <w:bottom w:val="none" w:sz="0" w:space="0" w:color="auto"/>
                    <w:right w:val="none" w:sz="0" w:space="0" w:color="auto"/>
                  </w:divBdr>
                </w:div>
                <w:div w:id="179784760">
                  <w:marLeft w:val="640"/>
                  <w:marRight w:val="0"/>
                  <w:marTop w:val="0"/>
                  <w:marBottom w:val="0"/>
                  <w:divBdr>
                    <w:top w:val="none" w:sz="0" w:space="0" w:color="auto"/>
                    <w:left w:val="none" w:sz="0" w:space="0" w:color="auto"/>
                    <w:bottom w:val="none" w:sz="0" w:space="0" w:color="auto"/>
                    <w:right w:val="none" w:sz="0" w:space="0" w:color="auto"/>
                  </w:divBdr>
                </w:div>
                <w:div w:id="77332670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243926291">
          <w:marLeft w:val="640"/>
          <w:marRight w:val="0"/>
          <w:marTop w:val="0"/>
          <w:marBottom w:val="0"/>
          <w:divBdr>
            <w:top w:val="none" w:sz="0" w:space="0" w:color="auto"/>
            <w:left w:val="none" w:sz="0" w:space="0" w:color="auto"/>
            <w:bottom w:val="none" w:sz="0" w:space="0" w:color="auto"/>
            <w:right w:val="none" w:sz="0" w:space="0" w:color="auto"/>
          </w:divBdr>
        </w:div>
        <w:div w:id="837189347">
          <w:marLeft w:val="640"/>
          <w:marRight w:val="0"/>
          <w:marTop w:val="0"/>
          <w:marBottom w:val="0"/>
          <w:divBdr>
            <w:top w:val="none" w:sz="0" w:space="0" w:color="auto"/>
            <w:left w:val="none" w:sz="0" w:space="0" w:color="auto"/>
            <w:bottom w:val="none" w:sz="0" w:space="0" w:color="auto"/>
            <w:right w:val="none" w:sz="0" w:space="0" w:color="auto"/>
          </w:divBdr>
        </w:div>
        <w:div w:id="29040013">
          <w:marLeft w:val="640"/>
          <w:marRight w:val="0"/>
          <w:marTop w:val="0"/>
          <w:marBottom w:val="0"/>
          <w:divBdr>
            <w:top w:val="none" w:sz="0" w:space="0" w:color="auto"/>
            <w:left w:val="none" w:sz="0" w:space="0" w:color="auto"/>
            <w:bottom w:val="none" w:sz="0" w:space="0" w:color="auto"/>
            <w:right w:val="none" w:sz="0" w:space="0" w:color="auto"/>
          </w:divBdr>
        </w:div>
        <w:div w:id="1293100608">
          <w:marLeft w:val="640"/>
          <w:marRight w:val="0"/>
          <w:marTop w:val="0"/>
          <w:marBottom w:val="0"/>
          <w:divBdr>
            <w:top w:val="none" w:sz="0" w:space="0" w:color="auto"/>
            <w:left w:val="none" w:sz="0" w:space="0" w:color="auto"/>
            <w:bottom w:val="none" w:sz="0" w:space="0" w:color="auto"/>
            <w:right w:val="none" w:sz="0" w:space="0" w:color="auto"/>
          </w:divBdr>
        </w:div>
        <w:div w:id="2112117963">
          <w:marLeft w:val="640"/>
          <w:marRight w:val="0"/>
          <w:marTop w:val="0"/>
          <w:marBottom w:val="0"/>
          <w:divBdr>
            <w:top w:val="none" w:sz="0" w:space="0" w:color="auto"/>
            <w:left w:val="none" w:sz="0" w:space="0" w:color="auto"/>
            <w:bottom w:val="none" w:sz="0" w:space="0" w:color="auto"/>
            <w:right w:val="none" w:sz="0" w:space="0" w:color="auto"/>
          </w:divBdr>
        </w:div>
        <w:div w:id="1917086712">
          <w:marLeft w:val="640"/>
          <w:marRight w:val="0"/>
          <w:marTop w:val="0"/>
          <w:marBottom w:val="0"/>
          <w:divBdr>
            <w:top w:val="none" w:sz="0" w:space="0" w:color="auto"/>
            <w:left w:val="none" w:sz="0" w:space="0" w:color="auto"/>
            <w:bottom w:val="none" w:sz="0" w:space="0" w:color="auto"/>
            <w:right w:val="none" w:sz="0" w:space="0" w:color="auto"/>
          </w:divBdr>
        </w:div>
        <w:div w:id="547910613">
          <w:marLeft w:val="640"/>
          <w:marRight w:val="0"/>
          <w:marTop w:val="0"/>
          <w:marBottom w:val="0"/>
          <w:divBdr>
            <w:top w:val="none" w:sz="0" w:space="0" w:color="auto"/>
            <w:left w:val="none" w:sz="0" w:space="0" w:color="auto"/>
            <w:bottom w:val="none" w:sz="0" w:space="0" w:color="auto"/>
            <w:right w:val="none" w:sz="0" w:space="0" w:color="auto"/>
          </w:divBdr>
        </w:div>
        <w:div w:id="1877114066">
          <w:marLeft w:val="640"/>
          <w:marRight w:val="0"/>
          <w:marTop w:val="0"/>
          <w:marBottom w:val="0"/>
          <w:divBdr>
            <w:top w:val="none" w:sz="0" w:space="0" w:color="auto"/>
            <w:left w:val="none" w:sz="0" w:space="0" w:color="auto"/>
            <w:bottom w:val="none" w:sz="0" w:space="0" w:color="auto"/>
            <w:right w:val="none" w:sz="0" w:space="0" w:color="auto"/>
          </w:divBdr>
        </w:div>
        <w:div w:id="1021392418">
          <w:marLeft w:val="640"/>
          <w:marRight w:val="0"/>
          <w:marTop w:val="0"/>
          <w:marBottom w:val="0"/>
          <w:divBdr>
            <w:top w:val="none" w:sz="0" w:space="0" w:color="auto"/>
            <w:left w:val="none" w:sz="0" w:space="0" w:color="auto"/>
            <w:bottom w:val="none" w:sz="0" w:space="0" w:color="auto"/>
            <w:right w:val="none" w:sz="0" w:space="0" w:color="auto"/>
          </w:divBdr>
        </w:div>
        <w:div w:id="1099451011">
          <w:marLeft w:val="640"/>
          <w:marRight w:val="0"/>
          <w:marTop w:val="0"/>
          <w:marBottom w:val="0"/>
          <w:divBdr>
            <w:top w:val="none" w:sz="0" w:space="0" w:color="auto"/>
            <w:left w:val="none" w:sz="0" w:space="0" w:color="auto"/>
            <w:bottom w:val="none" w:sz="0" w:space="0" w:color="auto"/>
            <w:right w:val="none" w:sz="0" w:space="0" w:color="auto"/>
          </w:divBdr>
        </w:div>
        <w:div w:id="674839663">
          <w:marLeft w:val="640"/>
          <w:marRight w:val="0"/>
          <w:marTop w:val="0"/>
          <w:marBottom w:val="0"/>
          <w:divBdr>
            <w:top w:val="none" w:sz="0" w:space="0" w:color="auto"/>
            <w:left w:val="none" w:sz="0" w:space="0" w:color="auto"/>
            <w:bottom w:val="none" w:sz="0" w:space="0" w:color="auto"/>
            <w:right w:val="none" w:sz="0" w:space="0" w:color="auto"/>
          </w:divBdr>
        </w:div>
        <w:div w:id="132253847">
          <w:marLeft w:val="640"/>
          <w:marRight w:val="0"/>
          <w:marTop w:val="0"/>
          <w:marBottom w:val="0"/>
          <w:divBdr>
            <w:top w:val="none" w:sz="0" w:space="0" w:color="auto"/>
            <w:left w:val="none" w:sz="0" w:space="0" w:color="auto"/>
            <w:bottom w:val="none" w:sz="0" w:space="0" w:color="auto"/>
            <w:right w:val="none" w:sz="0" w:space="0" w:color="auto"/>
          </w:divBdr>
        </w:div>
        <w:div w:id="195971318">
          <w:marLeft w:val="640"/>
          <w:marRight w:val="0"/>
          <w:marTop w:val="0"/>
          <w:marBottom w:val="0"/>
          <w:divBdr>
            <w:top w:val="none" w:sz="0" w:space="0" w:color="auto"/>
            <w:left w:val="none" w:sz="0" w:space="0" w:color="auto"/>
            <w:bottom w:val="none" w:sz="0" w:space="0" w:color="auto"/>
            <w:right w:val="none" w:sz="0" w:space="0" w:color="auto"/>
          </w:divBdr>
        </w:div>
        <w:div w:id="778523076">
          <w:marLeft w:val="640"/>
          <w:marRight w:val="0"/>
          <w:marTop w:val="0"/>
          <w:marBottom w:val="0"/>
          <w:divBdr>
            <w:top w:val="none" w:sz="0" w:space="0" w:color="auto"/>
            <w:left w:val="none" w:sz="0" w:space="0" w:color="auto"/>
            <w:bottom w:val="none" w:sz="0" w:space="0" w:color="auto"/>
            <w:right w:val="none" w:sz="0" w:space="0" w:color="auto"/>
          </w:divBdr>
        </w:div>
        <w:div w:id="1665624328">
          <w:marLeft w:val="640"/>
          <w:marRight w:val="0"/>
          <w:marTop w:val="0"/>
          <w:marBottom w:val="0"/>
          <w:divBdr>
            <w:top w:val="none" w:sz="0" w:space="0" w:color="auto"/>
            <w:left w:val="none" w:sz="0" w:space="0" w:color="auto"/>
            <w:bottom w:val="none" w:sz="0" w:space="0" w:color="auto"/>
            <w:right w:val="none" w:sz="0" w:space="0" w:color="auto"/>
          </w:divBdr>
        </w:div>
        <w:div w:id="2088265081">
          <w:marLeft w:val="640"/>
          <w:marRight w:val="0"/>
          <w:marTop w:val="0"/>
          <w:marBottom w:val="0"/>
          <w:divBdr>
            <w:top w:val="none" w:sz="0" w:space="0" w:color="auto"/>
            <w:left w:val="none" w:sz="0" w:space="0" w:color="auto"/>
            <w:bottom w:val="none" w:sz="0" w:space="0" w:color="auto"/>
            <w:right w:val="none" w:sz="0" w:space="0" w:color="auto"/>
          </w:divBdr>
        </w:div>
        <w:div w:id="2123956243">
          <w:marLeft w:val="640"/>
          <w:marRight w:val="0"/>
          <w:marTop w:val="0"/>
          <w:marBottom w:val="0"/>
          <w:divBdr>
            <w:top w:val="none" w:sz="0" w:space="0" w:color="auto"/>
            <w:left w:val="none" w:sz="0" w:space="0" w:color="auto"/>
            <w:bottom w:val="none" w:sz="0" w:space="0" w:color="auto"/>
            <w:right w:val="none" w:sz="0" w:space="0" w:color="auto"/>
          </w:divBdr>
        </w:div>
        <w:div w:id="1518301296">
          <w:marLeft w:val="640"/>
          <w:marRight w:val="0"/>
          <w:marTop w:val="0"/>
          <w:marBottom w:val="0"/>
          <w:divBdr>
            <w:top w:val="none" w:sz="0" w:space="0" w:color="auto"/>
            <w:left w:val="none" w:sz="0" w:space="0" w:color="auto"/>
            <w:bottom w:val="none" w:sz="0" w:space="0" w:color="auto"/>
            <w:right w:val="none" w:sz="0" w:space="0" w:color="auto"/>
          </w:divBdr>
        </w:div>
        <w:div w:id="780565132">
          <w:marLeft w:val="640"/>
          <w:marRight w:val="0"/>
          <w:marTop w:val="0"/>
          <w:marBottom w:val="0"/>
          <w:divBdr>
            <w:top w:val="none" w:sz="0" w:space="0" w:color="auto"/>
            <w:left w:val="none" w:sz="0" w:space="0" w:color="auto"/>
            <w:bottom w:val="none" w:sz="0" w:space="0" w:color="auto"/>
            <w:right w:val="none" w:sz="0" w:space="0" w:color="auto"/>
          </w:divBdr>
        </w:div>
        <w:div w:id="2082213368">
          <w:marLeft w:val="640"/>
          <w:marRight w:val="0"/>
          <w:marTop w:val="0"/>
          <w:marBottom w:val="0"/>
          <w:divBdr>
            <w:top w:val="none" w:sz="0" w:space="0" w:color="auto"/>
            <w:left w:val="none" w:sz="0" w:space="0" w:color="auto"/>
            <w:bottom w:val="none" w:sz="0" w:space="0" w:color="auto"/>
            <w:right w:val="none" w:sz="0" w:space="0" w:color="auto"/>
          </w:divBdr>
        </w:div>
        <w:div w:id="1629579487">
          <w:marLeft w:val="640"/>
          <w:marRight w:val="0"/>
          <w:marTop w:val="0"/>
          <w:marBottom w:val="0"/>
          <w:divBdr>
            <w:top w:val="none" w:sz="0" w:space="0" w:color="auto"/>
            <w:left w:val="none" w:sz="0" w:space="0" w:color="auto"/>
            <w:bottom w:val="none" w:sz="0" w:space="0" w:color="auto"/>
            <w:right w:val="none" w:sz="0" w:space="0" w:color="auto"/>
          </w:divBdr>
        </w:div>
        <w:div w:id="1579175729">
          <w:marLeft w:val="640"/>
          <w:marRight w:val="0"/>
          <w:marTop w:val="0"/>
          <w:marBottom w:val="0"/>
          <w:divBdr>
            <w:top w:val="none" w:sz="0" w:space="0" w:color="auto"/>
            <w:left w:val="none" w:sz="0" w:space="0" w:color="auto"/>
            <w:bottom w:val="none" w:sz="0" w:space="0" w:color="auto"/>
            <w:right w:val="none" w:sz="0" w:space="0" w:color="auto"/>
          </w:divBdr>
        </w:div>
        <w:div w:id="1006638780">
          <w:marLeft w:val="640"/>
          <w:marRight w:val="0"/>
          <w:marTop w:val="0"/>
          <w:marBottom w:val="0"/>
          <w:divBdr>
            <w:top w:val="none" w:sz="0" w:space="0" w:color="auto"/>
            <w:left w:val="none" w:sz="0" w:space="0" w:color="auto"/>
            <w:bottom w:val="none" w:sz="0" w:space="0" w:color="auto"/>
            <w:right w:val="none" w:sz="0" w:space="0" w:color="auto"/>
          </w:divBdr>
        </w:div>
        <w:div w:id="1211111026">
          <w:marLeft w:val="640"/>
          <w:marRight w:val="0"/>
          <w:marTop w:val="0"/>
          <w:marBottom w:val="0"/>
          <w:divBdr>
            <w:top w:val="none" w:sz="0" w:space="0" w:color="auto"/>
            <w:left w:val="none" w:sz="0" w:space="0" w:color="auto"/>
            <w:bottom w:val="none" w:sz="0" w:space="0" w:color="auto"/>
            <w:right w:val="none" w:sz="0" w:space="0" w:color="auto"/>
          </w:divBdr>
        </w:div>
        <w:div w:id="803040473">
          <w:marLeft w:val="640"/>
          <w:marRight w:val="0"/>
          <w:marTop w:val="0"/>
          <w:marBottom w:val="0"/>
          <w:divBdr>
            <w:top w:val="none" w:sz="0" w:space="0" w:color="auto"/>
            <w:left w:val="none" w:sz="0" w:space="0" w:color="auto"/>
            <w:bottom w:val="none" w:sz="0" w:space="0" w:color="auto"/>
            <w:right w:val="none" w:sz="0" w:space="0" w:color="auto"/>
          </w:divBdr>
        </w:div>
        <w:div w:id="2020152673">
          <w:marLeft w:val="640"/>
          <w:marRight w:val="0"/>
          <w:marTop w:val="0"/>
          <w:marBottom w:val="0"/>
          <w:divBdr>
            <w:top w:val="none" w:sz="0" w:space="0" w:color="auto"/>
            <w:left w:val="none" w:sz="0" w:space="0" w:color="auto"/>
            <w:bottom w:val="none" w:sz="0" w:space="0" w:color="auto"/>
            <w:right w:val="none" w:sz="0" w:space="0" w:color="auto"/>
          </w:divBdr>
        </w:div>
        <w:div w:id="648561075">
          <w:marLeft w:val="640"/>
          <w:marRight w:val="0"/>
          <w:marTop w:val="0"/>
          <w:marBottom w:val="0"/>
          <w:divBdr>
            <w:top w:val="none" w:sz="0" w:space="0" w:color="auto"/>
            <w:left w:val="none" w:sz="0" w:space="0" w:color="auto"/>
            <w:bottom w:val="none" w:sz="0" w:space="0" w:color="auto"/>
            <w:right w:val="none" w:sz="0" w:space="0" w:color="auto"/>
          </w:divBdr>
        </w:div>
        <w:div w:id="286087104">
          <w:marLeft w:val="640"/>
          <w:marRight w:val="0"/>
          <w:marTop w:val="0"/>
          <w:marBottom w:val="0"/>
          <w:divBdr>
            <w:top w:val="none" w:sz="0" w:space="0" w:color="auto"/>
            <w:left w:val="none" w:sz="0" w:space="0" w:color="auto"/>
            <w:bottom w:val="none" w:sz="0" w:space="0" w:color="auto"/>
            <w:right w:val="none" w:sz="0" w:space="0" w:color="auto"/>
          </w:divBdr>
        </w:div>
        <w:div w:id="98375638">
          <w:marLeft w:val="640"/>
          <w:marRight w:val="0"/>
          <w:marTop w:val="0"/>
          <w:marBottom w:val="0"/>
          <w:divBdr>
            <w:top w:val="none" w:sz="0" w:space="0" w:color="auto"/>
            <w:left w:val="none" w:sz="0" w:space="0" w:color="auto"/>
            <w:bottom w:val="none" w:sz="0" w:space="0" w:color="auto"/>
            <w:right w:val="none" w:sz="0" w:space="0" w:color="auto"/>
          </w:divBdr>
        </w:div>
        <w:div w:id="2015303609">
          <w:marLeft w:val="640"/>
          <w:marRight w:val="0"/>
          <w:marTop w:val="0"/>
          <w:marBottom w:val="0"/>
          <w:divBdr>
            <w:top w:val="none" w:sz="0" w:space="0" w:color="auto"/>
            <w:left w:val="none" w:sz="0" w:space="0" w:color="auto"/>
            <w:bottom w:val="none" w:sz="0" w:space="0" w:color="auto"/>
            <w:right w:val="none" w:sz="0" w:space="0" w:color="auto"/>
          </w:divBdr>
        </w:div>
        <w:div w:id="762724147">
          <w:marLeft w:val="640"/>
          <w:marRight w:val="0"/>
          <w:marTop w:val="0"/>
          <w:marBottom w:val="0"/>
          <w:divBdr>
            <w:top w:val="none" w:sz="0" w:space="0" w:color="auto"/>
            <w:left w:val="none" w:sz="0" w:space="0" w:color="auto"/>
            <w:bottom w:val="none" w:sz="0" w:space="0" w:color="auto"/>
            <w:right w:val="none" w:sz="0" w:space="0" w:color="auto"/>
          </w:divBdr>
        </w:div>
        <w:div w:id="772089011">
          <w:marLeft w:val="640"/>
          <w:marRight w:val="0"/>
          <w:marTop w:val="0"/>
          <w:marBottom w:val="0"/>
          <w:divBdr>
            <w:top w:val="none" w:sz="0" w:space="0" w:color="auto"/>
            <w:left w:val="none" w:sz="0" w:space="0" w:color="auto"/>
            <w:bottom w:val="none" w:sz="0" w:space="0" w:color="auto"/>
            <w:right w:val="none" w:sz="0" w:space="0" w:color="auto"/>
          </w:divBdr>
        </w:div>
        <w:div w:id="54427333">
          <w:marLeft w:val="640"/>
          <w:marRight w:val="0"/>
          <w:marTop w:val="0"/>
          <w:marBottom w:val="0"/>
          <w:divBdr>
            <w:top w:val="none" w:sz="0" w:space="0" w:color="auto"/>
            <w:left w:val="none" w:sz="0" w:space="0" w:color="auto"/>
            <w:bottom w:val="none" w:sz="0" w:space="0" w:color="auto"/>
            <w:right w:val="none" w:sz="0" w:space="0" w:color="auto"/>
          </w:divBdr>
        </w:div>
        <w:div w:id="3675524">
          <w:marLeft w:val="640"/>
          <w:marRight w:val="0"/>
          <w:marTop w:val="0"/>
          <w:marBottom w:val="0"/>
          <w:divBdr>
            <w:top w:val="none" w:sz="0" w:space="0" w:color="auto"/>
            <w:left w:val="none" w:sz="0" w:space="0" w:color="auto"/>
            <w:bottom w:val="none" w:sz="0" w:space="0" w:color="auto"/>
            <w:right w:val="none" w:sz="0" w:space="0" w:color="auto"/>
          </w:divBdr>
        </w:div>
        <w:div w:id="2075734090">
          <w:marLeft w:val="640"/>
          <w:marRight w:val="0"/>
          <w:marTop w:val="0"/>
          <w:marBottom w:val="0"/>
          <w:divBdr>
            <w:top w:val="none" w:sz="0" w:space="0" w:color="auto"/>
            <w:left w:val="none" w:sz="0" w:space="0" w:color="auto"/>
            <w:bottom w:val="none" w:sz="0" w:space="0" w:color="auto"/>
            <w:right w:val="none" w:sz="0" w:space="0" w:color="auto"/>
          </w:divBdr>
        </w:div>
        <w:div w:id="490801951">
          <w:marLeft w:val="640"/>
          <w:marRight w:val="0"/>
          <w:marTop w:val="0"/>
          <w:marBottom w:val="0"/>
          <w:divBdr>
            <w:top w:val="none" w:sz="0" w:space="0" w:color="auto"/>
            <w:left w:val="none" w:sz="0" w:space="0" w:color="auto"/>
            <w:bottom w:val="none" w:sz="0" w:space="0" w:color="auto"/>
            <w:right w:val="none" w:sz="0" w:space="0" w:color="auto"/>
          </w:divBdr>
        </w:div>
        <w:div w:id="573197373">
          <w:marLeft w:val="640"/>
          <w:marRight w:val="0"/>
          <w:marTop w:val="0"/>
          <w:marBottom w:val="0"/>
          <w:divBdr>
            <w:top w:val="none" w:sz="0" w:space="0" w:color="auto"/>
            <w:left w:val="none" w:sz="0" w:space="0" w:color="auto"/>
            <w:bottom w:val="none" w:sz="0" w:space="0" w:color="auto"/>
            <w:right w:val="none" w:sz="0" w:space="0" w:color="auto"/>
          </w:divBdr>
        </w:div>
        <w:div w:id="1500080815">
          <w:marLeft w:val="640"/>
          <w:marRight w:val="0"/>
          <w:marTop w:val="0"/>
          <w:marBottom w:val="0"/>
          <w:divBdr>
            <w:top w:val="none" w:sz="0" w:space="0" w:color="auto"/>
            <w:left w:val="none" w:sz="0" w:space="0" w:color="auto"/>
            <w:bottom w:val="none" w:sz="0" w:space="0" w:color="auto"/>
            <w:right w:val="none" w:sz="0" w:space="0" w:color="auto"/>
          </w:divBdr>
        </w:div>
        <w:div w:id="1926454315">
          <w:marLeft w:val="640"/>
          <w:marRight w:val="0"/>
          <w:marTop w:val="0"/>
          <w:marBottom w:val="0"/>
          <w:divBdr>
            <w:top w:val="none" w:sz="0" w:space="0" w:color="auto"/>
            <w:left w:val="none" w:sz="0" w:space="0" w:color="auto"/>
            <w:bottom w:val="none" w:sz="0" w:space="0" w:color="auto"/>
            <w:right w:val="none" w:sz="0" w:space="0" w:color="auto"/>
          </w:divBdr>
        </w:div>
        <w:div w:id="2096708579">
          <w:marLeft w:val="640"/>
          <w:marRight w:val="0"/>
          <w:marTop w:val="0"/>
          <w:marBottom w:val="0"/>
          <w:divBdr>
            <w:top w:val="none" w:sz="0" w:space="0" w:color="auto"/>
            <w:left w:val="none" w:sz="0" w:space="0" w:color="auto"/>
            <w:bottom w:val="none" w:sz="0" w:space="0" w:color="auto"/>
            <w:right w:val="none" w:sz="0" w:space="0" w:color="auto"/>
          </w:divBdr>
        </w:div>
        <w:div w:id="60491391">
          <w:marLeft w:val="640"/>
          <w:marRight w:val="0"/>
          <w:marTop w:val="0"/>
          <w:marBottom w:val="0"/>
          <w:divBdr>
            <w:top w:val="none" w:sz="0" w:space="0" w:color="auto"/>
            <w:left w:val="none" w:sz="0" w:space="0" w:color="auto"/>
            <w:bottom w:val="none" w:sz="0" w:space="0" w:color="auto"/>
            <w:right w:val="none" w:sz="0" w:space="0" w:color="auto"/>
          </w:divBdr>
        </w:div>
        <w:div w:id="809831349">
          <w:marLeft w:val="640"/>
          <w:marRight w:val="0"/>
          <w:marTop w:val="0"/>
          <w:marBottom w:val="0"/>
          <w:divBdr>
            <w:top w:val="none" w:sz="0" w:space="0" w:color="auto"/>
            <w:left w:val="none" w:sz="0" w:space="0" w:color="auto"/>
            <w:bottom w:val="none" w:sz="0" w:space="0" w:color="auto"/>
            <w:right w:val="none" w:sz="0" w:space="0" w:color="auto"/>
          </w:divBdr>
        </w:div>
        <w:div w:id="618537969">
          <w:marLeft w:val="640"/>
          <w:marRight w:val="0"/>
          <w:marTop w:val="0"/>
          <w:marBottom w:val="0"/>
          <w:divBdr>
            <w:top w:val="none" w:sz="0" w:space="0" w:color="auto"/>
            <w:left w:val="none" w:sz="0" w:space="0" w:color="auto"/>
            <w:bottom w:val="none" w:sz="0" w:space="0" w:color="auto"/>
            <w:right w:val="none" w:sz="0" w:space="0" w:color="auto"/>
          </w:divBdr>
        </w:div>
        <w:div w:id="2050759051">
          <w:marLeft w:val="640"/>
          <w:marRight w:val="0"/>
          <w:marTop w:val="0"/>
          <w:marBottom w:val="0"/>
          <w:divBdr>
            <w:top w:val="none" w:sz="0" w:space="0" w:color="auto"/>
            <w:left w:val="none" w:sz="0" w:space="0" w:color="auto"/>
            <w:bottom w:val="none" w:sz="0" w:space="0" w:color="auto"/>
            <w:right w:val="none" w:sz="0" w:space="0" w:color="auto"/>
          </w:divBdr>
        </w:div>
        <w:div w:id="1968048830">
          <w:marLeft w:val="640"/>
          <w:marRight w:val="0"/>
          <w:marTop w:val="0"/>
          <w:marBottom w:val="0"/>
          <w:divBdr>
            <w:top w:val="none" w:sz="0" w:space="0" w:color="auto"/>
            <w:left w:val="none" w:sz="0" w:space="0" w:color="auto"/>
            <w:bottom w:val="none" w:sz="0" w:space="0" w:color="auto"/>
            <w:right w:val="none" w:sz="0" w:space="0" w:color="auto"/>
          </w:divBdr>
        </w:div>
        <w:div w:id="676272186">
          <w:marLeft w:val="640"/>
          <w:marRight w:val="0"/>
          <w:marTop w:val="0"/>
          <w:marBottom w:val="0"/>
          <w:divBdr>
            <w:top w:val="none" w:sz="0" w:space="0" w:color="auto"/>
            <w:left w:val="none" w:sz="0" w:space="0" w:color="auto"/>
            <w:bottom w:val="none" w:sz="0" w:space="0" w:color="auto"/>
            <w:right w:val="none" w:sz="0" w:space="0" w:color="auto"/>
          </w:divBdr>
        </w:div>
        <w:div w:id="165169327">
          <w:marLeft w:val="640"/>
          <w:marRight w:val="0"/>
          <w:marTop w:val="0"/>
          <w:marBottom w:val="0"/>
          <w:divBdr>
            <w:top w:val="none" w:sz="0" w:space="0" w:color="auto"/>
            <w:left w:val="none" w:sz="0" w:space="0" w:color="auto"/>
            <w:bottom w:val="none" w:sz="0" w:space="0" w:color="auto"/>
            <w:right w:val="none" w:sz="0" w:space="0" w:color="auto"/>
          </w:divBdr>
        </w:div>
        <w:div w:id="1976525966">
          <w:marLeft w:val="640"/>
          <w:marRight w:val="0"/>
          <w:marTop w:val="0"/>
          <w:marBottom w:val="0"/>
          <w:divBdr>
            <w:top w:val="none" w:sz="0" w:space="0" w:color="auto"/>
            <w:left w:val="none" w:sz="0" w:space="0" w:color="auto"/>
            <w:bottom w:val="none" w:sz="0" w:space="0" w:color="auto"/>
            <w:right w:val="none" w:sz="0" w:space="0" w:color="auto"/>
          </w:divBdr>
        </w:div>
      </w:divsChild>
    </w:div>
    <w:div w:id="1216312152">
      <w:bodyDiv w:val="1"/>
      <w:marLeft w:val="0"/>
      <w:marRight w:val="0"/>
      <w:marTop w:val="0"/>
      <w:marBottom w:val="0"/>
      <w:divBdr>
        <w:top w:val="none" w:sz="0" w:space="0" w:color="auto"/>
        <w:left w:val="none" w:sz="0" w:space="0" w:color="auto"/>
        <w:bottom w:val="none" w:sz="0" w:space="0" w:color="auto"/>
        <w:right w:val="none" w:sz="0" w:space="0" w:color="auto"/>
      </w:divBdr>
    </w:div>
    <w:div w:id="1224868596">
      <w:bodyDiv w:val="1"/>
      <w:marLeft w:val="0"/>
      <w:marRight w:val="0"/>
      <w:marTop w:val="0"/>
      <w:marBottom w:val="0"/>
      <w:divBdr>
        <w:top w:val="none" w:sz="0" w:space="0" w:color="auto"/>
        <w:left w:val="none" w:sz="0" w:space="0" w:color="auto"/>
        <w:bottom w:val="none" w:sz="0" w:space="0" w:color="auto"/>
        <w:right w:val="none" w:sz="0" w:space="0" w:color="auto"/>
      </w:divBdr>
      <w:divsChild>
        <w:div w:id="407533914">
          <w:marLeft w:val="640"/>
          <w:marRight w:val="0"/>
          <w:marTop w:val="0"/>
          <w:marBottom w:val="0"/>
          <w:divBdr>
            <w:top w:val="none" w:sz="0" w:space="0" w:color="auto"/>
            <w:left w:val="none" w:sz="0" w:space="0" w:color="auto"/>
            <w:bottom w:val="none" w:sz="0" w:space="0" w:color="auto"/>
            <w:right w:val="none" w:sz="0" w:space="0" w:color="auto"/>
          </w:divBdr>
        </w:div>
        <w:div w:id="742222067">
          <w:marLeft w:val="640"/>
          <w:marRight w:val="0"/>
          <w:marTop w:val="0"/>
          <w:marBottom w:val="0"/>
          <w:divBdr>
            <w:top w:val="none" w:sz="0" w:space="0" w:color="auto"/>
            <w:left w:val="none" w:sz="0" w:space="0" w:color="auto"/>
            <w:bottom w:val="none" w:sz="0" w:space="0" w:color="auto"/>
            <w:right w:val="none" w:sz="0" w:space="0" w:color="auto"/>
          </w:divBdr>
        </w:div>
        <w:div w:id="1751854516">
          <w:marLeft w:val="640"/>
          <w:marRight w:val="0"/>
          <w:marTop w:val="0"/>
          <w:marBottom w:val="0"/>
          <w:divBdr>
            <w:top w:val="none" w:sz="0" w:space="0" w:color="auto"/>
            <w:left w:val="none" w:sz="0" w:space="0" w:color="auto"/>
            <w:bottom w:val="none" w:sz="0" w:space="0" w:color="auto"/>
            <w:right w:val="none" w:sz="0" w:space="0" w:color="auto"/>
          </w:divBdr>
        </w:div>
        <w:div w:id="1514806289">
          <w:marLeft w:val="640"/>
          <w:marRight w:val="0"/>
          <w:marTop w:val="0"/>
          <w:marBottom w:val="0"/>
          <w:divBdr>
            <w:top w:val="none" w:sz="0" w:space="0" w:color="auto"/>
            <w:left w:val="none" w:sz="0" w:space="0" w:color="auto"/>
            <w:bottom w:val="none" w:sz="0" w:space="0" w:color="auto"/>
            <w:right w:val="none" w:sz="0" w:space="0" w:color="auto"/>
          </w:divBdr>
        </w:div>
        <w:div w:id="1407461268">
          <w:marLeft w:val="640"/>
          <w:marRight w:val="0"/>
          <w:marTop w:val="0"/>
          <w:marBottom w:val="0"/>
          <w:divBdr>
            <w:top w:val="none" w:sz="0" w:space="0" w:color="auto"/>
            <w:left w:val="none" w:sz="0" w:space="0" w:color="auto"/>
            <w:bottom w:val="none" w:sz="0" w:space="0" w:color="auto"/>
            <w:right w:val="none" w:sz="0" w:space="0" w:color="auto"/>
          </w:divBdr>
        </w:div>
        <w:div w:id="1735658044">
          <w:marLeft w:val="640"/>
          <w:marRight w:val="0"/>
          <w:marTop w:val="0"/>
          <w:marBottom w:val="0"/>
          <w:divBdr>
            <w:top w:val="none" w:sz="0" w:space="0" w:color="auto"/>
            <w:left w:val="none" w:sz="0" w:space="0" w:color="auto"/>
            <w:bottom w:val="none" w:sz="0" w:space="0" w:color="auto"/>
            <w:right w:val="none" w:sz="0" w:space="0" w:color="auto"/>
          </w:divBdr>
        </w:div>
        <w:div w:id="814417652">
          <w:marLeft w:val="640"/>
          <w:marRight w:val="0"/>
          <w:marTop w:val="0"/>
          <w:marBottom w:val="0"/>
          <w:divBdr>
            <w:top w:val="none" w:sz="0" w:space="0" w:color="auto"/>
            <w:left w:val="none" w:sz="0" w:space="0" w:color="auto"/>
            <w:bottom w:val="none" w:sz="0" w:space="0" w:color="auto"/>
            <w:right w:val="none" w:sz="0" w:space="0" w:color="auto"/>
          </w:divBdr>
        </w:div>
        <w:div w:id="1273439179">
          <w:marLeft w:val="640"/>
          <w:marRight w:val="0"/>
          <w:marTop w:val="0"/>
          <w:marBottom w:val="0"/>
          <w:divBdr>
            <w:top w:val="none" w:sz="0" w:space="0" w:color="auto"/>
            <w:left w:val="none" w:sz="0" w:space="0" w:color="auto"/>
            <w:bottom w:val="none" w:sz="0" w:space="0" w:color="auto"/>
            <w:right w:val="none" w:sz="0" w:space="0" w:color="auto"/>
          </w:divBdr>
        </w:div>
        <w:div w:id="894968111">
          <w:marLeft w:val="640"/>
          <w:marRight w:val="0"/>
          <w:marTop w:val="0"/>
          <w:marBottom w:val="0"/>
          <w:divBdr>
            <w:top w:val="none" w:sz="0" w:space="0" w:color="auto"/>
            <w:left w:val="none" w:sz="0" w:space="0" w:color="auto"/>
            <w:bottom w:val="none" w:sz="0" w:space="0" w:color="auto"/>
            <w:right w:val="none" w:sz="0" w:space="0" w:color="auto"/>
          </w:divBdr>
        </w:div>
        <w:div w:id="486018020">
          <w:marLeft w:val="640"/>
          <w:marRight w:val="0"/>
          <w:marTop w:val="0"/>
          <w:marBottom w:val="0"/>
          <w:divBdr>
            <w:top w:val="none" w:sz="0" w:space="0" w:color="auto"/>
            <w:left w:val="none" w:sz="0" w:space="0" w:color="auto"/>
            <w:bottom w:val="none" w:sz="0" w:space="0" w:color="auto"/>
            <w:right w:val="none" w:sz="0" w:space="0" w:color="auto"/>
          </w:divBdr>
        </w:div>
        <w:div w:id="803693962">
          <w:marLeft w:val="640"/>
          <w:marRight w:val="0"/>
          <w:marTop w:val="0"/>
          <w:marBottom w:val="0"/>
          <w:divBdr>
            <w:top w:val="none" w:sz="0" w:space="0" w:color="auto"/>
            <w:left w:val="none" w:sz="0" w:space="0" w:color="auto"/>
            <w:bottom w:val="none" w:sz="0" w:space="0" w:color="auto"/>
            <w:right w:val="none" w:sz="0" w:space="0" w:color="auto"/>
          </w:divBdr>
        </w:div>
        <w:div w:id="341474101">
          <w:marLeft w:val="640"/>
          <w:marRight w:val="0"/>
          <w:marTop w:val="0"/>
          <w:marBottom w:val="0"/>
          <w:divBdr>
            <w:top w:val="none" w:sz="0" w:space="0" w:color="auto"/>
            <w:left w:val="none" w:sz="0" w:space="0" w:color="auto"/>
            <w:bottom w:val="none" w:sz="0" w:space="0" w:color="auto"/>
            <w:right w:val="none" w:sz="0" w:space="0" w:color="auto"/>
          </w:divBdr>
        </w:div>
        <w:div w:id="1078477038">
          <w:marLeft w:val="640"/>
          <w:marRight w:val="0"/>
          <w:marTop w:val="0"/>
          <w:marBottom w:val="0"/>
          <w:divBdr>
            <w:top w:val="none" w:sz="0" w:space="0" w:color="auto"/>
            <w:left w:val="none" w:sz="0" w:space="0" w:color="auto"/>
            <w:bottom w:val="none" w:sz="0" w:space="0" w:color="auto"/>
            <w:right w:val="none" w:sz="0" w:space="0" w:color="auto"/>
          </w:divBdr>
        </w:div>
        <w:div w:id="1965260702">
          <w:marLeft w:val="640"/>
          <w:marRight w:val="0"/>
          <w:marTop w:val="0"/>
          <w:marBottom w:val="0"/>
          <w:divBdr>
            <w:top w:val="none" w:sz="0" w:space="0" w:color="auto"/>
            <w:left w:val="none" w:sz="0" w:space="0" w:color="auto"/>
            <w:bottom w:val="none" w:sz="0" w:space="0" w:color="auto"/>
            <w:right w:val="none" w:sz="0" w:space="0" w:color="auto"/>
          </w:divBdr>
        </w:div>
        <w:div w:id="268007576">
          <w:marLeft w:val="640"/>
          <w:marRight w:val="0"/>
          <w:marTop w:val="0"/>
          <w:marBottom w:val="0"/>
          <w:divBdr>
            <w:top w:val="none" w:sz="0" w:space="0" w:color="auto"/>
            <w:left w:val="none" w:sz="0" w:space="0" w:color="auto"/>
            <w:bottom w:val="none" w:sz="0" w:space="0" w:color="auto"/>
            <w:right w:val="none" w:sz="0" w:space="0" w:color="auto"/>
          </w:divBdr>
        </w:div>
        <w:div w:id="311376940">
          <w:marLeft w:val="640"/>
          <w:marRight w:val="0"/>
          <w:marTop w:val="0"/>
          <w:marBottom w:val="0"/>
          <w:divBdr>
            <w:top w:val="none" w:sz="0" w:space="0" w:color="auto"/>
            <w:left w:val="none" w:sz="0" w:space="0" w:color="auto"/>
            <w:bottom w:val="none" w:sz="0" w:space="0" w:color="auto"/>
            <w:right w:val="none" w:sz="0" w:space="0" w:color="auto"/>
          </w:divBdr>
        </w:div>
        <w:div w:id="2064713760">
          <w:marLeft w:val="640"/>
          <w:marRight w:val="0"/>
          <w:marTop w:val="0"/>
          <w:marBottom w:val="0"/>
          <w:divBdr>
            <w:top w:val="none" w:sz="0" w:space="0" w:color="auto"/>
            <w:left w:val="none" w:sz="0" w:space="0" w:color="auto"/>
            <w:bottom w:val="none" w:sz="0" w:space="0" w:color="auto"/>
            <w:right w:val="none" w:sz="0" w:space="0" w:color="auto"/>
          </w:divBdr>
        </w:div>
        <w:div w:id="743450885">
          <w:marLeft w:val="640"/>
          <w:marRight w:val="0"/>
          <w:marTop w:val="0"/>
          <w:marBottom w:val="0"/>
          <w:divBdr>
            <w:top w:val="none" w:sz="0" w:space="0" w:color="auto"/>
            <w:left w:val="none" w:sz="0" w:space="0" w:color="auto"/>
            <w:bottom w:val="none" w:sz="0" w:space="0" w:color="auto"/>
            <w:right w:val="none" w:sz="0" w:space="0" w:color="auto"/>
          </w:divBdr>
        </w:div>
        <w:div w:id="1073435411">
          <w:marLeft w:val="640"/>
          <w:marRight w:val="0"/>
          <w:marTop w:val="0"/>
          <w:marBottom w:val="0"/>
          <w:divBdr>
            <w:top w:val="none" w:sz="0" w:space="0" w:color="auto"/>
            <w:left w:val="none" w:sz="0" w:space="0" w:color="auto"/>
            <w:bottom w:val="none" w:sz="0" w:space="0" w:color="auto"/>
            <w:right w:val="none" w:sz="0" w:space="0" w:color="auto"/>
          </w:divBdr>
        </w:div>
        <w:div w:id="804005455">
          <w:marLeft w:val="640"/>
          <w:marRight w:val="0"/>
          <w:marTop w:val="0"/>
          <w:marBottom w:val="0"/>
          <w:divBdr>
            <w:top w:val="none" w:sz="0" w:space="0" w:color="auto"/>
            <w:left w:val="none" w:sz="0" w:space="0" w:color="auto"/>
            <w:bottom w:val="none" w:sz="0" w:space="0" w:color="auto"/>
            <w:right w:val="none" w:sz="0" w:space="0" w:color="auto"/>
          </w:divBdr>
        </w:div>
        <w:div w:id="764959186">
          <w:marLeft w:val="640"/>
          <w:marRight w:val="0"/>
          <w:marTop w:val="0"/>
          <w:marBottom w:val="0"/>
          <w:divBdr>
            <w:top w:val="none" w:sz="0" w:space="0" w:color="auto"/>
            <w:left w:val="none" w:sz="0" w:space="0" w:color="auto"/>
            <w:bottom w:val="none" w:sz="0" w:space="0" w:color="auto"/>
            <w:right w:val="none" w:sz="0" w:space="0" w:color="auto"/>
          </w:divBdr>
        </w:div>
        <w:div w:id="30762639">
          <w:marLeft w:val="640"/>
          <w:marRight w:val="0"/>
          <w:marTop w:val="0"/>
          <w:marBottom w:val="0"/>
          <w:divBdr>
            <w:top w:val="none" w:sz="0" w:space="0" w:color="auto"/>
            <w:left w:val="none" w:sz="0" w:space="0" w:color="auto"/>
            <w:bottom w:val="none" w:sz="0" w:space="0" w:color="auto"/>
            <w:right w:val="none" w:sz="0" w:space="0" w:color="auto"/>
          </w:divBdr>
        </w:div>
        <w:div w:id="628244673">
          <w:marLeft w:val="640"/>
          <w:marRight w:val="0"/>
          <w:marTop w:val="0"/>
          <w:marBottom w:val="0"/>
          <w:divBdr>
            <w:top w:val="none" w:sz="0" w:space="0" w:color="auto"/>
            <w:left w:val="none" w:sz="0" w:space="0" w:color="auto"/>
            <w:bottom w:val="none" w:sz="0" w:space="0" w:color="auto"/>
            <w:right w:val="none" w:sz="0" w:space="0" w:color="auto"/>
          </w:divBdr>
        </w:div>
        <w:div w:id="1235314695">
          <w:marLeft w:val="640"/>
          <w:marRight w:val="0"/>
          <w:marTop w:val="0"/>
          <w:marBottom w:val="0"/>
          <w:divBdr>
            <w:top w:val="none" w:sz="0" w:space="0" w:color="auto"/>
            <w:left w:val="none" w:sz="0" w:space="0" w:color="auto"/>
            <w:bottom w:val="none" w:sz="0" w:space="0" w:color="auto"/>
            <w:right w:val="none" w:sz="0" w:space="0" w:color="auto"/>
          </w:divBdr>
        </w:div>
        <w:div w:id="1941797703">
          <w:marLeft w:val="640"/>
          <w:marRight w:val="0"/>
          <w:marTop w:val="0"/>
          <w:marBottom w:val="0"/>
          <w:divBdr>
            <w:top w:val="none" w:sz="0" w:space="0" w:color="auto"/>
            <w:left w:val="none" w:sz="0" w:space="0" w:color="auto"/>
            <w:bottom w:val="none" w:sz="0" w:space="0" w:color="auto"/>
            <w:right w:val="none" w:sz="0" w:space="0" w:color="auto"/>
          </w:divBdr>
        </w:div>
        <w:div w:id="2024280281">
          <w:marLeft w:val="640"/>
          <w:marRight w:val="0"/>
          <w:marTop w:val="0"/>
          <w:marBottom w:val="0"/>
          <w:divBdr>
            <w:top w:val="none" w:sz="0" w:space="0" w:color="auto"/>
            <w:left w:val="none" w:sz="0" w:space="0" w:color="auto"/>
            <w:bottom w:val="none" w:sz="0" w:space="0" w:color="auto"/>
            <w:right w:val="none" w:sz="0" w:space="0" w:color="auto"/>
          </w:divBdr>
        </w:div>
        <w:div w:id="1628702077">
          <w:marLeft w:val="640"/>
          <w:marRight w:val="0"/>
          <w:marTop w:val="0"/>
          <w:marBottom w:val="0"/>
          <w:divBdr>
            <w:top w:val="none" w:sz="0" w:space="0" w:color="auto"/>
            <w:left w:val="none" w:sz="0" w:space="0" w:color="auto"/>
            <w:bottom w:val="none" w:sz="0" w:space="0" w:color="auto"/>
            <w:right w:val="none" w:sz="0" w:space="0" w:color="auto"/>
          </w:divBdr>
        </w:div>
        <w:div w:id="538324867">
          <w:marLeft w:val="640"/>
          <w:marRight w:val="0"/>
          <w:marTop w:val="0"/>
          <w:marBottom w:val="0"/>
          <w:divBdr>
            <w:top w:val="none" w:sz="0" w:space="0" w:color="auto"/>
            <w:left w:val="none" w:sz="0" w:space="0" w:color="auto"/>
            <w:bottom w:val="none" w:sz="0" w:space="0" w:color="auto"/>
            <w:right w:val="none" w:sz="0" w:space="0" w:color="auto"/>
          </w:divBdr>
        </w:div>
        <w:div w:id="1317613937">
          <w:marLeft w:val="640"/>
          <w:marRight w:val="0"/>
          <w:marTop w:val="0"/>
          <w:marBottom w:val="0"/>
          <w:divBdr>
            <w:top w:val="none" w:sz="0" w:space="0" w:color="auto"/>
            <w:left w:val="none" w:sz="0" w:space="0" w:color="auto"/>
            <w:bottom w:val="none" w:sz="0" w:space="0" w:color="auto"/>
            <w:right w:val="none" w:sz="0" w:space="0" w:color="auto"/>
          </w:divBdr>
        </w:div>
        <w:div w:id="1314607279">
          <w:marLeft w:val="640"/>
          <w:marRight w:val="0"/>
          <w:marTop w:val="0"/>
          <w:marBottom w:val="0"/>
          <w:divBdr>
            <w:top w:val="none" w:sz="0" w:space="0" w:color="auto"/>
            <w:left w:val="none" w:sz="0" w:space="0" w:color="auto"/>
            <w:bottom w:val="none" w:sz="0" w:space="0" w:color="auto"/>
            <w:right w:val="none" w:sz="0" w:space="0" w:color="auto"/>
          </w:divBdr>
        </w:div>
        <w:div w:id="1939829097">
          <w:marLeft w:val="640"/>
          <w:marRight w:val="0"/>
          <w:marTop w:val="0"/>
          <w:marBottom w:val="0"/>
          <w:divBdr>
            <w:top w:val="none" w:sz="0" w:space="0" w:color="auto"/>
            <w:left w:val="none" w:sz="0" w:space="0" w:color="auto"/>
            <w:bottom w:val="none" w:sz="0" w:space="0" w:color="auto"/>
            <w:right w:val="none" w:sz="0" w:space="0" w:color="auto"/>
          </w:divBdr>
        </w:div>
        <w:div w:id="2057700770">
          <w:marLeft w:val="640"/>
          <w:marRight w:val="0"/>
          <w:marTop w:val="0"/>
          <w:marBottom w:val="0"/>
          <w:divBdr>
            <w:top w:val="none" w:sz="0" w:space="0" w:color="auto"/>
            <w:left w:val="none" w:sz="0" w:space="0" w:color="auto"/>
            <w:bottom w:val="none" w:sz="0" w:space="0" w:color="auto"/>
            <w:right w:val="none" w:sz="0" w:space="0" w:color="auto"/>
          </w:divBdr>
        </w:div>
        <w:div w:id="570893910">
          <w:marLeft w:val="640"/>
          <w:marRight w:val="0"/>
          <w:marTop w:val="0"/>
          <w:marBottom w:val="0"/>
          <w:divBdr>
            <w:top w:val="none" w:sz="0" w:space="0" w:color="auto"/>
            <w:left w:val="none" w:sz="0" w:space="0" w:color="auto"/>
            <w:bottom w:val="none" w:sz="0" w:space="0" w:color="auto"/>
            <w:right w:val="none" w:sz="0" w:space="0" w:color="auto"/>
          </w:divBdr>
        </w:div>
        <w:div w:id="1125201280">
          <w:marLeft w:val="640"/>
          <w:marRight w:val="0"/>
          <w:marTop w:val="0"/>
          <w:marBottom w:val="0"/>
          <w:divBdr>
            <w:top w:val="none" w:sz="0" w:space="0" w:color="auto"/>
            <w:left w:val="none" w:sz="0" w:space="0" w:color="auto"/>
            <w:bottom w:val="none" w:sz="0" w:space="0" w:color="auto"/>
            <w:right w:val="none" w:sz="0" w:space="0" w:color="auto"/>
          </w:divBdr>
        </w:div>
        <w:div w:id="290938632">
          <w:marLeft w:val="640"/>
          <w:marRight w:val="0"/>
          <w:marTop w:val="0"/>
          <w:marBottom w:val="0"/>
          <w:divBdr>
            <w:top w:val="none" w:sz="0" w:space="0" w:color="auto"/>
            <w:left w:val="none" w:sz="0" w:space="0" w:color="auto"/>
            <w:bottom w:val="none" w:sz="0" w:space="0" w:color="auto"/>
            <w:right w:val="none" w:sz="0" w:space="0" w:color="auto"/>
          </w:divBdr>
        </w:div>
        <w:div w:id="1507014208">
          <w:marLeft w:val="640"/>
          <w:marRight w:val="0"/>
          <w:marTop w:val="0"/>
          <w:marBottom w:val="0"/>
          <w:divBdr>
            <w:top w:val="none" w:sz="0" w:space="0" w:color="auto"/>
            <w:left w:val="none" w:sz="0" w:space="0" w:color="auto"/>
            <w:bottom w:val="none" w:sz="0" w:space="0" w:color="auto"/>
            <w:right w:val="none" w:sz="0" w:space="0" w:color="auto"/>
          </w:divBdr>
        </w:div>
        <w:div w:id="1073235139">
          <w:marLeft w:val="640"/>
          <w:marRight w:val="0"/>
          <w:marTop w:val="0"/>
          <w:marBottom w:val="0"/>
          <w:divBdr>
            <w:top w:val="none" w:sz="0" w:space="0" w:color="auto"/>
            <w:left w:val="none" w:sz="0" w:space="0" w:color="auto"/>
            <w:bottom w:val="none" w:sz="0" w:space="0" w:color="auto"/>
            <w:right w:val="none" w:sz="0" w:space="0" w:color="auto"/>
          </w:divBdr>
        </w:div>
        <w:div w:id="268663340">
          <w:marLeft w:val="640"/>
          <w:marRight w:val="0"/>
          <w:marTop w:val="0"/>
          <w:marBottom w:val="0"/>
          <w:divBdr>
            <w:top w:val="none" w:sz="0" w:space="0" w:color="auto"/>
            <w:left w:val="none" w:sz="0" w:space="0" w:color="auto"/>
            <w:bottom w:val="none" w:sz="0" w:space="0" w:color="auto"/>
            <w:right w:val="none" w:sz="0" w:space="0" w:color="auto"/>
          </w:divBdr>
        </w:div>
        <w:div w:id="250160960">
          <w:marLeft w:val="640"/>
          <w:marRight w:val="0"/>
          <w:marTop w:val="0"/>
          <w:marBottom w:val="0"/>
          <w:divBdr>
            <w:top w:val="none" w:sz="0" w:space="0" w:color="auto"/>
            <w:left w:val="none" w:sz="0" w:space="0" w:color="auto"/>
            <w:bottom w:val="none" w:sz="0" w:space="0" w:color="auto"/>
            <w:right w:val="none" w:sz="0" w:space="0" w:color="auto"/>
          </w:divBdr>
        </w:div>
        <w:div w:id="1421871947">
          <w:marLeft w:val="640"/>
          <w:marRight w:val="0"/>
          <w:marTop w:val="0"/>
          <w:marBottom w:val="0"/>
          <w:divBdr>
            <w:top w:val="none" w:sz="0" w:space="0" w:color="auto"/>
            <w:left w:val="none" w:sz="0" w:space="0" w:color="auto"/>
            <w:bottom w:val="none" w:sz="0" w:space="0" w:color="auto"/>
            <w:right w:val="none" w:sz="0" w:space="0" w:color="auto"/>
          </w:divBdr>
        </w:div>
        <w:div w:id="956065604">
          <w:marLeft w:val="640"/>
          <w:marRight w:val="0"/>
          <w:marTop w:val="0"/>
          <w:marBottom w:val="0"/>
          <w:divBdr>
            <w:top w:val="none" w:sz="0" w:space="0" w:color="auto"/>
            <w:left w:val="none" w:sz="0" w:space="0" w:color="auto"/>
            <w:bottom w:val="none" w:sz="0" w:space="0" w:color="auto"/>
            <w:right w:val="none" w:sz="0" w:space="0" w:color="auto"/>
          </w:divBdr>
        </w:div>
        <w:div w:id="932670615">
          <w:marLeft w:val="640"/>
          <w:marRight w:val="0"/>
          <w:marTop w:val="0"/>
          <w:marBottom w:val="0"/>
          <w:divBdr>
            <w:top w:val="none" w:sz="0" w:space="0" w:color="auto"/>
            <w:left w:val="none" w:sz="0" w:space="0" w:color="auto"/>
            <w:bottom w:val="none" w:sz="0" w:space="0" w:color="auto"/>
            <w:right w:val="none" w:sz="0" w:space="0" w:color="auto"/>
          </w:divBdr>
        </w:div>
        <w:div w:id="160002076">
          <w:marLeft w:val="640"/>
          <w:marRight w:val="0"/>
          <w:marTop w:val="0"/>
          <w:marBottom w:val="0"/>
          <w:divBdr>
            <w:top w:val="none" w:sz="0" w:space="0" w:color="auto"/>
            <w:left w:val="none" w:sz="0" w:space="0" w:color="auto"/>
            <w:bottom w:val="none" w:sz="0" w:space="0" w:color="auto"/>
            <w:right w:val="none" w:sz="0" w:space="0" w:color="auto"/>
          </w:divBdr>
        </w:div>
        <w:div w:id="80875356">
          <w:marLeft w:val="640"/>
          <w:marRight w:val="0"/>
          <w:marTop w:val="0"/>
          <w:marBottom w:val="0"/>
          <w:divBdr>
            <w:top w:val="none" w:sz="0" w:space="0" w:color="auto"/>
            <w:left w:val="none" w:sz="0" w:space="0" w:color="auto"/>
            <w:bottom w:val="none" w:sz="0" w:space="0" w:color="auto"/>
            <w:right w:val="none" w:sz="0" w:space="0" w:color="auto"/>
          </w:divBdr>
        </w:div>
        <w:div w:id="1027801387">
          <w:marLeft w:val="640"/>
          <w:marRight w:val="0"/>
          <w:marTop w:val="0"/>
          <w:marBottom w:val="0"/>
          <w:divBdr>
            <w:top w:val="none" w:sz="0" w:space="0" w:color="auto"/>
            <w:left w:val="none" w:sz="0" w:space="0" w:color="auto"/>
            <w:bottom w:val="none" w:sz="0" w:space="0" w:color="auto"/>
            <w:right w:val="none" w:sz="0" w:space="0" w:color="auto"/>
          </w:divBdr>
        </w:div>
        <w:div w:id="1375081493">
          <w:marLeft w:val="640"/>
          <w:marRight w:val="0"/>
          <w:marTop w:val="0"/>
          <w:marBottom w:val="0"/>
          <w:divBdr>
            <w:top w:val="none" w:sz="0" w:space="0" w:color="auto"/>
            <w:left w:val="none" w:sz="0" w:space="0" w:color="auto"/>
            <w:bottom w:val="none" w:sz="0" w:space="0" w:color="auto"/>
            <w:right w:val="none" w:sz="0" w:space="0" w:color="auto"/>
          </w:divBdr>
        </w:div>
        <w:div w:id="2020034477">
          <w:marLeft w:val="640"/>
          <w:marRight w:val="0"/>
          <w:marTop w:val="0"/>
          <w:marBottom w:val="0"/>
          <w:divBdr>
            <w:top w:val="none" w:sz="0" w:space="0" w:color="auto"/>
            <w:left w:val="none" w:sz="0" w:space="0" w:color="auto"/>
            <w:bottom w:val="none" w:sz="0" w:space="0" w:color="auto"/>
            <w:right w:val="none" w:sz="0" w:space="0" w:color="auto"/>
          </w:divBdr>
        </w:div>
      </w:divsChild>
    </w:div>
    <w:div w:id="1270309912">
      <w:bodyDiv w:val="1"/>
      <w:marLeft w:val="0"/>
      <w:marRight w:val="0"/>
      <w:marTop w:val="0"/>
      <w:marBottom w:val="0"/>
      <w:divBdr>
        <w:top w:val="none" w:sz="0" w:space="0" w:color="auto"/>
        <w:left w:val="none" w:sz="0" w:space="0" w:color="auto"/>
        <w:bottom w:val="none" w:sz="0" w:space="0" w:color="auto"/>
        <w:right w:val="none" w:sz="0" w:space="0" w:color="auto"/>
      </w:divBdr>
      <w:divsChild>
        <w:div w:id="935213718">
          <w:marLeft w:val="640"/>
          <w:marRight w:val="0"/>
          <w:marTop w:val="0"/>
          <w:marBottom w:val="0"/>
          <w:divBdr>
            <w:top w:val="none" w:sz="0" w:space="0" w:color="auto"/>
            <w:left w:val="none" w:sz="0" w:space="0" w:color="auto"/>
            <w:bottom w:val="none" w:sz="0" w:space="0" w:color="auto"/>
            <w:right w:val="none" w:sz="0" w:space="0" w:color="auto"/>
          </w:divBdr>
        </w:div>
        <w:div w:id="889658900">
          <w:marLeft w:val="640"/>
          <w:marRight w:val="0"/>
          <w:marTop w:val="0"/>
          <w:marBottom w:val="0"/>
          <w:divBdr>
            <w:top w:val="none" w:sz="0" w:space="0" w:color="auto"/>
            <w:left w:val="none" w:sz="0" w:space="0" w:color="auto"/>
            <w:bottom w:val="none" w:sz="0" w:space="0" w:color="auto"/>
            <w:right w:val="none" w:sz="0" w:space="0" w:color="auto"/>
          </w:divBdr>
        </w:div>
        <w:div w:id="2117823839">
          <w:marLeft w:val="640"/>
          <w:marRight w:val="0"/>
          <w:marTop w:val="0"/>
          <w:marBottom w:val="0"/>
          <w:divBdr>
            <w:top w:val="none" w:sz="0" w:space="0" w:color="auto"/>
            <w:left w:val="none" w:sz="0" w:space="0" w:color="auto"/>
            <w:bottom w:val="none" w:sz="0" w:space="0" w:color="auto"/>
            <w:right w:val="none" w:sz="0" w:space="0" w:color="auto"/>
          </w:divBdr>
        </w:div>
        <w:div w:id="88502378">
          <w:marLeft w:val="640"/>
          <w:marRight w:val="0"/>
          <w:marTop w:val="0"/>
          <w:marBottom w:val="0"/>
          <w:divBdr>
            <w:top w:val="none" w:sz="0" w:space="0" w:color="auto"/>
            <w:left w:val="none" w:sz="0" w:space="0" w:color="auto"/>
            <w:bottom w:val="none" w:sz="0" w:space="0" w:color="auto"/>
            <w:right w:val="none" w:sz="0" w:space="0" w:color="auto"/>
          </w:divBdr>
        </w:div>
        <w:div w:id="972832813">
          <w:marLeft w:val="640"/>
          <w:marRight w:val="0"/>
          <w:marTop w:val="0"/>
          <w:marBottom w:val="0"/>
          <w:divBdr>
            <w:top w:val="none" w:sz="0" w:space="0" w:color="auto"/>
            <w:left w:val="none" w:sz="0" w:space="0" w:color="auto"/>
            <w:bottom w:val="none" w:sz="0" w:space="0" w:color="auto"/>
            <w:right w:val="none" w:sz="0" w:space="0" w:color="auto"/>
          </w:divBdr>
        </w:div>
        <w:div w:id="163015086">
          <w:marLeft w:val="640"/>
          <w:marRight w:val="0"/>
          <w:marTop w:val="0"/>
          <w:marBottom w:val="0"/>
          <w:divBdr>
            <w:top w:val="none" w:sz="0" w:space="0" w:color="auto"/>
            <w:left w:val="none" w:sz="0" w:space="0" w:color="auto"/>
            <w:bottom w:val="none" w:sz="0" w:space="0" w:color="auto"/>
            <w:right w:val="none" w:sz="0" w:space="0" w:color="auto"/>
          </w:divBdr>
        </w:div>
        <w:div w:id="1588417329">
          <w:marLeft w:val="640"/>
          <w:marRight w:val="0"/>
          <w:marTop w:val="0"/>
          <w:marBottom w:val="0"/>
          <w:divBdr>
            <w:top w:val="none" w:sz="0" w:space="0" w:color="auto"/>
            <w:left w:val="none" w:sz="0" w:space="0" w:color="auto"/>
            <w:bottom w:val="none" w:sz="0" w:space="0" w:color="auto"/>
            <w:right w:val="none" w:sz="0" w:space="0" w:color="auto"/>
          </w:divBdr>
        </w:div>
        <w:div w:id="724374887">
          <w:marLeft w:val="640"/>
          <w:marRight w:val="0"/>
          <w:marTop w:val="0"/>
          <w:marBottom w:val="0"/>
          <w:divBdr>
            <w:top w:val="none" w:sz="0" w:space="0" w:color="auto"/>
            <w:left w:val="none" w:sz="0" w:space="0" w:color="auto"/>
            <w:bottom w:val="none" w:sz="0" w:space="0" w:color="auto"/>
            <w:right w:val="none" w:sz="0" w:space="0" w:color="auto"/>
          </w:divBdr>
        </w:div>
        <w:div w:id="821772093">
          <w:marLeft w:val="640"/>
          <w:marRight w:val="0"/>
          <w:marTop w:val="0"/>
          <w:marBottom w:val="0"/>
          <w:divBdr>
            <w:top w:val="none" w:sz="0" w:space="0" w:color="auto"/>
            <w:left w:val="none" w:sz="0" w:space="0" w:color="auto"/>
            <w:bottom w:val="none" w:sz="0" w:space="0" w:color="auto"/>
            <w:right w:val="none" w:sz="0" w:space="0" w:color="auto"/>
          </w:divBdr>
        </w:div>
        <w:div w:id="299500797">
          <w:marLeft w:val="640"/>
          <w:marRight w:val="0"/>
          <w:marTop w:val="0"/>
          <w:marBottom w:val="0"/>
          <w:divBdr>
            <w:top w:val="none" w:sz="0" w:space="0" w:color="auto"/>
            <w:left w:val="none" w:sz="0" w:space="0" w:color="auto"/>
            <w:bottom w:val="none" w:sz="0" w:space="0" w:color="auto"/>
            <w:right w:val="none" w:sz="0" w:space="0" w:color="auto"/>
          </w:divBdr>
        </w:div>
        <w:div w:id="1648362121">
          <w:marLeft w:val="640"/>
          <w:marRight w:val="0"/>
          <w:marTop w:val="0"/>
          <w:marBottom w:val="0"/>
          <w:divBdr>
            <w:top w:val="none" w:sz="0" w:space="0" w:color="auto"/>
            <w:left w:val="none" w:sz="0" w:space="0" w:color="auto"/>
            <w:bottom w:val="none" w:sz="0" w:space="0" w:color="auto"/>
            <w:right w:val="none" w:sz="0" w:space="0" w:color="auto"/>
          </w:divBdr>
        </w:div>
        <w:div w:id="1547328367">
          <w:marLeft w:val="640"/>
          <w:marRight w:val="0"/>
          <w:marTop w:val="0"/>
          <w:marBottom w:val="0"/>
          <w:divBdr>
            <w:top w:val="none" w:sz="0" w:space="0" w:color="auto"/>
            <w:left w:val="none" w:sz="0" w:space="0" w:color="auto"/>
            <w:bottom w:val="none" w:sz="0" w:space="0" w:color="auto"/>
            <w:right w:val="none" w:sz="0" w:space="0" w:color="auto"/>
          </w:divBdr>
        </w:div>
        <w:div w:id="1281574095">
          <w:marLeft w:val="640"/>
          <w:marRight w:val="0"/>
          <w:marTop w:val="0"/>
          <w:marBottom w:val="0"/>
          <w:divBdr>
            <w:top w:val="none" w:sz="0" w:space="0" w:color="auto"/>
            <w:left w:val="none" w:sz="0" w:space="0" w:color="auto"/>
            <w:bottom w:val="none" w:sz="0" w:space="0" w:color="auto"/>
            <w:right w:val="none" w:sz="0" w:space="0" w:color="auto"/>
          </w:divBdr>
        </w:div>
        <w:div w:id="1365014256">
          <w:marLeft w:val="640"/>
          <w:marRight w:val="0"/>
          <w:marTop w:val="0"/>
          <w:marBottom w:val="0"/>
          <w:divBdr>
            <w:top w:val="none" w:sz="0" w:space="0" w:color="auto"/>
            <w:left w:val="none" w:sz="0" w:space="0" w:color="auto"/>
            <w:bottom w:val="none" w:sz="0" w:space="0" w:color="auto"/>
            <w:right w:val="none" w:sz="0" w:space="0" w:color="auto"/>
          </w:divBdr>
        </w:div>
        <w:div w:id="323626979">
          <w:marLeft w:val="640"/>
          <w:marRight w:val="0"/>
          <w:marTop w:val="0"/>
          <w:marBottom w:val="0"/>
          <w:divBdr>
            <w:top w:val="none" w:sz="0" w:space="0" w:color="auto"/>
            <w:left w:val="none" w:sz="0" w:space="0" w:color="auto"/>
            <w:bottom w:val="none" w:sz="0" w:space="0" w:color="auto"/>
            <w:right w:val="none" w:sz="0" w:space="0" w:color="auto"/>
          </w:divBdr>
        </w:div>
        <w:div w:id="1304432093">
          <w:marLeft w:val="640"/>
          <w:marRight w:val="0"/>
          <w:marTop w:val="0"/>
          <w:marBottom w:val="0"/>
          <w:divBdr>
            <w:top w:val="none" w:sz="0" w:space="0" w:color="auto"/>
            <w:left w:val="none" w:sz="0" w:space="0" w:color="auto"/>
            <w:bottom w:val="none" w:sz="0" w:space="0" w:color="auto"/>
            <w:right w:val="none" w:sz="0" w:space="0" w:color="auto"/>
          </w:divBdr>
        </w:div>
        <w:div w:id="1771050308">
          <w:marLeft w:val="640"/>
          <w:marRight w:val="0"/>
          <w:marTop w:val="0"/>
          <w:marBottom w:val="0"/>
          <w:divBdr>
            <w:top w:val="none" w:sz="0" w:space="0" w:color="auto"/>
            <w:left w:val="none" w:sz="0" w:space="0" w:color="auto"/>
            <w:bottom w:val="none" w:sz="0" w:space="0" w:color="auto"/>
            <w:right w:val="none" w:sz="0" w:space="0" w:color="auto"/>
          </w:divBdr>
        </w:div>
        <w:div w:id="1601450502">
          <w:marLeft w:val="640"/>
          <w:marRight w:val="0"/>
          <w:marTop w:val="0"/>
          <w:marBottom w:val="0"/>
          <w:divBdr>
            <w:top w:val="none" w:sz="0" w:space="0" w:color="auto"/>
            <w:left w:val="none" w:sz="0" w:space="0" w:color="auto"/>
            <w:bottom w:val="none" w:sz="0" w:space="0" w:color="auto"/>
            <w:right w:val="none" w:sz="0" w:space="0" w:color="auto"/>
          </w:divBdr>
        </w:div>
        <w:div w:id="409894021">
          <w:marLeft w:val="640"/>
          <w:marRight w:val="0"/>
          <w:marTop w:val="0"/>
          <w:marBottom w:val="0"/>
          <w:divBdr>
            <w:top w:val="none" w:sz="0" w:space="0" w:color="auto"/>
            <w:left w:val="none" w:sz="0" w:space="0" w:color="auto"/>
            <w:bottom w:val="none" w:sz="0" w:space="0" w:color="auto"/>
            <w:right w:val="none" w:sz="0" w:space="0" w:color="auto"/>
          </w:divBdr>
        </w:div>
        <w:div w:id="780566044">
          <w:marLeft w:val="640"/>
          <w:marRight w:val="0"/>
          <w:marTop w:val="0"/>
          <w:marBottom w:val="0"/>
          <w:divBdr>
            <w:top w:val="none" w:sz="0" w:space="0" w:color="auto"/>
            <w:left w:val="none" w:sz="0" w:space="0" w:color="auto"/>
            <w:bottom w:val="none" w:sz="0" w:space="0" w:color="auto"/>
            <w:right w:val="none" w:sz="0" w:space="0" w:color="auto"/>
          </w:divBdr>
        </w:div>
        <w:div w:id="793405432">
          <w:marLeft w:val="640"/>
          <w:marRight w:val="0"/>
          <w:marTop w:val="0"/>
          <w:marBottom w:val="0"/>
          <w:divBdr>
            <w:top w:val="none" w:sz="0" w:space="0" w:color="auto"/>
            <w:left w:val="none" w:sz="0" w:space="0" w:color="auto"/>
            <w:bottom w:val="none" w:sz="0" w:space="0" w:color="auto"/>
            <w:right w:val="none" w:sz="0" w:space="0" w:color="auto"/>
          </w:divBdr>
        </w:div>
        <w:div w:id="734275324">
          <w:marLeft w:val="640"/>
          <w:marRight w:val="0"/>
          <w:marTop w:val="0"/>
          <w:marBottom w:val="0"/>
          <w:divBdr>
            <w:top w:val="none" w:sz="0" w:space="0" w:color="auto"/>
            <w:left w:val="none" w:sz="0" w:space="0" w:color="auto"/>
            <w:bottom w:val="none" w:sz="0" w:space="0" w:color="auto"/>
            <w:right w:val="none" w:sz="0" w:space="0" w:color="auto"/>
          </w:divBdr>
        </w:div>
        <w:div w:id="401292678">
          <w:marLeft w:val="640"/>
          <w:marRight w:val="0"/>
          <w:marTop w:val="0"/>
          <w:marBottom w:val="0"/>
          <w:divBdr>
            <w:top w:val="none" w:sz="0" w:space="0" w:color="auto"/>
            <w:left w:val="none" w:sz="0" w:space="0" w:color="auto"/>
            <w:bottom w:val="none" w:sz="0" w:space="0" w:color="auto"/>
            <w:right w:val="none" w:sz="0" w:space="0" w:color="auto"/>
          </w:divBdr>
        </w:div>
        <w:div w:id="1284385059">
          <w:marLeft w:val="640"/>
          <w:marRight w:val="0"/>
          <w:marTop w:val="0"/>
          <w:marBottom w:val="0"/>
          <w:divBdr>
            <w:top w:val="none" w:sz="0" w:space="0" w:color="auto"/>
            <w:left w:val="none" w:sz="0" w:space="0" w:color="auto"/>
            <w:bottom w:val="none" w:sz="0" w:space="0" w:color="auto"/>
            <w:right w:val="none" w:sz="0" w:space="0" w:color="auto"/>
          </w:divBdr>
        </w:div>
        <w:div w:id="894193996">
          <w:marLeft w:val="640"/>
          <w:marRight w:val="0"/>
          <w:marTop w:val="0"/>
          <w:marBottom w:val="0"/>
          <w:divBdr>
            <w:top w:val="none" w:sz="0" w:space="0" w:color="auto"/>
            <w:left w:val="none" w:sz="0" w:space="0" w:color="auto"/>
            <w:bottom w:val="none" w:sz="0" w:space="0" w:color="auto"/>
            <w:right w:val="none" w:sz="0" w:space="0" w:color="auto"/>
          </w:divBdr>
        </w:div>
        <w:div w:id="2132437810">
          <w:marLeft w:val="640"/>
          <w:marRight w:val="0"/>
          <w:marTop w:val="0"/>
          <w:marBottom w:val="0"/>
          <w:divBdr>
            <w:top w:val="none" w:sz="0" w:space="0" w:color="auto"/>
            <w:left w:val="none" w:sz="0" w:space="0" w:color="auto"/>
            <w:bottom w:val="none" w:sz="0" w:space="0" w:color="auto"/>
            <w:right w:val="none" w:sz="0" w:space="0" w:color="auto"/>
          </w:divBdr>
        </w:div>
        <w:div w:id="341319787">
          <w:marLeft w:val="640"/>
          <w:marRight w:val="0"/>
          <w:marTop w:val="0"/>
          <w:marBottom w:val="0"/>
          <w:divBdr>
            <w:top w:val="none" w:sz="0" w:space="0" w:color="auto"/>
            <w:left w:val="none" w:sz="0" w:space="0" w:color="auto"/>
            <w:bottom w:val="none" w:sz="0" w:space="0" w:color="auto"/>
            <w:right w:val="none" w:sz="0" w:space="0" w:color="auto"/>
          </w:divBdr>
        </w:div>
        <w:div w:id="1260530233">
          <w:marLeft w:val="640"/>
          <w:marRight w:val="0"/>
          <w:marTop w:val="0"/>
          <w:marBottom w:val="0"/>
          <w:divBdr>
            <w:top w:val="none" w:sz="0" w:space="0" w:color="auto"/>
            <w:left w:val="none" w:sz="0" w:space="0" w:color="auto"/>
            <w:bottom w:val="none" w:sz="0" w:space="0" w:color="auto"/>
            <w:right w:val="none" w:sz="0" w:space="0" w:color="auto"/>
          </w:divBdr>
        </w:div>
        <w:div w:id="1926762314">
          <w:marLeft w:val="640"/>
          <w:marRight w:val="0"/>
          <w:marTop w:val="0"/>
          <w:marBottom w:val="0"/>
          <w:divBdr>
            <w:top w:val="none" w:sz="0" w:space="0" w:color="auto"/>
            <w:left w:val="none" w:sz="0" w:space="0" w:color="auto"/>
            <w:bottom w:val="none" w:sz="0" w:space="0" w:color="auto"/>
            <w:right w:val="none" w:sz="0" w:space="0" w:color="auto"/>
          </w:divBdr>
        </w:div>
        <w:div w:id="229652745">
          <w:marLeft w:val="640"/>
          <w:marRight w:val="0"/>
          <w:marTop w:val="0"/>
          <w:marBottom w:val="0"/>
          <w:divBdr>
            <w:top w:val="none" w:sz="0" w:space="0" w:color="auto"/>
            <w:left w:val="none" w:sz="0" w:space="0" w:color="auto"/>
            <w:bottom w:val="none" w:sz="0" w:space="0" w:color="auto"/>
            <w:right w:val="none" w:sz="0" w:space="0" w:color="auto"/>
          </w:divBdr>
        </w:div>
        <w:div w:id="393282568">
          <w:marLeft w:val="640"/>
          <w:marRight w:val="0"/>
          <w:marTop w:val="0"/>
          <w:marBottom w:val="0"/>
          <w:divBdr>
            <w:top w:val="none" w:sz="0" w:space="0" w:color="auto"/>
            <w:left w:val="none" w:sz="0" w:space="0" w:color="auto"/>
            <w:bottom w:val="none" w:sz="0" w:space="0" w:color="auto"/>
            <w:right w:val="none" w:sz="0" w:space="0" w:color="auto"/>
          </w:divBdr>
        </w:div>
        <w:div w:id="850339010">
          <w:marLeft w:val="640"/>
          <w:marRight w:val="0"/>
          <w:marTop w:val="0"/>
          <w:marBottom w:val="0"/>
          <w:divBdr>
            <w:top w:val="none" w:sz="0" w:space="0" w:color="auto"/>
            <w:left w:val="none" w:sz="0" w:space="0" w:color="auto"/>
            <w:bottom w:val="none" w:sz="0" w:space="0" w:color="auto"/>
            <w:right w:val="none" w:sz="0" w:space="0" w:color="auto"/>
          </w:divBdr>
        </w:div>
        <w:div w:id="963536466">
          <w:marLeft w:val="640"/>
          <w:marRight w:val="0"/>
          <w:marTop w:val="0"/>
          <w:marBottom w:val="0"/>
          <w:divBdr>
            <w:top w:val="none" w:sz="0" w:space="0" w:color="auto"/>
            <w:left w:val="none" w:sz="0" w:space="0" w:color="auto"/>
            <w:bottom w:val="none" w:sz="0" w:space="0" w:color="auto"/>
            <w:right w:val="none" w:sz="0" w:space="0" w:color="auto"/>
          </w:divBdr>
        </w:div>
        <w:div w:id="47850564">
          <w:marLeft w:val="640"/>
          <w:marRight w:val="0"/>
          <w:marTop w:val="0"/>
          <w:marBottom w:val="0"/>
          <w:divBdr>
            <w:top w:val="none" w:sz="0" w:space="0" w:color="auto"/>
            <w:left w:val="none" w:sz="0" w:space="0" w:color="auto"/>
            <w:bottom w:val="none" w:sz="0" w:space="0" w:color="auto"/>
            <w:right w:val="none" w:sz="0" w:space="0" w:color="auto"/>
          </w:divBdr>
        </w:div>
        <w:div w:id="1534070945">
          <w:marLeft w:val="640"/>
          <w:marRight w:val="0"/>
          <w:marTop w:val="0"/>
          <w:marBottom w:val="0"/>
          <w:divBdr>
            <w:top w:val="none" w:sz="0" w:space="0" w:color="auto"/>
            <w:left w:val="none" w:sz="0" w:space="0" w:color="auto"/>
            <w:bottom w:val="none" w:sz="0" w:space="0" w:color="auto"/>
            <w:right w:val="none" w:sz="0" w:space="0" w:color="auto"/>
          </w:divBdr>
        </w:div>
        <w:div w:id="246815192">
          <w:marLeft w:val="640"/>
          <w:marRight w:val="0"/>
          <w:marTop w:val="0"/>
          <w:marBottom w:val="0"/>
          <w:divBdr>
            <w:top w:val="none" w:sz="0" w:space="0" w:color="auto"/>
            <w:left w:val="none" w:sz="0" w:space="0" w:color="auto"/>
            <w:bottom w:val="none" w:sz="0" w:space="0" w:color="auto"/>
            <w:right w:val="none" w:sz="0" w:space="0" w:color="auto"/>
          </w:divBdr>
        </w:div>
        <w:div w:id="191845134">
          <w:marLeft w:val="640"/>
          <w:marRight w:val="0"/>
          <w:marTop w:val="0"/>
          <w:marBottom w:val="0"/>
          <w:divBdr>
            <w:top w:val="none" w:sz="0" w:space="0" w:color="auto"/>
            <w:left w:val="none" w:sz="0" w:space="0" w:color="auto"/>
            <w:bottom w:val="none" w:sz="0" w:space="0" w:color="auto"/>
            <w:right w:val="none" w:sz="0" w:space="0" w:color="auto"/>
          </w:divBdr>
        </w:div>
        <w:div w:id="1692296556">
          <w:marLeft w:val="640"/>
          <w:marRight w:val="0"/>
          <w:marTop w:val="0"/>
          <w:marBottom w:val="0"/>
          <w:divBdr>
            <w:top w:val="none" w:sz="0" w:space="0" w:color="auto"/>
            <w:left w:val="none" w:sz="0" w:space="0" w:color="auto"/>
            <w:bottom w:val="none" w:sz="0" w:space="0" w:color="auto"/>
            <w:right w:val="none" w:sz="0" w:space="0" w:color="auto"/>
          </w:divBdr>
        </w:div>
        <w:div w:id="1937328102">
          <w:marLeft w:val="640"/>
          <w:marRight w:val="0"/>
          <w:marTop w:val="0"/>
          <w:marBottom w:val="0"/>
          <w:divBdr>
            <w:top w:val="none" w:sz="0" w:space="0" w:color="auto"/>
            <w:left w:val="none" w:sz="0" w:space="0" w:color="auto"/>
            <w:bottom w:val="none" w:sz="0" w:space="0" w:color="auto"/>
            <w:right w:val="none" w:sz="0" w:space="0" w:color="auto"/>
          </w:divBdr>
        </w:div>
        <w:div w:id="1682391896">
          <w:marLeft w:val="640"/>
          <w:marRight w:val="0"/>
          <w:marTop w:val="0"/>
          <w:marBottom w:val="0"/>
          <w:divBdr>
            <w:top w:val="none" w:sz="0" w:space="0" w:color="auto"/>
            <w:left w:val="none" w:sz="0" w:space="0" w:color="auto"/>
            <w:bottom w:val="none" w:sz="0" w:space="0" w:color="auto"/>
            <w:right w:val="none" w:sz="0" w:space="0" w:color="auto"/>
          </w:divBdr>
        </w:div>
        <w:div w:id="365302130">
          <w:marLeft w:val="640"/>
          <w:marRight w:val="0"/>
          <w:marTop w:val="0"/>
          <w:marBottom w:val="0"/>
          <w:divBdr>
            <w:top w:val="none" w:sz="0" w:space="0" w:color="auto"/>
            <w:left w:val="none" w:sz="0" w:space="0" w:color="auto"/>
            <w:bottom w:val="none" w:sz="0" w:space="0" w:color="auto"/>
            <w:right w:val="none" w:sz="0" w:space="0" w:color="auto"/>
          </w:divBdr>
        </w:div>
        <w:div w:id="1402409611">
          <w:marLeft w:val="640"/>
          <w:marRight w:val="0"/>
          <w:marTop w:val="0"/>
          <w:marBottom w:val="0"/>
          <w:divBdr>
            <w:top w:val="none" w:sz="0" w:space="0" w:color="auto"/>
            <w:left w:val="none" w:sz="0" w:space="0" w:color="auto"/>
            <w:bottom w:val="none" w:sz="0" w:space="0" w:color="auto"/>
            <w:right w:val="none" w:sz="0" w:space="0" w:color="auto"/>
          </w:divBdr>
        </w:div>
        <w:div w:id="1740442026">
          <w:marLeft w:val="640"/>
          <w:marRight w:val="0"/>
          <w:marTop w:val="0"/>
          <w:marBottom w:val="0"/>
          <w:divBdr>
            <w:top w:val="none" w:sz="0" w:space="0" w:color="auto"/>
            <w:left w:val="none" w:sz="0" w:space="0" w:color="auto"/>
            <w:bottom w:val="none" w:sz="0" w:space="0" w:color="auto"/>
            <w:right w:val="none" w:sz="0" w:space="0" w:color="auto"/>
          </w:divBdr>
        </w:div>
        <w:div w:id="1328480542">
          <w:marLeft w:val="640"/>
          <w:marRight w:val="0"/>
          <w:marTop w:val="0"/>
          <w:marBottom w:val="0"/>
          <w:divBdr>
            <w:top w:val="none" w:sz="0" w:space="0" w:color="auto"/>
            <w:left w:val="none" w:sz="0" w:space="0" w:color="auto"/>
            <w:bottom w:val="none" w:sz="0" w:space="0" w:color="auto"/>
            <w:right w:val="none" w:sz="0" w:space="0" w:color="auto"/>
          </w:divBdr>
        </w:div>
        <w:div w:id="1848130417">
          <w:marLeft w:val="640"/>
          <w:marRight w:val="0"/>
          <w:marTop w:val="0"/>
          <w:marBottom w:val="0"/>
          <w:divBdr>
            <w:top w:val="none" w:sz="0" w:space="0" w:color="auto"/>
            <w:left w:val="none" w:sz="0" w:space="0" w:color="auto"/>
            <w:bottom w:val="none" w:sz="0" w:space="0" w:color="auto"/>
            <w:right w:val="none" w:sz="0" w:space="0" w:color="auto"/>
          </w:divBdr>
        </w:div>
        <w:div w:id="1938438338">
          <w:marLeft w:val="640"/>
          <w:marRight w:val="0"/>
          <w:marTop w:val="0"/>
          <w:marBottom w:val="0"/>
          <w:divBdr>
            <w:top w:val="none" w:sz="0" w:space="0" w:color="auto"/>
            <w:left w:val="none" w:sz="0" w:space="0" w:color="auto"/>
            <w:bottom w:val="none" w:sz="0" w:space="0" w:color="auto"/>
            <w:right w:val="none" w:sz="0" w:space="0" w:color="auto"/>
          </w:divBdr>
        </w:div>
        <w:div w:id="160124228">
          <w:marLeft w:val="640"/>
          <w:marRight w:val="0"/>
          <w:marTop w:val="0"/>
          <w:marBottom w:val="0"/>
          <w:divBdr>
            <w:top w:val="none" w:sz="0" w:space="0" w:color="auto"/>
            <w:left w:val="none" w:sz="0" w:space="0" w:color="auto"/>
            <w:bottom w:val="none" w:sz="0" w:space="0" w:color="auto"/>
            <w:right w:val="none" w:sz="0" w:space="0" w:color="auto"/>
          </w:divBdr>
        </w:div>
        <w:div w:id="1267732051">
          <w:marLeft w:val="640"/>
          <w:marRight w:val="0"/>
          <w:marTop w:val="0"/>
          <w:marBottom w:val="0"/>
          <w:divBdr>
            <w:top w:val="none" w:sz="0" w:space="0" w:color="auto"/>
            <w:left w:val="none" w:sz="0" w:space="0" w:color="auto"/>
            <w:bottom w:val="none" w:sz="0" w:space="0" w:color="auto"/>
            <w:right w:val="none" w:sz="0" w:space="0" w:color="auto"/>
          </w:divBdr>
        </w:div>
        <w:div w:id="244998410">
          <w:marLeft w:val="640"/>
          <w:marRight w:val="0"/>
          <w:marTop w:val="0"/>
          <w:marBottom w:val="0"/>
          <w:divBdr>
            <w:top w:val="none" w:sz="0" w:space="0" w:color="auto"/>
            <w:left w:val="none" w:sz="0" w:space="0" w:color="auto"/>
            <w:bottom w:val="none" w:sz="0" w:space="0" w:color="auto"/>
            <w:right w:val="none" w:sz="0" w:space="0" w:color="auto"/>
          </w:divBdr>
        </w:div>
        <w:div w:id="1497375733">
          <w:marLeft w:val="640"/>
          <w:marRight w:val="0"/>
          <w:marTop w:val="0"/>
          <w:marBottom w:val="0"/>
          <w:divBdr>
            <w:top w:val="none" w:sz="0" w:space="0" w:color="auto"/>
            <w:left w:val="none" w:sz="0" w:space="0" w:color="auto"/>
            <w:bottom w:val="none" w:sz="0" w:space="0" w:color="auto"/>
            <w:right w:val="none" w:sz="0" w:space="0" w:color="auto"/>
          </w:divBdr>
        </w:div>
        <w:div w:id="1945071055">
          <w:marLeft w:val="640"/>
          <w:marRight w:val="0"/>
          <w:marTop w:val="0"/>
          <w:marBottom w:val="0"/>
          <w:divBdr>
            <w:top w:val="none" w:sz="0" w:space="0" w:color="auto"/>
            <w:left w:val="none" w:sz="0" w:space="0" w:color="auto"/>
            <w:bottom w:val="none" w:sz="0" w:space="0" w:color="auto"/>
            <w:right w:val="none" w:sz="0" w:space="0" w:color="auto"/>
          </w:divBdr>
        </w:div>
        <w:div w:id="1229463782">
          <w:marLeft w:val="640"/>
          <w:marRight w:val="0"/>
          <w:marTop w:val="0"/>
          <w:marBottom w:val="0"/>
          <w:divBdr>
            <w:top w:val="none" w:sz="0" w:space="0" w:color="auto"/>
            <w:left w:val="none" w:sz="0" w:space="0" w:color="auto"/>
            <w:bottom w:val="none" w:sz="0" w:space="0" w:color="auto"/>
            <w:right w:val="none" w:sz="0" w:space="0" w:color="auto"/>
          </w:divBdr>
        </w:div>
        <w:div w:id="956983581">
          <w:marLeft w:val="640"/>
          <w:marRight w:val="0"/>
          <w:marTop w:val="0"/>
          <w:marBottom w:val="0"/>
          <w:divBdr>
            <w:top w:val="none" w:sz="0" w:space="0" w:color="auto"/>
            <w:left w:val="none" w:sz="0" w:space="0" w:color="auto"/>
            <w:bottom w:val="none" w:sz="0" w:space="0" w:color="auto"/>
            <w:right w:val="none" w:sz="0" w:space="0" w:color="auto"/>
          </w:divBdr>
        </w:div>
        <w:div w:id="656686460">
          <w:marLeft w:val="640"/>
          <w:marRight w:val="0"/>
          <w:marTop w:val="0"/>
          <w:marBottom w:val="0"/>
          <w:divBdr>
            <w:top w:val="none" w:sz="0" w:space="0" w:color="auto"/>
            <w:left w:val="none" w:sz="0" w:space="0" w:color="auto"/>
            <w:bottom w:val="none" w:sz="0" w:space="0" w:color="auto"/>
            <w:right w:val="none" w:sz="0" w:space="0" w:color="auto"/>
          </w:divBdr>
        </w:div>
        <w:div w:id="1561330363">
          <w:marLeft w:val="640"/>
          <w:marRight w:val="0"/>
          <w:marTop w:val="0"/>
          <w:marBottom w:val="0"/>
          <w:divBdr>
            <w:top w:val="none" w:sz="0" w:space="0" w:color="auto"/>
            <w:left w:val="none" w:sz="0" w:space="0" w:color="auto"/>
            <w:bottom w:val="none" w:sz="0" w:space="0" w:color="auto"/>
            <w:right w:val="none" w:sz="0" w:space="0" w:color="auto"/>
          </w:divBdr>
        </w:div>
        <w:div w:id="1072196166">
          <w:marLeft w:val="640"/>
          <w:marRight w:val="0"/>
          <w:marTop w:val="0"/>
          <w:marBottom w:val="0"/>
          <w:divBdr>
            <w:top w:val="none" w:sz="0" w:space="0" w:color="auto"/>
            <w:left w:val="none" w:sz="0" w:space="0" w:color="auto"/>
            <w:bottom w:val="none" w:sz="0" w:space="0" w:color="auto"/>
            <w:right w:val="none" w:sz="0" w:space="0" w:color="auto"/>
          </w:divBdr>
        </w:div>
        <w:div w:id="631135220">
          <w:marLeft w:val="640"/>
          <w:marRight w:val="0"/>
          <w:marTop w:val="0"/>
          <w:marBottom w:val="0"/>
          <w:divBdr>
            <w:top w:val="none" w:sz="0" w:space="0" w:color="auto"/>
            <w:left w:val="none" w:sz="0" w:space="0" w:color="auto"/>
            <w:bottom w:val="none" w:sz="0" w:space="0" w:color="auto"/>
            <w:right w:val="none" w:sz="0" w:space="0" w:color="auto"/>
          </w:divBdr>
        </w:div>
        <w:div w:id="1305040399">
          <w:marLeft w:val="640"/>
          <w:marRight w:val="0"/>
          <w:marTop w:val="0"/>
          <w:marBottom w:val="0"/>
          <w:divBdr>
            <w:top w:val="none" w:sz="0" w:space="0" w:color="auto"/>
            <w:left w:val="none" w:sz="0" w:space="0" w:color="auto"/>
            <w:bottom w:val="none" w:sz="0" w:space="0" w:color="auto"/>
            <w:right w:val="none" w:sz="0" w:space="0" w:color="auto"/>
          </w:divBdr>
        </w:div>
        <w:div w:id="651448011">
          <w:marLeft w:val="640"/>
          <w:marRight w:val="0"/>
          <w:marTop w:val="0"/>
          <w:marBottom w:val="0"/>
          <w:divBdr>
            <w:top w:val="none" w:sz="0" w:space="0" w:color="auto"/>
            <w:left w:val="none" w:sz="0" w:space="0" w:color="auto"/>
            <w:bottom w:val="none" w:sz="0" w:space="0" w:color="auto"/>
            <w:right w:val="none" w:sz="0" w:space="0" w:color="auto"/>
          </w:divBdr>
        </w:div>
        <w:div w:id="1517967030">
          <w:marLeft w:val="640"/>
          <w:marRight w:val="0"/>
          <w:marTop w:val="0"/>
          <w:marBottom w:val="0"/>
          <w:divBdr>
            <w:top w:val="none" w:sz="0" w:space="0" w:color="auto"/>
            <w:left w:val="none" w:sz="0" w:space="0" w:color="auto"/>
            <w:bottom w:val="none" w:sz="0" w:space="0" w:color="auto"/>
            <w:right w:val="none" w:sz="0" w:space="0" w:color="auto"/>
          </w:divBdr>
        </w:div>
        <w:div w:id="789520215">
          <w:marLeft w:val="640"/>
          <w:marRight w:val="0"/>
          <w:marTop w:val="0"/>
          <w:marBottom w:val="0"/>
          <w:divBdr>
            <w:top w:val="none" w:sz="0" w:space="0" w:color="auto"/>
            <w:left w:val="none" w:sz="0" w:space="0" w:color="auto"/>
            <w:bottom w:val="none" w:sz="0" w:space="0" w:color="auto"/>
            <w:right w:val="none" w:sz="0" w:space="0" w:color="auto"/>
          </w:divBdr>
        </w:div>
      </w:divsChild>
    </w:div>
    <w:div w:id="1273249742">
      <w:bodyDiv w:val="1"/>
      <w:marLeft w:val="0"/>
      <w:marRight w:val="0"/>
      <w:marTop w:val="0"/>
      <w:marBottom w:val="0"/>
      <w:divBdr>
        <w:top w:val="none" w:sz="0" w:space="0" w:color="auto"/>
        <w:left w:val="none" w:sz="0" w:space="0" w:color="auto"/>
        <w:bottom w:val="none" w:sz="0" w:space="0" w:color="auto"/>
        <w:right w:val="none" w:sz="0" w:space="0" w:color="auto"/>
      </w:divBdr>
    </w:div>
    <w:div w:id="1279145971">
      <w:bodyDiv w:val="1"/>
      <w:marLeft w:val="0"/>
      <w:marRight w:val="0"/>
      <w:marTop w:val="0"/>
      <w:marBottom w:val="0"/>
      <w:divBdr>
        <w:top w:val="none" w:sz="0" w:space="0" w:color="auto"/>
        <w:left w:val="none" w:sz="0" w:space="0" w:color="auto"/>
        <w:bottom w:val="none" w:sz="0" w:space="0" w:color="auto"/>
        <w:right w:val="none" w:sz="0" w:space="0" w:color="auto"/>
      </w:divBdr>
      <w:divsChild>
        <w:div w:id="320428015">
          <w:marLeft w:val="640"/>
          <w:marRight w:val="0"/>
          <w:marTop w:val="0"/>
          <w:marBottom w:val="0"/>
          <w:divBdr>
            <w:top w:val="none" w:sz="0" w:space="0" w:color="auto"/>
            <w:left w:val="none" w:sz="0" w:space="0" w:color="auto"/>
            <w:bottom w:val="none" w:sz="0" w:space="0" w:color="auto"/>
            <w:right w:val="none" w:sz="0" w:space="0" w:color="auto"/>
          </w:divBdr>
        </w:div>
        <w:div w:id="17051126">
          <w:marLeft w:val="640"/>
          <w:marRight w:val="0"/>
          <w:marTop w:val="0"/>
          <w:marBottom w:val="0"/>
          <w:divBdr>
            <w:top w:val="none" w:sz="0" w:space="0" w:color="auto"/>
            <w:left w:val="none" w:sz="0" w:space="0" w:color="auto"/>
            <w:bottom w:val="none" w:sz="0" w:space="0" w:color="auto"/>
            <w:right w:val="none" w:sz="0" w:space="0" w:color="auto"/>
          </w:divBdr>
        </w:div>
        <w:div w:id="1012339849">
          <w:marLeft w:val="640"/>
          <w:marRight w:val="0"/>
          <w:marTop w:val="0"/>
          <w:marBottom w:val="0"/>
          <w:divBdr>
            <w:top w:val="none" w:sz="0" w:space="0" w:color="auto"/>
            <w:left w:val="none" w:sz="0" w:space="0" w:color="auto"/>
            <w:bottom w:val="none" w:sz="0" w:space="0" w:color="auto"/>
            <w:right w:val="none" w:sz="0" w:space="0" w:color="auto"/>
          </w:divBdr>
        </w:div>
        <w:div w:id="1332022291">
          <w:marLeft w:val="640"/>
          <w:marRight w:val="0"/>
          <w:marTop w:val="0"/>
          <w:marBottom w:val="0"/>
          <w:divBdr>
            <w:top w:val="none" w:sz="0" w:space="0" w:color="auto"/>
            <w:left w:val="none" w:sz="0" w:space="0" w:color="auto"/>
            <w:bottom w:val="none" w:sz="0" w:space="0" w:color="auto"/>
            <w:right w:val="none" w:sz="0" w:space="0" w:color="auto"/>
          </w:divBdr>
        </w:div>
        <w:div w:id="892236234">
          <w:marLeft w:val="640"/>
          <w:marRight w:val="0"/>
          <w:marTop w:val="0"/>
          <w:marBottom w:val="0"/>
          <w:divBdr>
            <w:top w:val="none" w:sz="0" w:space="0" w:color="auto"/>
            <w:left w:val="none" w:sz="0" w:space="0" w:color="auto"/>
            <w:bottom w:val="none" w:sz="0" w:space="0" w:color="auto"/>
            <w:right w:val="none" w:sz="0" w:space="0" w:color="auto"/>
          </w:divBdr>
        </w:div>
        <w:div w:id="1999379547">
          <w:marLeft w:val="640"/>
          <w:marRight w:val="0"/>
          <w:marTop w:val="0"/>
          <w:marBottom w:val="0"/>
          <w:divBdr>
            <w:top w:val="none" w:sz="0" w:space="0" w:color="auto"/>
            <w:left w:val="none" w:sz="0" w:space="0" w:color="auto"/>
            <w:bottom w:val="none" w:sz="0" w:space="0" w:color="auto"/>
            <w:right w:val="none" w:sz="0" w:space="0" w:color="auto"/>
          </w:divBdr>
        </w:div>
        <w:div w:id="1296302216">
          <w:marLeft w:val="640"/>
          <w:marRight w:val="0"/>
          <w:marTop w:val="0"/>
          <w:marBottom w:val="0"/>
          <w:divBdr>
            <w:top w:val="none" w:sz="0" w:space="0" w:color="auto"/>
            <w:left w:val="none" w:sz="0" w:space="0" w:color="auto"/>
            <w:bottom w:val="none" w:sz="0" w:space="0" w:color="auto"/>
            <w:right w:val="none" w:sz="0" w:space="0" w:color="auto"/>
          </w:divBdr>
        </w:div>
        <w:div w:id="1877497013">
          <w:marLeft w:val="640"/>
          <w:marRight w:val="0"/>
          <w:marTop w:val="0"/>
          <w:marBottom w:val="0"/>
          <w:divBdr>
            <w:top w:val="none" w:sz="0" w:space="0" w:color="auto"/>
            <w:left w:val="none" w:sz="0" w:space="0" w:color="auto"/>
            <w:bottom w:val="none" w:sz="0" w:space="0" w:color="auto"/>
            <w:right w:val="none" w:sz="0" w:space="0" w:color="auto"/>
          </w:divBdr>
        </w:div>
        <w:div w:id="1336305796">
          <w:marLeft w:val="640"/>
          <w:marRight w:val="0"/>
          <w:marTop w:val="0"/>
          <w:marBottom w:val="0"/>
          <w:divBdr>
            <w:top w:val="none" w:sz="0" w:space="0" w:color="auto"/>
            <w:left w:val="none" w:sz="0" w:space="0" w:color="auto"/>
            <w:bottom w:val="none" w:sz="0" w:space="0" w:color="auto"/>
            <w:right w:val="none" w:sz="0" w:space="0" w:color="auto"/>
          </w:divBdr>
        </w:div>
        <w:div w:id="1206943111">
          <w:marLeft w:val="640"/>
          <w:marRight w:val="0"/>
          <w:marTop w:val="0"/>
          <w:marBottom w:val="0"/>
          <w:divBdr>
            <w:top w:val="none" w:sz="0" w:space="0" w:color="auto"/>
            <w:left w:val="none" w:sz="0" w:space="0" w:color="auto"/>
            <w:bottom w:val="none" w:sz="0" w:space="0" w:color="auto"/>
            <w:right w:val="none" w:sz="0" w:space="0" w:color="auto"/>
          </w:divBdr>
        </w:div>
        <w:div w:id="1517228818">
          <w:marLeft w:val="640"/>
          <w:marRight w:val="0"/>
          <w:marTop w:val="0"/>
          <w:marBottom w:val="0"/>
          <w:divBdr>
            <w:top w:val="none" w:sz="0" w:space="0" w:color="auto"/>
            <w:left w:val="none" w:sz="0" w:space="0" w:color="auto"/>
            <w:bottom w:val="none" w:sz="0" w:space="0" w:color="auto"/>
            <w:right w:val="none" w:sz="0" w:space="0" w:color="auto"/>
          </w:divBdr>
        </w:div>
        <w:div w:id="570847345">
          <w:marLeft w:val="640"/>
          <w:marRight w:val="0"/>
          <w:marTop w:val="0"/>
          <w:marBottom w:val="0"/>
          <w:divBdr>
            <w:top w:val="none" w:sz="0" w:space="0" w:color="auto"/>
            <w:left w:val="none" w:sz="0" w:space="0" w:color="auto"/>
            <w:bottom w:val="none" w:sz="0" w:space="0" w:color="auto"/>
            <w:right w:val="none" w:sz="0" w:space="0" w:color="auto"/>
          </w:divBdr>
        </w:div>
        <w:div w:id="1096559843">
          <w:marLeft w:val="640"/>
          <w:marRight w:val="0"/>
          <w:marTop w:val="0"/>
          <w:marBottom w:val="0"/>
          <w:divBdr>
            <w:top w:val="none" w:sz="0" w:space="0" w:color="auto"/>
            <w:left w:val="none" w:sz="0" w:space="0" w:color="auto"/>
            <w:bottom w:val="none" w:sz="0" w:space="0" w:color="auto"/>
            <w:right w:val="none" w:sz="0" w:space="0" w:color="auto"/>
          </w:divBdr>
        </w:div>
        <w:div w:id="66461975">
          <w:marLeft w:val="640"/>
          <w:marRight w:val="0"/>
          <w:marTop w:val="0"/>
          <w:marBottom w:val="0"/>
          <w:divBdr>
            <w:top w:val="none" w:sz="0" w:space="0" w:color="auto"/>
            <w:left w:val="none" w:sz="0" w:space="0" w:color="auto"/>
            <w:bottom w:val="none" w:sz="0" w:space="0" w:color="auto"/>
            <w:right w:val="none" w:sz="0" w:space="0" w:color="auto"/>
          </w:divBdr>
        </w:div>
        <w:div w:id="2125424347">
          <w:marLeft w:val="640"/>
          <w:marRight w:val="0"/>
          <w:marTop w:val="0"/>
          <w:marBottom w:val="0"/>
          <w:divBdr>
            <w:top w:val="none" w:sz="0" w:space="0" w:color="auto"/>
            <w:left w:val="none" w:sz="0" w:space="0" w:color="auto"/>
            <w:bottom w:val="none" w:sz="0" w:space="0" w:color="auto"/>
            <w:right w:val="none" w:sz="0" w:space="0" w:color="auto"/>
          </w:divBdr>
        </w:div>
        <w:div w:id="405149564">
          <w:marLeft w:val="640"/>
          <w:marRight w:val="0"/>
          <w:marTop w:val="0"/>
          <w:marBottom w:val="0"/>
          <w:divBdr>
            <w:top w:val="none" w:sz="0" w:space="0" w:color="auto"/>
            <w:left w:val="none" w:sz="0" w:space="0" w:color="auto"/>
            <w:bottom w:val="none" w:sz="0" w:space="0" w:color="auto"/>
            <w:right w:val="none" w:sz="0" w:space="0" w:color="auto"/>
          </w:divBdr>
        </w:div>
        <w:div w:id="1881940834">
          <w:marLeft w:val="640"/>
          <w:marRight w:val="0"/>
          <w:marTop w:val="0"/>
          <w:marBottom w:val="0"/>
          <w:divBdr>
            <w:top w:val="none" w:sz="0" w:space="0" w:color="auto"/>
            <w:left w:val="none" w:sz="0" w:space="0" w:color="auto"/>
            <w:bottom w:val="none" w:sz="0" w:space="0" w:color="auto"/>
            <w:right w:val="none" w:sz="0" w:space="0" w:color="auto"/>
          </w:divBdr>
        </w:div>
        <w:div w:id="190847210">
          <w:marLeft w:val="640"/>
          <w:marRight w:val="0"/>
          <w:marTop w:val="0"/>
          <w:marBottom w:val="0"/>
          <w:divBdr>
            <w:top w:val="none" w:sz="0" w:space="0" w:color="auto"/>
            <w:left w:val="none" w:sz="0" w:space="0" w:color="auto"/>
            <w:bottom w:val="none" w:sz="0" w:space="0" w:color="auto"/>
            <w:right w:val="none" w:sz="0" w:space="0" w:color="auto"/>
          </w:divBdr>
        </w:div>
        <w:div w:id="1261252467">
          <w:marLeft w:val="640"/>
          <w:marRight w:val="0"/>
          <w:marTop w:val="0"/>
          <w:marBottom w:val="0"/>
          <w:divBdr>
            <w:top w:val="none" w:sz="0" w:space="0" w:color="auto"/>
            <w:left w:val="none" w:sz="0" w:space="0" w:color="auto"/>
            <w:bottom w:val="none" w:sz="0" w:space="0" w:color="auto"/>
            <w:right w:val="none" w:sz="0" w:space="0" w:color="auto"/>
          </w:divBdr>
        </w:div>
        <w:div w:id="1721394351">
          <w:marLeft w:val="640"/>
          <w:marRight w:val="0"/>
          <w:marTop w:val="0"/>
          <w:marBottom w:val="0"/>
          <w:divBdr>
            <w:top w:val="none" w:sz="0" w:space="0" w:color="auto"/>
            <w:left w:val="none" w:sz="0" w:space="0" w:color="auto"/>
            <w:bottom w:val="none" w:sz="0" w:space="0" w:color="auto"/>
            <w:right w:val="none" w:sz="0" w:space="0" w:color="auto"/>
          </w:divBdr>
        </w:div>
        <w:div w:id="681201415">
          <w:marLeft w:val="640"/>
          <w:marRight w:val="0"/>
          <w:marTop w:val="0"/>
          <w:marBottom w:val="0"/>
          <w:divBdr>
            <w:top w:val="none" w:sz="0" w:space="0" w:color="auto"/>
            <w:left w:val="none" w:sz="0" w:space="0" w:color="auto"/>
            <w:bottom w:val="none" w:sz="0" w:space="0" w:color="auto"/>
            <w:right w:val="none" w:sz="0" w:space="0" w:color="auto"/>
          </w:divBdr>
        </w:div>
        <w:div w:id="1608461473">
          <w:marLeft w:val="640"/>
          <w:marRight w:val="0"/>
          <w:marTop w:val="0"/>
          <w:marBottom w:val="0"/>
          <w:divBdr>
            <w:top w:val="none" w:sz="0" w:space="0" w:color="auto"/>
            <w:left w:val="none" w:sz="0" w:space="0" w:color="auto"/>
            <w:bottom w:val="none" w:sz="0" w:space="0" w:color="auto"/>
            <w:right w:val="none" w:sz="0" w:space="0" w:color="auto"/>
          </w:divBdr>
        </w:div>
        <w:div w:id="1056004639">
          <w:marLeft w:val="640"/>
          <w:marRight w:val="0"/>
          <w:marTop w:val="0"/>
          <w:marBottom w:val="0"/>
          <w:divBdr>
            <w:top w:val="none" w:sz="0" w:space="0" w:color="auto"/>
            <w:left w:val="none" w:sz="0" w:space="0" w:color="auto"/>
            <w:bottom w:val="none" w:sz="0" w:space="0" w:color="auto"/>
            <w:right w:val="none" w:sz="0" w:space="0" w:color="auto"/>
          </w:divBdr>
        </w:div>
        <w:div w:id="4332231">
          <w:marLeft w:val="640"/>
          <w:marRight w:val="0"/>
          <w:marTop w:val="0"/>
          <w:marBottom w:val="0"/>
          <w:divBdr>
            <w:top w:val="none" w:sz="0" w:space="0" w:color="auto"/>
            <w:left w:val="none" w:sz="0" w:space="0" w:color="auto"/>
            <w:bottom w:val="none" w:sz="0" w:space="0" w:color="auto"/>
            <w:right w:val="none" w:sz="0" w:space="0" w:color="auto"/>
          </w:divBdr>
        </w:div>
        <w:div w:id="1638874673">
          <w:marLeft w:val="640"/>
          <w:marRight w:val="0"/>
          <w:marTop w:val="0"/>
          <w:marBottom w:val="0"/>
          <w:divBdr>
            <w:top w:val="none" w:sz="0" w:space="0" w:color="auto"/>
            <w:left w:val="none" w:sz="0" w:space="0" w:color="auto"/>
            <w:bottom w:val="none" w:sz="0" w:space="0" w:color="auto"/>
            <w:right w:val="none" w:sz="0" w:space="0" w:color="auto"/>
          </w:divBdr>
        </w:div>
        <w:div w:id="2055037769">
          <w:marLeft w:val="640"/>
          <w:marRight w:val="0"/>
          <w:marTop w:val="0"/>
          <w:marBottom w:val="0"/>
          <w:divBdr>
            <w:top w:val="none" w:sz="0" w:space="0" w:color="auto"/>
            <w:left w:val="none" w:sz="0" w:space="0" w:color="auto"/>
            <w:bottom w:val="none" w:sz="0" w:space="0" w:color="auto"/>
            <w:right w:val="none" w:sz="0" w:space="0" w:color="auto"/>
          </w:divBdr>
        </w:div>
        <w:div w:id="541333361">
          <w:marLeft w:val="640"/>
          <w:marRight w:val="0"/>
          <w:marTop w:val="0"/>
          <w:marBottom w:val="0"/>
          <w:divBdr>
            <w:top w:val="none" w:sz="0" w:space="0" w:color="auto"/>
            <w:left w:val="none" w:sz="0" w:space="0" w:color="auto"/>
            <w:bottom w:val="none" w:sz="0" w:space="0" w:color="auto"/>
            <w:right w:val="none" w:sz="0" w:space="0" w:color="auto"/>
          </w:divBdr>
        </w:div>
        <w:div w:id="1780443115">
          <w:marLeft w:val="640"/>
          <w:marRight w:val="0"/>
          <w:marTop w:val="0"/>
          <w:marBottom w:val="0"/>
          <w:divBdr>
            <w:top w:val="none" w:sz="0" w:space="0" w:color="auto"/>
            <w:left w:val="none" w:sz="0" w:space="0" w:color="auto"/>
            <w:bottom w:val="none" w:sz="0" w:space="0" w:color="auto"/>
            <w:right w:val="none" w:sz="0" w:space="0" w:color="auto"/>
          </w:divBdr>
        </w:div>
        <w:div w:id="1202281172">
          <w:marLeft w:val="640"/>
          <w:marRight w:val="0"/>
          <w:marTop w:val="0"/>
          <w:marBottom w:val="0"/>
          <w:divBdr>
            <w:top w:val="none" w:sz="0" w:space="0" w:color="auto"/>
            <w:left w:val="none" w:sz="0" w:space="0" w:color="auto"/>
            <w:bottom w:val="none" w:sz="0" w:space="0" w:color="auto"/>
            <w:right w:val="none" w:sz="0" w:space="0" w:color="auto"/>
          </w:divBdr>
        </w:div>
        <w:div w:id="481503631">
          <w:marLeft w:val="640"/>
          <w:marRight w:val="0"/>
          <w:marTop w:val="0"/>
          <w:marBottom w:val="0"/>
          <w:divBdr>
            <w:top w:val="none" w:sz="0" w:space="0" w:color="auto"/>
            <w:left w:val="none" w:sz="0" w:space="0" w:color="auto"/>
            <w:bottom w:val="none" w:sz="0" w:space="0" w:color="auto"/>
            <w:right w:val="none" w:sz="0" w:space="0" w:color="auto"/>
          </w:divBdr>
        </w:div>
        <w:div w:id="1528323673">
          <w:marLeft w:val="640"/>
          <w:marRight w:val="0"/>
          <w:marTop w:val="0"/>
          <w:marBottom w:val="0"/>
          <w:divBdr>
            <w:top w:val="none" w:sz="0" w:space="0" w:color="auto"/>
            <w:left w:val="none" w:sz="0" w:space="0" w:color="auto"/>
            <w:bottom w:val="none" w:sz="0" w:space="0" w:color="auto"/>
            <w:right w:val="none" w:sz="0" w:space="0" w:color="auto"/>
          </w:divBdr>
        </w:div>
        <w:div w:id="835923425">
          <w:marLeft w:val="640"/>
          <w:marRight w:val="0"/>
          <w:marTop w:val="0"/>
          <w:marBottom w:val="0"/>
          <w:divBdr>
            <w:top w:val="none" w:sz="0" w:space="0" w:color="auto"/>
            <w:left w:val="none" w:sz="0" w:space="0" w:color="auto"/>
            <w:bottom w:val="none" w:sz="0" w:space="0" w:color="auto"/>
            <w:right w:val="none" w:sz="0" w:space="0" w:color="auto"/>
          </w:divBdr>
        </w:div>
        <w:div w:id="630403231">
          <w:marLeft w:val="640"/>
          <w:marRight w:val="0"/>
          <w:marTop w:val="0"/>
          <w:marBottom w:val="0"/>
          <w:divBdr>
            <w:top w:val="none" w:sz="0" w:space="0" w:color="auto"/>
            <w:left w:val="none" w:sz="0" w:space="0" w:color="auto"/>
            <w:bottom w:val="none" w:sz="0" w:space="0" w:color="auto"/>
            <w:right w:val="none" w:sz="0" w:space="0" w:color="auto"/>
          </w:divBdr>
        </w:div>
        <w:div w:id="1821731068">
          <w:marLeft w:val="640"/>
          <w:marRight w:val="0"/>
          <w:marTop w:val="0"/>
          <w:marBottom w:val="0"/>
          <w:divBdr>
            <w:top w:val="none" w:sz="0" w:space="0" w:color="auto"/>
            <w:left w:val="none" w:sz="0" w:space="0" w:color="auto"/>
            <w:bottom w:val="none" w:sz="0" w:space="0" w:color="auto"/>
            <w:right w:val="none" w:sz="0" w:space="0" w:color="auto"/>
          </w:divBdr>
        </w:div>
        <w:div w:id="936324872">
          <w:marLeft w:val="640"/>
          <w:marRight w:val="0"/>
          <w:marTop w:val="0"/>
          <w:marBottom w:val="0"/>
          <w:divBdr>
            <w:top w:val="none" w:sz="0" w:space="0" w:color="auto"/>
            <w:left w:val="none" w:sz="0" w:space="0" w:color="auto"/>
            <w:bottom w:val="none" w:sz="0" w:space="0" w:color="auto"/>
            <w:right w:val="none" w:sz="0" w:space="0" w:color="auto"/>
          </w:divBdr>
        </w:div>
        <w:div w:id="1296835841">
          <w:marLeft w:val="640"/>
          <w:marRight w:val="0"/>
          <w:marTop w:val="0"/>
          <w:marBottom w:val="0"/>
          <w:divBdr>
            <w:top w:val="none" w:sz="0" w:space="0" w:color="auto"/>
            <w:left w:val="none" w:sz="0" w:space="0" w:color="auto"/>
            <w:bottom w:val="none" w:sz="0" w:space="0" w:color="auto"/>
            <w:right w:val="none" w:sz="0" w:space="0" w:color="auto"/>
          </w:divBdr>
        </w:div>
        <w:div w:id="689601207">
          <w:marLeft w:val="640"/>
          <w:marRight w:val="0"/>
          <w:marTop w:val="0"/>
          <w:marBottom w:val="0"/>
          <w:divBdr>
            <w:top w:val="none" w:sz="0" w:space="0" w:color="auto"/>
            <w:left w:val="none" w:sz="0" w:space="0" w:color="auto"/>
            <w:bottom w:val="none" w:sz="0" w:space="0" w:color="auto"/>
            <w:right w:val="none" w:sz="0" w:space="0" w:color="auto"/>
          </w:divBdr>
        </w:div>
        <w:div w:id="1779442921">
          <w:marLeft w:val="640"/>
          <w:marRight w:val="0"/>
          <w:marTop w:val="0"/>
          <w:marBottom w:val="0"/>
          <w:divBdr>
            <w:top w:val="none" w:sz="0" w:space="0" w:color="auto"/>
            <w:left w:val="none" w:sz="0" w:space="0" w:color="auto"/>
            <w:bottom w:val="none" w:sz="0" w:space="0" w:color="auto"/>
            <w:right w:val="none" w:sz="0" w:space="0" w:color="auto"/>
          </w:divBdr>
        </w:div>
        <w:div w:id="57359968">
          <w:marLeft w:val="640"/>
          <w:marRight w:val="0"/>
          <w:marTop w:val="0"/>
          <w:marBottom w:val="0"/>
          <w:divBdr>
            <w:top w:val="none" w:sz="0" w:space="0" w:color="auto"/>
            <w:left w:val="none" w:sz="0" w:space="0" w:color="auto"/>
            <w:bottom w:val="none" w:sz="0" w:space="0" w:color="auto"/>
            <w:right w:val="none" w:sz="0" w:space="0" w:color="auto"/>
          </w:divBdr>
        </w:div>
        <w:div w:id="2009822895">
          <w:marLeft w:val="640"/>
          <w:marRight w:val="0"/>
          <w:marTop w:val="0"/>
          <w:marBottom w:val="0"/>
          <w:divBdr>
            <w:top w:val="none" w:sz="0" w:space="0" w:color="auto"/>
            <w:left w:val="none" w:sz="0" w:space="0" w:color="auto"/>
            <w:bottom w:val="none" w:sz="0" w:space="0" w:color="auto"/>
            <w:right w:val="none" w:sz="0" w:space="0" w:color="auto"/>
          </w:divBdr>
        </w:div>
        <w:div w:id="1364087929">
          <w:marLeft w:val="640"/>
          <w:marRight w:val="0"/>
          <w:marTop w:val="0"/>
          <w:marBottom w:val="0"/>
          <w:divBdr>
            <w:top w:val="none" w:sz="0" w:space="0" w:color="auto"/>
            <w:left w:val="none" w:sz="0" w:space="0" w:color="auto"/>
            <w:bottom w:val="none" w:sz="0" w:space="0" w:color="auto"/>
            <w:right w:val="none" w:sz="0" w:space="0" w:color="auto"/>
          </w:divBdr>
        </w:div>
        <w:div w:id="1497499752">
          <w:marLeft w:val="640"/>
          <w:marRight w:val="0"/>
          <w:marTop w:val="0"/>
          <w:marBottom w:val="0"/>
          <w:divBdr>
            <w:top w:val="none" w:sz="0" w:space="0" w:color="auto"/>
            <w:left w:val="none" w:sz="0" w:space="0" w:color="auto"/>
            <w:bottom w:val="none" w:sz="0" w:space="0" w:color="auto"/>
            <w:right w:val="none" w:sz="0" w:space="0" w:color="auto"/>
          </w:divBdr>
        </w:div>
        <w:div w:id="192889465">
          <w:marLeft w:val="640"/>
          <w:marRight w:val="0"/>
          <w:marTop w:val="0"/>
          <w:marBottom w:val="0"/>
          <w:divBdr>
            <w:top w:val="none" w:sz="0" w:space="0" w:color="auto"/>
            <w:left w:val="none" w:sz="0" w:space="0" w:color="auto"/>
            <w:bottom w:val="none" w:sz="0" w:space="0" w:color="auto"/>
            <w:right w:val="none" w:sz="0" w:space="0" w:color="auto"/>
          </w:divBdr>
        </w:div>
        <w:div w:id="815607999">
          <w:marLeft w:val="640"/>
          <w:marRight w:val="0"/>
          <w:marTop w:val="0"/>
          <w:marBottom w:val="0"/>
          <w:divBdr>
            <w:top w:val="none" w:sz="0" w:space="0" w:color="auto"/>
            <w:left w:val="none" w:sz="0" w:space="0" w:color="auto"/>
            <w:bottom w:val="none" w:sz="0" w:space="0" w:color="auto"/>
            <w:right w:val="none" w:sz="0" w:space="0" w:color="auto"/>
          </w:divBdr>
        </w:div>
        <w:div w:id="430592340">
          <w:marLeft w:val="640"/>
          <w:marRight w:val="0"/>
          <w:marTop w:val="0"/>
          <w:marBottom w:val="0"/>
          <w:divBdr>
            <w:top w:val="none" w:sz="0" w:space="0" w:color="auto"/>
            <w:left w:val="none" w:sz="0" w:space="0" w:color="auto"/>
            <w:bottom w:val="none" w:sz="0" w:space="0" w:color="auto"/>
            <w:right w:val="none" w:sz="0" w:space="0" w:color="auto"/>
          </w:divBdr>
        </w:div>
        <w:div w:id="437990021">
          <w:marLeft w:val="640"/>
          <w:marRight w:val="0"/>
          <w:marTop w:val="0"/>
          <w:marBottom w:val="0"/>
          <w:divBdr>
            <w:top w:val="none" w:sz="0" w:space="0" w:color="auto"/>
            <w:left w:val="none" w:sz="0" w:space="0" w:color="auto"/>
            <w:bottom w:val="none" w:sz="0" w:space="0" w:color="auto"/>
            <w:right w:val="none" w:sz="0" w:space="0" w:color="auto"/>
          </w:divBdr>
        </w:div>
        <w:div w:id="810294329">
          <w:marLeft w:val="640"/>
          <w:marRight w:val="0"/>
          <w:marTop w:val="0"/>
          <w:marBottom w:val="0"/>
          <w:divBdr>
            <w:top w:val="none" w:sz="0" w:space="0" w:color="auto"/>
            <w:left w:val="none" w:sz="0" w:space="0" w:color="auto"/>
            <w:bottom w:val="none" w:sz="0" w:space="0" w:color="auto"/>
            <w:right w:val="none" w:sz="0" w:space="0" w:color="auto"/>
          </w:divBdr>
        </w:div>
        <w:div w:id="934246144">
          <w:marLeft w:val="640"/>
          <w:marRight w:val="0"/>
          <w:marTop w:val="0"/>
          <w:marBottom w:val="0"/>
          <w:divBdr>
            <w:top w:val="none" w:sz="0" w:space="0" w:color="auto"/>
            <w:left w:val="none" w:sz="0" w:space="0" w:color="auto"/>
            <w:bottom w:val="none" w:sz="0" w:space="0" w:color="auto"/>
            <w:right w:val="none" w:sz="0" w:space="0" w:color="auto"/>
          </w:divBdr>
        </w:div>
        <w:div w:id="1916666340">
          <w:marLeft w:val="640"/>
          <w:marRight w:val="0"/>
          <w:marTop w:val="0"/>
          <w:marBottom w:val="0"/>
          <w:divBdr>
            <w:top w:val="none" w:sz="0" w:space="0" w:color="auto"/>
            <w:left w:val="none" w:sz="0" w:space="0" w:color="auto"/>
            <w:bottom w:val="none" w:sz="0" w:space="0" w:color="auto"/>
            <w:right w:val="none" w:sz="0" w:space="0" w:color="auto"/>
          </w:divBdr>
        </w:div>
        <w:div w:id="241837641">
          <w:marLeft w:val="640"/>
          <w:marRight w:val="0"/>
          <w:marTop w:val="0"/>
          <w:marBottom w:val="0"/>
          <w:divBdr>
            <w:top w:val="none" w:sz="0" w:space="0" w:color="auto"/>
            <w:left w:val="none" w:sz="0" w:space="0" w:color="auto"/>
            <w:bottom w:val="none" w:sz="0" w:space="0" w:color="auto"/>
            <w:right w:val="none" w:sz="0" w:space="0" w:color="auto"/>
          </w:divBdr>
        </w:div>
        <w:div w:id="1669868386">
          <w:marLeft w:val="640"/>
          <w:marRight w:val="0"/>
          <w:marTop w:val="0"/>
          <w:marBottom w:val="0"/>
          <w:divBdr>
            <w:top w:val="none" w:sz="0" w:space="0" w:color="auto"/>
            <w:left w:val="none" w:sz="0" w:space="0" w:color="auto"/>
            <w:bottom w:val="none" w:sz="0" w:space="0" w:color="auto"/>
            <w:right w:val="none" w:sz="0" w:space="0" w:color="auto"/>
          </w:divBdr>
        </w:div>
        <w:div w:id="1890653024">
          <w:marLeft w:val="640"/>
          <w:marRight w:val="0"/>
          <w:marTop w:val="0"/>
          <w:marBottom w:val="0"/>
          <w:divBdr>
            <w:top w:val="none" w:sz="0" w:space="0" w:color="auto"/>
            <w:left w:val="none" w:sz="0" w:space="0" w:color="auto"/>
            <w:bottom w:val="none" w:sz="0" w:space="0" w:color="auto"/>
            <w:right w:val="none" w:sz="0" w:space="0" w:color="auto"/>
          </w:divBdr>
        </w:div>
        <w:div w:id="1386830702">
          <w:marLeft w:val="640"/>
          <w:marRight w:val="0"/>
          <w:marTop w:val="0"/>
          <w:marBottom w:val="0"/>
          <w:divBdr>
            <w:top w:val="none" w:sz="0" w:space="0" w:color="auto"/>
            <w:left w:val="none" w:sz="0" w:space="0" w:color="auto"/>
            <w:bottom w:val="none" w:sz="0" w:space="0" w:color="auto"/>
            <w:right w:val="none" w:sz="0" w:space="0" w:color="auto"/>
          </w:divBdr>
        </w:div>
        <w:div w:id="987129489">
          <w:marLeft w:val="640"/>
          <w:marRight w:val="0"/>
          <w:marTop w:val="0"/>
          <w:marBottom w:val="0"/>
          <w:divBdr>
            <w:top w:val="none" w:sz="0" w:space="0" w:color="auto"/>
            <w:left w:val="none" w:sz="0" w:space="0" w:color="auto"/>
            <w:bottom w:val="none" w:sz="0" w:space="0" w:color="auto"/>
            <w:right w:val="none" w:sz="0" w:space="0" w:color="auto"/>
          </w:divBdr>
        </w:div>
        <w:div w:id="1700355843">
          <w:marLeft w:val="640"/>
          <w:marRight w:val="0"/>
          <w:marTop w:val="0"/>
          <w:marBottom w:val="0"/>
          <w:divBdr>
            <w:top w:val="none" w:sz="0" w:space="0" w:color="auto"/>
            <w:left w:val="none" w:sz="0" w:space="0" w:color="auto"/>
            <w:bottom w:val="none" w:sz="0" w:space="0" w:color="auto"/>
            <w:right w:val="none" w:sz="0" w:space="0" w:color="auto"/>
          </w:divBdr>
        </w:div>
        <w:div w:id="189148588">
          <w:marLeft w:val="640"/>
          <w:marRight w:val="0"/>
          <w:marTop w:val="0"/>
          <w:marBottom w:val="0"/>
          <w:divBdr>
            <w:top w:val="none" w:sz="0" w:space="0" w:color="auto"/>
            <w:left w:val="none" w:sz="0" w:space="0" w:color="auto"/>
            <w:bottom w:val="none" w:sz="0" w:space="0" w:color="auto"/>
            <w:right w:val="none" w:sz="0" w:space="0" w:color="auto"/>
          </w:divBdr>
        </w:div>
        <w:div w:id="1020276637">
          <w:marLeft w:val="640"/>
          <w:marRight w:val="0"/>
          <w:marTop w:val="0"/>
          <w:marBottom w:val="0"/>
          <w:divBdr>
            <w:top w:val="none" w:sz="0" w:space="0" w:color="auto"/>
            <w:left w:val="none" w:sz="0" w:space="0" w:color="auto"/>
            <w:bottom w:val="none" w:sz="0" w:space="0" w:color="auto"/>
            <w:right w:val="none" w:sz="0" w:space="0" w:color="auto"/>
          </w:divBdr>
        </w:div>
        <w:div w:id="763764071">
          <w:marLeft w:val="640"/>
          <w:marRight w:val="0"/>
          <w:marTop w:val="0"/>
          <w:marBottom w:val="0"/>
          <w:divBdr>
            <w:top w:val="none" w:sz="0" w:space="0" w:color="auto"/>
            <w:left w:val="none" w:sz="0" w:space="0" w:color="auto"/>
            <w:bottom w:val="none" w:sz="0" w:space="0" w:color="auto"/>
            <w:right w:val="none" w:sz="0" w:space="0" w:color="auto"/>
          </w:divBdr>
        </w:div>
        <w:div w:id="139882677">
          <w:marLeft w:val="640"/>
          <w:marRight w:val="0"/>
          <w:marTop w:val="0"/>
          <w:marBottom w:val="0"/>
          <w:divBdr>
            <w:top w:val="none" w:sz="0" w:space="0" w:color="auto"/>
            <w:left w:val="none" w:sz="0" w:space="0" w:color="auto"/>
            <w:bottom w:val="none" w:sz="0" w:space="0" w:color="auto"/>
            <w:right w:val="none" w:sz="0" w:space="0" w:color="auto"/>
          </w:divBdr>
        </w:div>
        <w:div w:id="2101364629">
          <w:marLeft w:val="640"/>
          <w:marRight w:val="0"/>
          <w:marTop w:val="0"/>
          <w:marBottom w:val="0"/>
          <w:divBdr>
            <w:top w:val="none" w:sz="0" w:space="0" w:color="auto"/>
            <w:left w:val="none" w:sz="0" w:space="0" w:color="auto"/>
            <w:bottom w:val="none" w:sz="0" w:space="0" w:color="auto"/>
            <w:right w:val="none" w:sz="0" w:space="0" w:color="auto"/>
          </w:divBdr>
        </w:div>
      </w:divsChild>
    </w:div>
    <w:div w:id="1310786467">
      <w:bodyDiv w:val="1"/>
      <w:marLeft w:val="0"/>
      <w:marRight w:val="0"/>
      <w:marTop w:val="0"/>
      <w:marBottom w:val="0"/>
      <w:divBdr>
        <w:top w:val="none" w:sz="0" w:space="0" w:color="auto"/>
        <w:left w:val="none" w:sz="0" w:space="0" w:color="auto"/>
        <w:bottom w:val="none" w:sz="0" w:space="0" w:color="auto"/>
        <w:right w:val="none" w:sz="0" w:space="0" w:color="auto"/>
      </w:divBdr>
      <w:divsChild>
        <w:div w:id="823546778">
          <w:marLeft w:val="640"/>
          <w:marRight w:val="0"/>
          <w:marTop w:val="0"/>
          <w:marBottom w:val="0"/>
          <w:divBdr>
            <w:top w:val="none" w:sz="0" w:space="0" w:color="auto"/>
            <w:left w:val="none" w:sz="0" w:space="0" w:color="auto"/>
            <w:bottom w:val="none" w:sz="0" w:space="0" w:color="auto"/>
            <w:right w:val="none" w:sz="0" w:space="0" w:color="auto"/>
          </w:divBdr>
        </w:div>
        <w:div w:id="1737623779">
          <w:marLeft w:val="640"/>
          <w:marRight w:val="0"/>
          <w:marTop w:val="0"/>
          <w:marBottom w:val="0"/>
          <w:divBdr>
            <w:top w:val="none" w:sz="0" w:space="0" w:color="auto"/>
            <w:left w:val="none" w:sz="0" w:space="0" w:color="auto"/>
            <w:bottom w:val="none" w:sz="0" w:space="0" w:color="auto"/>
            <w:right w:val="none" w:sz="0" w:space="0" w:color="auto"/>
          </w:divBdr>
        </w:div>
        <w:div w:id="1848403232">
          <w:marLeft w:val="640"/>
          <w:marRight w:val="0"/>
          <w:marTop w:val="0"/>
          <w:marBottom w:val="0"/>
          <w:divBdr>
            <w:top w:val="none" w:sz="0" w:space="0" w:color="auto"/>
            <w:left w:val="none" w:sz="0" w:space="0" w:color="auto"/>
            <w:bottom w:val="none" w:sz="0" w:space="0" w:color="auto"/>
            <w:right w:val="none" w:sz="0" w:space="0" w:color="auto"/>
          </w:divBdr>
        </w:div>
        <w:div w:id="665519152">
          <w:marLeft w:val="640"/>
          <w:marRight w:val="0"/>
          <w:marTop w:val="0"/>
          <w:marBottom w:val="0"/>
          <w:divBdr>
            <w:top w:val="none" w:sz="0" w:space="0" w:color="auto"/>
            <w:left w:val="none" w:sz="0" w:space="0" w:color="auto"/>
            <w:bottom w:val="none" w:sz="0" w:space="0" w:color="auto"/>
            <w:right w:val="none" w:sz="0" w:space="0" w:color="auto"/>
          </w:divBdr>
        </w:div>
        <w:div w:id="462651111">
          <w:marLeft w:val="640"/>
          <w:marRight w:val="0"/>
          <w:marTop w:val="0"/>
          <w:marBottom w:val="0"/>
          <w:divBdr>
            <w:top w:val="none" w:sz="0" w:space="0" w:color="auto"/>
            <w:left w:val="none" w:sz="0" w:space="0" w:color="auto"/>
            <w:bottom w:val="none" w:sz="0" w:space="0" w:color="auto"/>
            <w:right w:val="none" w:sz="0" w:space="0" w:color="auto"/>
          </w:divBdr>
        </w:div>
        <w:div w:id="248778717">
          <w:marLeft w:val="640"/>
          <w:marRight w:val="0"/>
          <w:marTop w:val="0"/>
          <w:marBottom w:val="0"/>
          <w:divBdr>
            <w:top w:val="none" w:sz="0" w:space="0" w:color="auto"/>
            <w:left w:val="none" w:sz="0" w:space="0" w:color="auto"/>
            <w:bottom w:val="none" w:sz="0" w:space="0" w:color="auto"/>
            <w:right w:val="none" w:sz="0" w:space="0" w:color="auto"/>
          </w:divBdr>
        </w:div>
        <w:div w:id="365109558">
          <w:marLeft w:val="640"/>
          <w:marRight w:val="0"/>
          <w:marTop w:val="0"/>
          <w:marBottom w:val="0"/>
          <w:divBdr>
            <w:top w:val="none" w:sz="0" w:space="0" w:color="auto"/>
            <w:left w:val="none" w:sz="0" w:space="0" w:color="auto"/>
            <w:bottom w:val="none" w:sz="0" w:space="0" w:color="auto"/>
            <w:right w:val="none" w:sz="0" w:space="0" w:color="auto"/>
          </w:divBdr>
        </w:div>
        <w:div w:id="652218891">
          <w:marLeft w:val="640"/>
          <w:marRight w:val="0"/>
          <w:marTop w:val="0"/>
          <w:marBottom w:val="0"/>
          <w:divBdr>
            <w:top w:val="none" w:sz="0" w:space="0" w:color="auto"/>
            <w:left w:val="none" w:sz="0" w:space="0" w:color="auto"/>
            <w:bottom w:val="none" w:sz="0" w:space="0" w:color="auto"/>
            <w:right w:val="none" w:sz="0" w:space="0" w:color="auto"/>
          </w:divBdr>
        </w:div>
        <w:div w:id="706107430">
          <w:marLeft w:val="640"/>
          <w:marRight w:val="0"/>
          <w:marTop w:val="0"/>
          <w:marBottom w:val="0"/>
          <w:divBdr>
            <w:top w:val="none" w:sz="0" w:space="0" w:color="auto"/>
            <w:left w:val="none" w:sz="0" w:space="0" w:color="auto"/>
            <w:bottom w:val="none" w:sz="0" w:space="0" w:color="auto"/>
            <w:right w:val="none" w:sz="0" w:space="0" w:color="auto"/>
          </w:divBdr>
        </w:div>
        <w:div w:id="1520044917">
          <w:marLeft w:val="640"/>
          <w:marRight w:val="0"/>
          <w:marTop w:val="0"/>
          <w:marBottom w:val="0"/>
          <w:divBdr>
            <w:top w:val="none" w:sz="0" w:space="0" w:color="auto"/>
            <w:left w:val="none" w:sz="0" w:space="0" w:color="auto"/>
            <w:bottom w:val="none" w:sz="0" w:space="0" w:color="auto"/>
            <w:right w:val="none" w:sz="0" w:space="0" w:color="auto"/>
          </w:divBdr>
        </w:div>
        <w:div w:id="554975719">
          <w:marLeft w:val="640"/>
          <w:marRight w:val="0"/>
          <w:marTop w:val="0"/>
          <w:marBottom w:val="0"/>
          <w:divBdr>
            <w:top w:val="none" w:sz="0" w:space="0" w:color="auto"/>
            <w:left w:val="none" w:sz="0" w:space="0" w:color="auto"/>
            <w:bottom w:val="none" w:sz="0" w:space="0" w:color="auto"/>
            <w:right w:val="none" w:sz="0" w:space="0" w:color="auto"/>
          </w:divBdr>
        </w:div>
        <w:div w:id="1280183711">
          <w:marLeft w:val="640"/>
          <w:marRight w:val="0"/>
          <w:marTop w:val="0"/>
          <w:marBottom w:val="0"/>
          <w:divBdr>
            <w:top w:val="none" w:sz="0" w:space="0" w:color="auto"/>
            <w:left w:val="none" w:sz="0" w:space="0" w:color="auto"/>
            <w:bottom w:val="none" w:sz="0" w:space="0" w:color="auto"/>
            <w:right w:val="none" w:sz="0" w:space="0" w:color="auto"/>
          </w:divBdr>
        </w:div>
        <w:div w:id="269044150">
          <w:marLeft w:val="640"/>
          <w:marRight w:val="0"/>
          <w:marTop w:val="0"/>
          <w:marBottom w:val="0"/>
          <w:divBdr>
            <w:top w:val="none" w:sz="0" w:space="0" w:color="auto"/>
            <w:left w:val="none" w:sz="0" w:space="0" w:color="auto"/>
            <w:bottom w:val="none" w:sz="0" w:space="0" w:color="auto"/>
            <w:right w:val="none" w:sz="0" w:space="0" w:color="auto"/>
          </w:divBdr>
        </w:div>
        <w:div w:id="1475180716">
          <w:marLeft w:val="640"/>
          <w:marRight w:val="0"/>
          <w:marTop w:val="0"/>
          <w:marBottom w:val="0"/>
          <w:divBdr>
            <w:top w:val="none" w:sz="0" w:space="0" w:color="auto"/>
            <w:left w:val="none" w:sz="0" w:space="0" w:color="auto"/>
            <w:bottom w:val="none" w:sz="0" w:space="0" w:color="auto"/>
            <w:right w:val="none" w:sz="0" w:space="0" w:color="auto"/>
          </w:divBdr>
        </w:div>
        <w:div w:id="312292325">
          <w:marLeft w:val="640"/>
          <w:marRight w:val="0"/>
          <w:marTop w:val="0"/>
          <w:marBottom w:val="0"/>
          <w:divBdr>
            <w:top w:val="none" w:sz="0" w:space="0" w:color="auto"/>
            <w:left w:val="none" w:sz="0" w:space="0" w:color="auto"/>
            <w:bottom w:val="none" w:sz="0" w:space="0" w:color="auto"/>
            <w:right w:val="none" w:sz="0" w:space="0" w:color="auto"/>
          </w:divBdr>
        </w:div>
        <w:div w:id="1931549473">
          <w:marLeft w:val="640"/>
          <w:marRight w:val="0"/>
          <w:marTop w:val="0"/>
          <w:marBottom w:val="0"/>
          <w:divBdr>
            <w:top w:val="none" w:sz="0" w:space="0" w:color="auto"/>
            <w:left w:val="none" w:sz="0" w:space="0" w:color="auto"/>
            <w:bottom w:val="none" w:sz="0" w:space="0" w:color="auto"/>
            <w:right w:val="none" w:sz="0" w:space="0" w:color="auto"/>
          </w:divBdr>
        </w:div>
        <w:div w:id="1282419932">
          <w:marLeft w:val="640"/>
          <w:marRight w:val="0"/>
          <w:marTop w:val="0"/>
          <w:marBottom w:val="0"/>
          <w:divBdr>
            <w:top w:val="none" w:sz="0" w:space="0" w:color="auto"/>
            <w:left w:val="none" w:sz="0" w:space="0" w:color="auto"/>
            <w:bottom w:val="none" w:sz="0" w:space="0" w:color="auto"/>
            <w:right w:val="none" w:sz="0" w:space="0" w:color="auto"/>
          </w:divBdr>
        </w:div>
        <w:div w:id="224226709">
          <w:marLeft w:val="640"/>
          <w:marRight w:val="0"/>
          <w:marTop w:val="0"/>
          <w:marBottom w:val="0"/>
          <w:divBdr>
            <w:top w:val="none" w:sz="0" w:space="0" w:color="auto"/>
            <w:left w:val="none" w:sz="0" w:space="0" w:color="auto"/>
            <w:bottom w:val="none" w:sz="0" w:space="0" w:color="auto"/>
            <w:right w:val="none" w:sz="0" w:space="0" w:color="auto"/>
          </w:divBdr>
        </w:div>
        <w:div w:id="359087105">
          <w:marLeft w:val="640"/>
          <w:marRight w:val="0"/>
          <w:marTop w:val="0"/>
          <w:marBottom w:val="0"/>
          <w:divBdr>
            <w:top w:val="none" w:sz="0" w:space="0" w:color="auto"/>
            <w:left w:val="none" w:sz="0" w:space="0" w:color="auto"/>
            <w:bottom w:val="none" w:sz="0" w:space="0" w:color="auto"/>
            <w:right w:val="none" w:sz="0" w:space="0" w:color="auto"/>
          </w:divBdr>
        </w:div>
        <w:div w:id="2131169894">
          <w:marLeft w:val="640"/>
          <w:marRight w:val="0"/>
          <w:marTop w:val="0"/>
          <w:marBottom w:val="0"/>
          <w:divBdr>
            <w:top w:val="none" w:sz="0" w:space="0" w:color="auto"/>
            <w:left w:val="none" w:sz="0" w:space="0" w:color="auto"/>
            <w:bottom w:val="none" w:sz="0" w:space="0" w:color="auto"/>
            <w:right w:val="none" w:sz="0" w:space="0" w:color="auto"/>
          </w:divBdr>
        </w:div>
        <w:div w:id="1588541057">
          <w:marLeft w:val="640"/>
          <w:marRight w:val="0"/>
          <w:marTop w:val="0"/>
          <w:marBottom w:val="0"/>
          <w:divBdr>
            <w:top w:val="none" w:sz="0" w:space="0" w:color="auto"/>
            <w:left w:val="none" w:sz="0" w:space="0" w:color="auto"/>
            <w:bottom w:val="none" w:sz="0" w:space="0" w:color="auto"/>
            <w:right w:val="none" w:sz="0" w:space="0" w:color="auto"/>
          </w:divBdr>
        </w:div>
        <w:div w:id="328942596">
          <w:marLeft w:val="640"/>
          <w:marRight w:val="0"/>
          <w:marTop w:val="0"/>
          <w:marBottom w:val="0"/>
          <w:divBdr>
            <w:top w:val="none" w:sz="0" w:space="0" w:color="auto"/>
            <w:left w:val="none" w:sz="0" w:space="0" w:color="auto"/>
            <w:bottom w:val="none" w:sz="0" w:space="0" w:color="auto"/>
            <w:right w:val="none" w:sz="0" w:space="0" w:color="auto"/>
          </w:divBdr>
        </w:div>
        <w:div w:id="1909730077">
          <w:marLeft w:val="640"/>
          <w:marRight w:val="0"/>
          <w:marTop w:val="0"/>
          <w:marBottom w:val="0"/>
          <w:divBdr>
            <w:top w:val="none" w:sz="0" w:space="0" w:color="auto"/>
            <w:left w:val="none" w:sz="0" w:space="0" w:color="auto"/>
            <w:bottom w:val="none" w:sz="0" w:space="0" w:color="auto"/>
            <w:right w:val="none" w:sz="0" w:space="0" w:color="auto"/>
          </w:divBdr>
        </w:div>
        <w:div w:id="2054185093">
          <w:marLeft w:val="640"/>
          <w:marRight w:val="0"/>
          <w:marTop w:val="0"/>
          <w:marBottom w:val="0"/>
          <w:divBdr>
            <w:top w:val="none" w:sz="0" w:space="0" w:color="auto"/>
            <w:left w:val="none" w:sz="0" w:space="0" w:color="auto"/>
            <w:bottom w:val="none" w:sz="0" w:space="0" w:color="auto"/>
            <w:right w:val="none" w:sz="0" w:space="0" w:color="auto"/>
          </w:divBdr>
        </w:div>
        <w:div w:id="1633291833">
          <w:marLeft w:val="640"/>
          <w:marRight w:val="0"/>
          <w:marTop w:val="0"/>
          <w:marBottom w:val="0"/>
          <w:divBdr>
            <w:top w:val="none" w:sz="0" w:space="0" w:color="auto"/>
            <w:left w:val="none" w:sz="0" w:space="0" w:color="auto"/>
            <w:bottom w:val="none" w:sz="0" w:space="0" w:color="auto"/>
            <w:right w:val="none" w:sz="0" w:space="0" w:color="auto"/>
          </w:divBdr>
        </w:div>
        <w:div w:id="532381434">
          <w:marLeft w:val="640"/>
          <w:marRight w:val="0"/>
          <w:marTop w:val="0"/>
          <w:marBottom w:val="0"/>
          <w:divBdr>
            <w:top w:val="none" w:sz="0" w:space="0" w:color="auto"/>
            <w:left w:val="none" w:sz="0" w:space="0" w:color="auto"/>
            <w:bottom w:val="none" w:sz="0" w:space="0" w:color="auto"/>
            <w:right w:val="none" w:sz="0" w:space="0" w:color="auto"/>
          </w:divBdr>
        </w:div>
        <w:div w:id="1902018537">
          <w:marLeft w:val="640"/>
          <w:marRight w:val="0"/>
          <w:marTop w:val="0"/>
          <w:marBottom w:val="0"/>
          <w:divBdr>
            <w:top w:val="none" w:sz="0" w:space="0" w:color="auto"/>
            <w:left w:val="none" w:sz="0" w:space="0" w:color="auto"/>
            <w:bottom w:val="none" w:sz="0" w:space="0" w:color="auto"/>
            <w:right w:val="none" w:sz="0" w:space="0" w:color="auto"/>
          </w:divBdr>
        </w:div>
        <w:div w:id="737635994">
          <w:marLeft w:val="640"/>
          <w:marRight w:val="0"/>
          <w:marTop w:val="0"/>
          <w:marBottom w:val="0"/>
          <w:divBdr>
            <w:top w:val="none" w:sz="0" w:space="0" w:color="auto"/>
            <w:left w:val="none" w:sz="0" w:space="0" w:color="auto"/>
            <w:bottom w:val="none" w:sz="0" w:space="0" w:color="auto"/>
            <w:right w:val="none" w:sz="0" w:space="0" w:color="auto"/>
          </w:divBdr>
        </w:div>
        <w:div w:id="1108818387">
          <w:marLeft w:val="640"/>
          <w:marRight w:val="0"/>
          <w:marTop w:val="0"/>
          <w:marBottom w:val="0"/>
          <w:divBdr>
            <w:top w:val="none" w:sz="0" w:space="0" w:color="auto"/>
            <w:left w:val="none" w:sz="0" w:space="0" w:color="auto"/>
            <w:bottom w:val="none" w:sz="0" w:space="0" w:color="auto"/>
            <w:right w:val="none" w:sz="0" w:space="0" w:color="auto"/>
          </w:divBdr>
        </w:div>
        <w:div w:id="2022587824">
          <w:marLeft w:val="640"/>
          <w:marRight w:val="0"/>
          <w:marTop w:val="0"/>
          <w:marBottom w:val="0"/>
          <w:divBdr>
            <w:top w:val="none" w:sz="0" w:space="0" w:color="auto"/>
            <w:left w:val="none" w:sz="0" w:space="0" w:color="auto"/>
            <w:bottom w:val="none" w:sz="0" w:space="0" w:color="auto"/>
            <w:right w:val="none" w:sz="0" w:space="0" w:color="auto"/>
          </w:divBdr>
        </w:div>
        <w:div w:id="771709144">
          <w:marLeft w:val="640"/>
          <w:marRight w:val="0"/>
          <w:marTop w:val="0"/>
          <w:marBottom w:val="0"/>
          <w:divBdr>
            <w:top w:val="none" w:sz="0" w:space="0" w:color="auto"/>
            <w:left w:val="none" w:sz="0" w:space="0" w:color="auto"/>
            <w:bottom w:val="none" w:sz="0" w:space="0" w:color="auto"/>
            <w:right w:val="none" w:sz="0" w:space="0" w:color="auto"/>
          </w:divBdr>
        </w:div>
        <w:div w:id="1766923487">
          <w:marLeft w:val="640"/>
          <w:marRight w:val="0"/>
          <w:marTop w:val="0"/>
          <w:marBottom w:val="0"/>
          <w:divBdr>
            <w:top w:val="none" w:sz="0" w:space="0" w:color="auto"/>
            <w:left w:val="none" w:sz="0" w:space="0" w:color="auto"/>
            <w:bottom w:val="none" w:sz="0" w:space="0" w:color="auto"/>
            <w:right w:val="none" w:sz="0" w:space="0" w:color="auto"/>
          </w:divBdr>
        </w:div>
        <w:div w:id="595868249">
          <w:marLeft w:val="640"/>
          <w:marRight w:val="0"/>
          <w:marTop w:val="0"/>
          <w:marBottom w:val="0"/>
          <w:divBdr>
            <w:top w:val="none" w:sz="0" w:space="0" w:color="auto"/>
            <w:left w:val="none" w:sz="0" w:space="0" w:color="auto"/>
            <w:bottom w:val="none" w:sz="0" w:space="0" w:color="auto"/>
            <w:right w:val="none" w:sz="0" w:space="0" w:color="auto"/>
          </w:divBdr>
        </w:div>
        <w:div w:id="1891575613">
          <w:marLeft w:val="640"/>
          <w:marRight w:val="0"/>
          <w:marTop w:val="0"/>
          <w:marBottom w:val="0"/>
          <w:divBdr>
            <w:top w:val="none" w:sz="0" w:space="0" w:color="auto"/>
            <w:left w:val="none" w:sz="0" w:space="0" w:color="auto"/>
            <w:bottom w:val="none" w:sz="0" w:space="0" w:color="auto"/>
            <w:right w:val="none" w:sz="0" w:space="0" w:color="auto"/>
          </w:divBdr>
        </w:div>
        <w:div w:id="1846898224">
          <w:marLeft w:val="640"/>
          <w:marRight w:val="0"/>
          <w:marTop w:val="0"/>
          <w:marBottom w:val="0"/>
          <w:divBdr>
            <w:top w:val="none" w:sz="0" w:space="0" w:color="auto"/>
            <w:left w:val="none" w:sz="0" w:space="0" w:color="auto"/>
            <w:bottom w:val="none" w:sz="0" w:space="0" w:color="auto"/>
            <w:right w:val="none" w:sz="0" w:space="0" w:color="auto"/>
          </w:divBdr>
        </w:div>
        <w:div w:id="1536455497">
          <w:marLeft w:val="640"/>
          <w:marRight w:val="0"/>
          <w:marTop w:val="0"/>
          <w:marBottom w:val="0"/>
          <w:divBdr>
            <w:top w:val="none" w:sz="0" w:space="0" w:color="auto"/>
            <w:left w:val="none" w:sz="0" w:space="0" w:color="auto"/>
            <w:bottom w:val="none" w:sz="0" w:space="0" w:color="auto"/>
            <w:right w:val="none" w:sz="0" w:space="0" w:color="auto"/>
          </w:divBdr>
        </w:div>
        <w:div w:id="1906136602">
          <w:marLeft w:val="640"/>
          <w:marRight w:val="0"/>
          <w:marTop w:val="0"/>
          <w:marBottom w:val="0"/>
          <w:divBdr>
            <w:top w:val="none" w:sz="0" w:space="0" w:color="auto"/>
            <w:left w:val="none" w:sz="0" w:space="0" w:color="auto"/>
            <w:bottom w:val="none" w:sz="0" w:space="0" w:color="auto"/>
            <w:right w:val="none" w:sz="0" w:space="0" w:color="auto"/>
          </w:divBdr>
        </w:div>
        <w:div w:id="1047412370">
          <w:marLeft w:val="640"/>
          <w:marRight w:val="0"/>
          <w:marTop w:val="0"/>
          <w:marBottom w:val="0"/>
          <w:divBdr>
            <w:top w:val="none" w:sz="0" w:space="0" w:color="auto"/>
            <w:left w:val="none" w:sz="0" w:space="0" w:color="auto"/>
            <w:bottom w:val="none" w:sz="0" w:space="0" w:color="auto"/>
            <w:right w:val="none" w:sz="0" w:space="0" w:color="auto"/>
          </w:divBdr>
        </w:div>
        <w:div w:id="321393056">
          <w:marLeft w:val="640"/>
          <w:marRight w:val="0"/>
          <w:marTop w:val="0"/>
          <w:marBottom w:val="0"/>
          <w:divBdr>
            <w:top w:val="none" w:sz="0" w:space="0" w:color="auto"/>
            <w:left w:val="none" w:sz="0" w:space="0" w:color="auto"/>
            <w:bottom w:val="none" w:sz="0" w:space="0" w:color="auto"/>
            <w:right w:val="none" w:sz="0" w:space="0" w:color="auto"/>
          </w:divBdr>
        </w:div>
        <w:div w:id="931666910">
          <w:marLeft w:val="640"/>
          <w:marRight w:val="0"/>
          <w:marTop w:val="0"/>
          <w:marBottom w:val="0"/>
          <w:divBdr>
            <w:top w:val="none" w:sz="0" w:space="0" w:color="auto"/>
            <w:left w:val="none" w:sz="0" w:space="0" w:color="auto"/>
            <w:bottom w:val="none" w:sz="0" w:space="0" w:color="auto"/>
            <w:right w:val="none" w:sz="0" w:space="0" w:color="auto"/>
          </w:divBdr>
        </w:div>
        <w:div w:id="662438851">
          <w:marLeft w:val="640"/>
          <w:marRight w:val="0"/>
          <w:marTop w:val="0"/>
          <w:marBottom w:val="0"/>
          <w:divBdr>
            <w:top w:val="none" w:sz="0" w:space="0" w:color="auto"/>
            <w:left w:val="none" w:sz="0" w:space="0" w:color="auto"/>
            <w:bottom w:val="none" w:sz="0" w:space="0" w:color="auto"/>
            <w:right w:val="none" w:sz="0" w:space="0" w:color="auto"/>
          </w:divBdr>
        </w:div>
        <w:div w:id="1759012525">
          <w:marLeft w:val="640"/>
          <w:marRight w:val="0"/>
          <w:marTop w:val="0"/>
          <w:marBottom w:val="0"/>
          <w:divBdr>
            <w:top w:val="none" w:sz="0" w:space="0" w:color="auto"/>
            <w:left w:val="none" w:sz="0" w:space="0" w:color="auto"/>
            <w:bottom w:val="none" w:sz="0" w:space="0" w:color="auto"/>
            <w:right w:val="none" w:sz="0" w:space="0" w:color="auto"/>
          </w:divBdr>
        </w:div>
        <w:div w:id="600800123">
          <w:marLeft w:val="640"/>
          <w:marRight w:val="0"/>
          <w:marTop w:val="0"/>
          <w:marBottom w:val="0"/>
          <w:divBdr>
            <w:top w:val="none" w:sz="0" w:space="0" w:color="auto"/>
            <w:left w:val="none" w:sz="0" w:space="0" w:color="auto"/>
            <w:bottom w:val="none" w:sz="0" w:space="0" w:color="auto"/>
            <w:right w:val="none" w:sz="0" w:space="0" w:color="auto"/>
          </w:divBdr>
        </w:div>
        <w:div w:id="1250047218">
          <w:marLeft w:val="640"/>
          <w:marRight w:val="0"/>
          <w:marTop w:val="0"/>
          <w:marBottom w:val="0"/>
          <w:divBdr>
            <w:top w:val="none" w:sz="0" w:space="0" w:color="auto"/>
            <w:left w:val="none" w:sz="0" w:space="0" w:color="auto"/>
            <w:bottom w:val="none" w:sz="0" w:space="0" w:color="auto"/>
            <w:right w:val="none" w:sz="0" w:space="0" w:color="auto"/>
          </w:divBdr>
        </w:div>
        <w:div w:id="1190992196">
          <w:marLeft w:val="640"/>
          <w:marRight w:val="0"/>
          <w:marTop w:val="0"/>
          <w:marBottom w:val="0"/>
          <w:divBdr>
            <w:top w:val="none" w:sz="0" w:space="0" w:color="auto"/>
            <w:left w:val="none" w:sz="0" w:space="0" w:color="auto"/>
            <w:bottom w:val="none" w:sz="0" w:space="0" w:color="auto"/>
            <w:right w:val="none" w:sz="0" w:space="0" w:color="auto"/>
          </w:divBdr>
        </w:div>
        <w:div w:id="1455513630">
          <w:marLeft w:val="640"/>
          <w:marRight w:val="0"/>
          <w:marTop w:val="0"/>
          <w:marBottom w:val="0"/>
          <w:divBdr>
            <w:top w:val="none" w:sz="0" w:space="0" w:color="auto"/>
            <w:left w:val="none" w:sz="0" w:space="0" w:color="auto"/>
            <w:bottom w:val="none" w:sz="0" w:space="0" w:color="auto"/>
            <w:right w:val="none" w:sz="0" w:space="0" w:color="auto"/>
          </w:divBdr>
        </w:div>
        <w:div w:id="106505874">
          <w:marLeft w:val="640"/>
          <w:marRight w:val="0"/>
          <w:marTop w:val="0"/>
          <w:marBottom w:val="0"/>
          <w:divBdr>
            <w:top w:val="none" w:sz="0" w:space="0" w:color="auto"/>
            <w:left w:val="none" w:sz="0" w:space="0" w:color="auto"/>
            <w:bottom w:val="none" w:sz="0" w:space="0" w:color="auto"/>
            <w:right w:val="none" w:sz="0" w:space="0" w:color="auto"/>
          </w:divBdr>
        </w:div>
      </w:divsChild>
    </w:div>
    <w:div w:id="1319574754">
      <w:bodyDiv w:val="1"/>
      <w:marLeft w:val="0"/>
      <w:marRight w:val="0"/>
      <w:marTop w:val="0"/>
      <w:marBottom w:val="0"/>
      <w:divBdr>
        <w:top w:val="none" w:sz="0" w:space="0" w:color="auto"/>
        <w:left w:val="none" w:sz="0" w:space="0" w:color="auto"/>
        <w:bottom w:val="none" w:sz="0" w:space="0" w:color="auto"/>
        <w:right w:val="none" w:sz="0" w:space="0" w:color="auto"/>
      </w:divBdr>
    </w:div>
    <w:div w:id="1324510125">
      <w:bodyDiv w:val="1"/>
      <w:marLeft w:val="0"/>
      <w:marRight w:val="0"/>
      <w:marTop w:val="0"/>
      <w:marBottom w:val="0"/>
      <w:divBdr>
        <w:top w:val="none" w:sz="0" w:space="0" w:color="auto"/>
        <w:left w:val="none" w:sz="0" w:space="0" w:color="auto"/>
        <w:bottom w:val="none" w:sz="0" w:space="0" w:color="auto"/>
        <w:right w:val="none" w:sz="0" w:space="0" w:color="auto"/>
      </w:divBdr>
      <w:divsChild>
        <w:div w:id="1318725919">
          <w:marLeft w:val="640"/>
          <w:marRight w:val="0"/>
          <w:marTop w:val="0"/>
          <w:marBottom w:val="0"/>
          <w:divBdr>
            <w:top w:val="none" w:sz="0" w:space="0" w:color="auto"/>
            <w:left w:val="none" w:sz="0" w:space="0" w:color="auto"/>
            <w:bottom w:val="none" w:sz="0" w:space="0" w:color="auto"/>
            <w:right w:val="none" w:sz="0" w:space="0" w:color="auto"/>
          </w:divBdr>
        </w:div>
        <w:div w:id="305089458">
          <w:marLeft w:val="640"/>
          <w:marRight w:val="0"/>
          <w:marTop w:val="0"/>
          <w:marBottom w:val="0"/>
          <w:divBdr>
            <w:top w:val="none" w:sz="0" w:space="0" w:color="auto"/>
            <w:left w:val="none" w:sz="0" w:space="0" w:color="auto"/>
            <w:bottom w:val="none" w:sz="0" w:space="0" w:color="auto"/>
            <w:right w:val="none" w:sz="0" w:space="0" w:color="auto"/>
          </w:divBdr>
        </w:div>
        <w:div w:id="399985560">
          <w:marLeft w:val="640"/>
          <w:marRight w:val="0"/>
          <w:marTop w:val="0"/>
          <w:marBottom w:val="0"/>
          <w:divBdr>
            <w:top w:val="none" w:sz="0" w:space="0" w:color="auto"/>
            <w:left w:val="none" w:sz="0" w:space="0" w:color="auto"/>
            <w:bottom w:val="none" w:sz="0" w:space="0" w:color="auto"/>
            <w:right w:val="none" w:sz="0" w:space="0" w:color="auto"/>
          </w:divBdr>
        </w:div>
        <w:div w:id="654650460">
          <w:marLeft w:val="640"/>
          <w:marRight w:val="0"/>
          <w:marTop w:val="0"/>
          <w:marBottom w:val="0"/>
          <w:divBdr>
            <w:top w:val="none" w:sz="0" w:space="0" w:color="auto"/>
            <w:left w:val="none" w:sz="0" w:space="0" w:color="auto"/>
            <w:bottom w:val="none" w:sz="0" w:space="0" w:color="auto"/>
            <w:right w:val="none" w:sz="0" w:space="0" w:color="auto"/>
          </w:divBdr>
        </w:div>
        <w:div w:id="1355302076">
          <w:marLeft w:val="640"/>
          <w:marRight w:val="0"/>
          <w:marTop w:val="0"/>
          <w:marBottom w:val="0"/>
          <w:divBdr>
            <w:top w:val="none" w:sz="0" w:space="0" w:color="auto"/>
            <w:left w:val="none" w:sz="0" w:space="0" w:color="auto"/>
            <w:bottom w:val="none" w:sz="0" w:space="0" w:color="auto"/>
            <w:right w:val="none" w:sz="0" w:space="0" w:color="auto"/>
          </w:divBdr>
        </w:div>
        <w:div w:id="1795979391">
          <w:marLeft w:val="640"/>
          <w:marRight w:val="0"/>
          <w:marTop w:val="0"/>
          <w:marBottom w:val="0"/>
          <w:divBdr>
            <w:top w:val="none" w:sz="0" w:space="0" w:color="auto"/>
            <w:left w:val="none" w:sz="0" w:space="0" w:color="auto"/>
            <w:bottom w:val="none" w:sz="0" w:space="0" w:color="auto"/>
            <w:right w:val="none" w:sz="0" w:space="0" w:color="auto"/>
          </w:divBdr>
        </w:div>
        <w:div w:id="1516074577">
          <w:marLeft w:val="640"/>
          <w:marRight w:val="0"/>
          <w:marTop w:val="0"/>
          <w:marBottom w:val="0"/>
          <w:divBdr>
            <w:top w:val="none" w:sz="0" w:space="0" w:color="auto"/>
            <w:left w:val="none" w:sz="0" w:space="0" w:color="auto"/>
            <w:bottom w:val="none" w:sz="0" w:space="0" w:color="auto"/>
            <w:right w:val="none" w:sz="0" w:space="0" w:color="auto"/>
          </w:divBdr>
        </w:div>
        <w:div w:id="708381976">
          <w:marLeft w:val="640"/>
          <w:marRight w:val="0"/>
          <w:marTop w:val="0"/>
          <w:marBottom w:val="0"/>
          <w:divBdr>
            <w:top w:val="none" w:sz="0" w:space="0" w:color="auto"/>
            <w:left w:val="none" w:sz="0" w:space="0" w:color="auto"/>
            <w:bottom w:val="none" w:sz="0" w:space="0" w:color="auto"/>
            <w:right w:val="none" w:sz="0" w:space="0" w:color="auto"/>
          </w:divBdr>
        </w:div>
        <w:div w:id="1683972689">
          <w:marLeft w:val="640"/>
          <w:marRight w:val="0"/>
          <w:marTop w:val="0"/>
          <w:marBottom w:val="0"/>
          <w:divBdr>
            <w:top w:val="none" w:sz="0" w:space="0" w:color="auto"/>
            <w:left w:val="none" w:sz="0" w:space="0" w:color="auto"/>
            <w:bottom w:val="none" w:sz="0" w:space="0" w:color="auto"/>
            <w:right w:val="none" w:sz="0" w:space="0" w:color="auto"/>
          </w:divBdr>
        </w:div>
        <w:div w:id="1590117715">
          <w:marLeft w:val="640"/>
          <w:marRight w:val="0"/>
          <w:marTop w:val="0"/>
          <w:marBottom w:val="0"/>
          <w:divBdr>
            <w:top w:val="none" w:sz="0" w:space="0" w:color="auto"/>
            <w:left w:val="none" w:sz="0" w:space="0" w:color="auto"/>
            <w:bottom w:val="none" w:sz="0" w:space="0" w:color="auto"/>
            <w:right w:val="none" w:sz="0" w:space="0" w:color="auto"/>
          </w:divBdr>
        </w:div>
        <w:div w:id="607472675">
          <w:marLeft w:val="640"/>
          <w:marRight w:val="0"/>
          <w:marTop w:val="0"/>
          <w:marBottom w:val="0"/>
          <w:divBdr>
            <w:top w:val="none" w:sz="0" w:space="0" w:color="auto"/>
            <w:left w:val="none" w:sz="0" w:space="0" w:color="auto"/>
            <w:bottom w:val="none" w:sz="0" w:space="0" w:color="auto"/>
            <w:right w:val="none" w:sz="0" w:space="0" w:color="auto"/>
          </w:divBdr>
        </w:div>
        <w:div w:id="1783573685">
          <w:marLeft w:val="640"/>
          <w:marRight w:val="0"/>
          <w:marTop w:val="0"/>
          <w:marBottom w:val="0"/>
          <w:divBdr>
            <w:top w:val="none" w:sz="0" w:space="0" w:color="auto"/>
            <w:left w:val="none" w:sz="0" w:space="0" w:color="auto"/>
            <w:bottom w:val="none" w:sz="0" w:space="0" w:color="auto"/>
            <w:right w:val="none" w:sz="0" w:space="0" w:color="auto"/>
          </w:divBdr>
        </w:div>
        <w:div w:id="771167598">
          <w:marLeft w:val="640"/>
          <w:marRight w:val="0"/>
          <w:marTop w:val="0"/>
          <w:marBottom w:val="0"/>
          <w:divBdr>
            <w:top w:val="none" w:sz="0" w:space="0" w:color="auto"/>
            <w:left w:val="none" w:sz="0" w:space="0" w:color="auto"/>
            <w:bottom w:val="none" w:sz="0" w:space="0" w:color="auto"/>
            <w:right w:val="none" w:sz="0" w:space="0" w:color="auto"/>
          </w:divBdr>
        </w:div>
        <w:div w:id="509414442">
          <w:marLeft w:val="640"/>
          <w:marRight w:val="0"/>
          <w:marTop w:val="0"/>
          <w:marBottom w:val="0"/>
          <w:divBdr>
            <w:top w:val="none" w:sz="0" w:space="0" w:color="auto"/>
            <w:left w:val="none" w:sz="0" w:space="0" w:color="auto"/>
            <w:bottom w:val="none" w:sz="0" w:space="0" w:color="auto"/>
            <w:right w:val="none" w:sz="0" w:space="0" w:color="auto"/>
          </w:divBdr>
        </w:div>
        <w:div w:id="561334265">
          <w:marLeft w:val="640"/>
          <w:marRight w:val="0"/>
          <w:marTop w:val="0"/>
          <w:marBottom w:val="0"/>
          <w:divBdr>
            <w:top w:val="none" w:sz="0" w:space="0" w:color="auto"/>
            <w:left w:val="none" w:sz="0" w:space="0" w:color="auto"/>
            <w:bottom w:val="none" w:sz="0" w:space="0" w:color="auto"/>
            <w:right w:val="none" w:sz="0" w:space="0" w:color="auto"/>
          </w:divBdr>
        </w:div>
        <w:div w:id="969170224">
          <w:marLeft w:val="640"/>
          <w:marRight w:val="0"/>
          <w:marTop w:val="0"/>
          <w:marBottom w:val="0"/>
          <w:divBdr>
            <w:top w:val="none" w:sz="0" w:space="0" w:color="auto"/>
            <w:left w:val="none" w:sz="0" w:space="0" w:color="auto"/>
            <w:bottom w:val="none" w:sz="0" w:space="0" w:color="auto"/>
            <w:right w:val="none" w:sz="0" w:space="0" w:color="auto"/>
          </w:divBdr>
        </w:div>
        <w:div w:id="644428669">
          <w:marLeft w:val="640"/>
          <w:marRight w:val="0"/>
          <w:marTop w:val="0"/>
          <w:marBottom w:val="0"/>
          <w:divBdr>
            <w:top w:val="none" w:sz="0" w:space="0" w:color="auto"/>
            <w:left w:val="none" w:sz="0" w:space="0" w:color="auto"/>
            <w:bottom w:val="none" w:sz="0" w:space="0" w:color="auto"/>
            <w:right w:val="none" w:sz="0" w:space="0" w:color="auto"/>
          </w:divBdr>
        </w:div>
        <w:div w:id="1621452534">
          <w:marLeft w:val="640"/>
          <w:marRight w:val="0"/>
          <w:marTop w:val="0"/>
          <w:marBottom w:val="0"/>
          <w:divBdr>
            <w:top w:val="none" w:sz="0" w:space="0" w:color="auto"/>
            <w:left w:val="none" w:sz="0" w:space="0" w:color="auto"/>
            <w:bottom w:val="none" w:sz="0" w:space="0" w:color="auto"/>
            <w:right w:val="none" w:sz="0" w:space="0" w:color="auto"/>
          </w:divBdr>
        </w:div>
        <w:div w:id="463889968">
          <w:marLeft w:val="640"/>
          <w:marRight w:val="0"/>
          <w:marTop w:val="0"/>
          <w:marBottom w:val="0"/>
          <w:divBdr>
            <w:top w:val="none" w:sz="0" w:space="0" w:color="auto"/>
            <w:left w:val="none" w:sz="0" w:space="0" w:color="auto"/>
            <w:bottom w:val="none" w:sz="0" w:space="0" w:color="auto"/>
            <w:right w:val="none" w:sz="0" w:space="0" w:color="auto"/>
          </w:divBdr>
        </w:div>
        <w:div w:id="1647512427">
          <w:marLeft w:val="640"/>
          <w:marRight w:val="0"/>
          <w:marTop w:val="0"/>
          <w:marBottom w:val="0"/>
          <w:divBdr>
            <w:top w:val="none" w:sz="0" w:space="0" w:color="auto"/>
            <w:left w:val="none" w:sz="0" w:space="0" w:color="auto"/>
            <w:bottom w:val="none" w:sz="0" w:space="0" w:color="auto"/>
            <w:right w:val="none" w:sz="0" w:space="0" w:color="auto"/>
          </w:divBdr>
        </w:div>
        <w:div w:id="348262218">
          <w:marLeft w:val="640"/>
          <w:marRight w:val="0"/>
          <w:marTop w:val="0"/>
          <w:marBottom w:val="0"/>
          <w:divBdr>
            <w:top w:val="none" w:sz="0" w:space="0" w:color="auto"/>
            <w:left w:val="none" w:sz="0" w:space="0" w:color="auto"/>
            <w:bottom w:val="none" w:sz="0" w:space="0" w:color="auto"/>
            <w:right w:val="none" w:sz="0" w:space="0" w:color="auto"/>
          </w:divBdr>
        </w:div>
        <w:div w:id="528181631">
          <w:marLeft w:val="640"/>
          <w:marRight w:val="0"/>
          <w:marTop w:val="0"/>
          <w:marBottom w:val="0"/>
          <w:divBdr>
            <w:top w:val="none" w:sz="0" w:space="0" w:color="auto"/>
            <w:left w:val="none" w:sz="0" w:space="0" w:color="auto"/>
            <w:bottom w:val="none" w:sz="0" w:space="0" w:color="auto"/>
            <w:right w:val="none" w:sz="0" w:space="0" w:color="auto"/>
          </w:divBdr>
        </w:div>
        <w:div w:id="1650817900">
          <w:marLeft w:val="640"/>
          <w:marRight w:val="0"/>
          <w:marTop w:val="0"/>
          <w:marBottom w:val="0"/>
          <w:divBdr>
            <w:top w:val="none" w:sz="0" w:space="0" w:color="auto"/>
            <w:left w:val="none" w:sz="0" w:space="0" w:color="auto"/>
            <w:bottom w:val="none" w:sz="0" w:space="0" w:color="auto"/>
            <w:right w:val="none" w:sz="0" w:space="0" w:color="auto"/>
          </w:divBdr>
        </w:div>
        <w:div w:id="485822945">
          <w:marLeft w:val="640"/>
          <w:marRight w:val="0"/>
          <w:marTop w:val="0"/>
          <w:marBottom w:val="0"/>
          <w:divBdr>
            <w:top w:val="none" w:sz="0" w:space="0" w:color="auto"/>
            <w:left w:val="none" w:sz="0" w:space="0" w:color="auto"/>
            <w:bottom w:val="none" w:sz="0" w:space="0" w:color="auto"/>
            <w:right w:val="none" w:sz="0" w:space="0" w:color="auto"/>
          </w:divBdr>
        </w:div>
        <w:div w:id="1697803286">
          <w:marLeft w:val="640"/>
          <w:marRight w:val="0"/>
          <w:marTop w:val="0"/>
          <w:marBottom w:val="0"/>
          <w:divBdr>
            <w:top w:val="none" w:sz="0" w:space="0" w:color="auto"/>
            <w:left w:val="none" w:sz="0" w:space="0" w:color="auto"/>
            <w:bottom w:val="none" w:sz="0" w:space="0" w:color="auto"/>
            <w:right w:val="none" w:sz="0" w:space="0" w:color="auto"/>
          </w:divBdr>
        </w:div>
        <w:div w:id="1096293760">
          <w:marLeft w:val="640"/>
          <w:marRight w:val="0"/>
          <w:marTop w:val="0"/>
          <w:marBottom w:val="0"/>
          <w:divBdr>
            <w:top w:val="none" w:sz="0" w:space="0" w:color="auto"/>
            <w:left w:val="none" w:sz="0" w:space="0" w:color="auto"/>
            <w:bottom w:val="none" w:sz="0" w:space="0" w:color="auto"/>
            <w:right w:val="none" w:sz="0" w:space="0" w:color="auto"/>
          </w:divBdr>
        </w:div>
        <w:div w:id="1086416460">
          <w:marLeft w:val="640"/>
          <w:marRight w:val="0"/>
          <w:marTop w:val="0"/>
          <w:marBottom w:val="0"/>
          <w:divBdr>
            <w:top w:val="none" w:sz="0" w:space="0" w:color="auto"/>
            <w:left w:val="none" w:sz="0" w:space="0" w:color="auto"/>
            <w:bottom w:val="none" w:sz="0" w:space="0" w:color="auto"/>
            <w:right w:val="none" w:sz="0" w:space="0" w:color="auto"/>
          </w:divBdr>
        </w:div>
        <w:div w:id="516039057">
          <w:marLeft w:val="640"/>
          <w:marRight w:val="0"/>
          <w:marTop w:val="0"/>
          <w:marBottom w:val="0"/>
          <w:divBdr>
            <w:top w:val="none" w:sz="0" w:space="0" w:color="auto"/>
            <w:left w:val="none" w:sz="0" w:space="0" w:color="auto"/>
            <w:bottom w:val="none" w:sz="0" w:space="0" w:color="auto"/>
            <w:right w:val="none" w:sz="0" w:space="0" w:color="auto"/>
          </w:divBdr>
        </w:div>
        <w:div w:id="1272011232">
          <w:marLeft w:val="640"/>
          <w:marRight w:val="0"/>
          <w:marTop w:val="0"/>
          <w:marBottom w:val="0"/>
          <w:divBdr>
            <w:top w:val="none" w:sz="0" w:space="0" w:color="auto"/>
            <w:left w:val="none" w:sz="0" w:space="0" w:color="auto"/>
            <w:bottom w:val="none" w:sz="0" w:space="0" w:color="auto"/>
            <w:right w:val="none" w:sz="0" w:space="0" w:color="auto"/>
          </w:divBdr>
        </w:div>
        <w:div w:id="2144690833">
          <w:marLeft w:val="640"/>
          <w:marRight w:val="0"/>
          <w:marTop w:val="0"/>
          <w:marBottom w:val="0"/>
          <w:divBdr>
            <w:top w:val="none" w:sz="0" w:space="0" w:color="auto"/>
            <w:left w:val="none" w:sz="0" w:space="0" w:color="auto"/>
            <w:bottom w:val="none" w:sz="0" w:space="0" w:color="auto"/>
            <w:right w:val="none" w:sz="0" w:space="0" w:color="auto"/>
          </w:divBdr>
        </w:div>
        <w:div w:id="1953780170">
          <w:marLeft w:val="640"/>
          <w:marRight w:val="0"/>
          <w:marTop w:val="0"/>
          <w:marBottom w:val="0"/>
          <w:divBdr>
            <w:top w:val="none" w:sz="0" w:space="0" w:color="auto"/>
            <w:left w:val="none" w:sz="0" w:space="0" w:color="auto"/>
            <w:bottom w:val="none" w:sz="0" w:space="0" w:color="auto"/>
            <w:right w:val="none" w:sz="0" w:space="0" w:color="auto"/>
          </w:divBdr>
        </w:div>
        <w:div w:id="1602907005">
          <w:marLeft w:val="640"/>
          <w:marRight w:val="0"/>
          <w:marTop w:val="0"/>
          <w:marBottom w:val="0"/>
          <w:divBdr>
            <w:top w:val="none" w:sz="0" w:space="0" w:color="auto"/>
            <w:left w:val="none" w:sz="0" w:space="0" w:color="auto"/>
            <w:bottom w:val="none" w:sz="0" w:space="0" w:color="auto"/>
            <w:right w:val="none" w:sz="0" w:space="0" w:color="auto"/>
          </w:divBdr>
        </w:div>
        <w:div w:id="1036002849">
          <w:marLeft w:val="640"/>
          <w:marRight w:val="0"/>
          <w:marTop w:val="0"/>
          <w:marBottom w:val="0"/>
          <w:divBdr>
            <w:top w:val="none" w:sz="0" w:space="0" w:color="auto"/>
            <w:left w:val="none" w:sz="0" w:space="0" w:color="auto"/>
            <w:bottom w:val="none" w:sz="0" w:space="0" w:color="auto"/>
            <w:right w:val="none" w:sz="0" w:space="0" w:color="auto"/>
          </w:divBdr>
        </w:div>
        <w:div w:id="1222711300">
          <w:marLeft w:val="640"/>
          <w:marRight w:val="0"/>
          <w:marTop w:val="0"/>
          <w:marBottom w:val="0"/>
          <w:divBdr>
            <w:top w:val="none" w:sz="0" w:space="0" w:color="auto"/>
            <w:left w:val="none" w:sz="0" w:space="0" w:color="auto"/>
            <w:bottom w:val="none" w:sz="0" w:space="0" w:color="auto"/>
            <w:right w:val="none" w:sz="0" w:space="0" w:color="auto"/>
          </w:divBdr>
        </w:div>
        <w:div w:id="1386099770">
          <w:marLeft w:val="640"/>
          <w:marRight w:val="0"/>
          <w:marTop w:val="0"/>
          <w:marBottom w:val="0"/>
          <w:divBdr>
            <w:top w:val="none" w:sz="0" w:space="0" w:color="auto"/>
            <w:left w:val="none" w:sz="0" w:space="0" w:color="auto"/>
            <w:bottom w:val="none" w:sz="0" w:space="0" w:color="auto"/>
            <w:right w:val="none" w:sz="0" w:space="0" w:color="auto"/>
          </w:divBdr>
        </w:div>
        <w:div w:id="735977517">
          <w:marLeft w:val="640"/>
          <w:marRight w:val="0"/>
          <w:marTop w:val="0"/>
          <w:marBottom w:val="0"/>
          <w:divBdr>
            <w:top w:val="none" w:sz="0" w:space="0" w:color="auto"/>
            <w:left w:val="none" w:sz="0" w:space="0" w:color="auto"/>
            <w:bottom w:val="none" w:sz="0" w:space="0" w:color="auto"/>
            <w:right w:val="none" w:sz="0" w:space="0" w:color="auto"/>
          </w:divBdr>
        </w:div>
        <w:div w:id="2095005491">
          <w:marLeft w:val="640"/>
          <w:marRight w:val="0"/>
          <w:marTop w:val="0"/>
          <w:marBottom w:val="0"/>
          <w:divBdr>
            <w:top w:val="none" w:sz="0" w:space="0" w:color="auto"/>
            <w:left w:val="none" w:sz="0" w:space="0" w:color="auto"/>
            <w:bottom w:val="none" w:sz="0" w:space="0" w:color="auto"/>
            <w:right w:val="none" w:sz="0" w:space="0" w:color="auto"/>
          </w:divBdr>
        </w:div>
        <w:div w:id="771433326">
          <w:marLeft w:val="640"/>
          <w:marRight w:val="0"/>
          <w:marTop w:val="0"/>
          <w:marBottom w:val="0"/>
          <w:divBdr>
            <w:top w:val="none" w:sz="0" w:space="0" w:color="auto"/>
            <w:left w:val="none" w:sz="0" w:space="0" w:color="auto"/>
            <w:bottom w:val="none" w:sz="0" w:space="0" w:color="auto"/>
            <w:right w:val="none" w:sz="0" w:space="0" w:color="auto"/>
          </w:divBdr>
        </w:div>
        <w:div w:id="899445352">
          <w:marLeft w:val="640"/>
          <w:marRight w:val="0"/>
          <w:marTop w:val="0"/>
          <w:marBottom w:val="0"/>
          <w:divBdr>
            <w:top w:val="none" w:sz="0" w:space="0" w:color="auto"/>
            <w:left w:val="none" w:sz="0" w:space="0" w:color="auto"/>
            <w:bottom w:val="none" w:sz="0" w:space="0" w:color="auto"/>
            <w:right w:val="none" w:sz="0" w:space="0" w:color="auto"/>
          </w:divBdr>
        </w:div>
        <w:div w:id="443960140">
          <w:marLeft w:val="640"/>
          <w:marRight w:val="0"/>
          <w:marTop w:val="0"/>
          <w:marBottom w:val="0"/>
          <w:divBdr>
            <w:top w:val="none" w:sz="0" w:space="0" w:color="auto"/>
            <w:left w:val="none" w:sz="0" w:space="0" w:color="auto"/>
            <w:bottom w:val="none" w:sz="0" w:space="0" w:color="auto"/>
            <w:right w:val="none" w:sz="0" w:space="0" w:color="auto"/>
          </w:divBdr>
        </w:div>
        <w:div w:id="1125077790">
          <w:marLeft w:val="640"/>
          <w:marRight w:val="0"/>
          <w:marTop w:val="0"/>
          <w:marBottom w:val="0"/>
          <w:divBdr>
            <w:top w:val="none" w:sz="0" w:space="0" w:color="auto"/>
            <w:left w:val="none" w:sz="0" w:space="0" w:color="auto"/>
            <w:bottom w:val="none" w:sz="0" w:space="0" w:color="auto"/>
            <w:right w:val="none" w:sz="0" w:space="0" w:color="auto"/>
          </w:divBdr>
        </w:div>
        <w:div w:id="1186093496">
          <w:marLeft w:val="640"/>
          <w:marRight w:val="0"/>
          <w:marTop w:val="0"/>
          <w:marBottom w:val="0"/>
          <w:divBdr>
            <w:top w:val="none" w:sz="0" w:space="0" w:color="auto"/>
            <w:left w:val="none" w:sz="0" w:space="0" w:color="auto"/>
            <w:bottom w:val="none" w:sz="0" w:space="0" w:color="auto"/>
            <w:right w:val="none" w:sz="0" w:space="0" w:color="auto"/>
          </w:divBdr>
        </w:div>
        <w:div w:id="163673253">
          <w:marLeft w:val="640"/>
          <w:marRight w:val="0"/>
          <w:marTop w:val="0"/>
          <w:marBottom w:val="0"/>
          <w:divBdr>
            <w:top w:val="none" w:sz="0" w:space="0" w:color="auto"/>
            <w:left w:val="none" w:sz="0" w:space="0" w:color="auto"/>
            <w:bottom w:val="none" w:sz="0" w:space="0" w:color="auto"/>
            <w:right w:val="none" w:sz="0" w:space="0" w:color="auto"/>
          </w:divBdr>
        </w:div>
        <w:div w:id="409352027">
          <w:marLeft w:val="640"/>
          <w:marRight w:val="0"/>
          <w:marTop w:val="0"/>
          <w:marBottom w:val="0"/>
          <w:divBdr>
            <w:top w:val="none" w:sz="0" w:space="0" w:color="auto"/>
            <w:left w:val="none" w:sz="0" w:space="0" w:color="auto"/>
            <w:bottom w:val="none" w:sz="0" w:space="0" w:color="auto"/>
            <w:right w:val="none" w:sz="0" w:space="0" w:color="auto"/>
          </w:divBdr>
        </w:div>
        <w:div w:id="964652382">
          <w:marLeft w:val="640"/>
          <w:marRight w:val="0"/>
          <w:marTop w:val="0"/>
          <w:marBottom w:val="0"/>
          <w:divBdr>
            <w:top w:val="none" w:sz="0" w:space="0" w:color="auto"/>
            <w:left w:val="none" w:sz="0" w:space="0" w:color="auto"/>
            <w:bottom w:val="none" w:sz="0" w:space="0" w:color="auto"/>
            <w:right w:val="none" w:sz="0" w:space="0" w:color="auto"/>
          </w:divBdr>
        </w:div>
        <w:div w:id="1187863345">
          <w:marLeft w:val="640"/>
          <w:marRight w:val="0"/>
          <w:marTop w:val="0"/>
          <w:marBottom w:val="0"/>
          <w:divBdr>
            <w:top w:val="none" w:sz="0" w:space="0" w:color="auto"/>
            <w:left w:val="none" w:sz="0" w:space="0" w:color="auto"/>
            <w:bottom w:val="none" w:sz="0" w:space="0" w:color="auto"/>
            <w:right w:val="none" w:sz="0" w:space="0" w:color="auto"/>
          </w:divBdr>
        </w:div>
        <w:div w:id="2145654366">
          <w:marLeft w:val="640"/>
          <w:marRight w:val="0"/>
          <w:marTop w:val="0"/>
          <w:marBottom w:val="0"/>
          <w:divBdr>
            <w:top w:val="none" w:sz="0" w:space="0" w:color="auto"/>
            <w:left w:val="none" w:sz="0" w:space="0" w:color="auto"/>
            <w:bottom w:val="none" w:sz="0" w:space="0" w:color="auto"/>
            <w:right w:val="none" w:sz="0" w:space="0" w:color="auto"/>
          </w:divBdr>
        </w:div>
        <w:div w:id="560794390">
          <w:marLeft w:val="640"/>
          <w:marRight w:val="0"/>
          <w:marTop w:val="0"/>
          <w:marBottom w:val="0"/>
          <w:divBdr>
            <w:top w:val="none" w:sz="0" w:space="0" w:color="auto"/>
            <w:left w:val="none" w:sz="0" w:space="0" w:color="auto"/>
            <w:bottom w:val="none" w:sz="0" w:space="0" w:color="auto"/>
            <w:right w:val="none" w:sz="0" w:space="0" w:color="auto"/>
          </w:divBdr>
        </w:div>
      </w:divsChild>
    </w:div>
    <w:div w:id="1328509296">
      <w:bodyDiv w:val="1"/>
      <w:marLeft w:val="0"/>
      <w:marRight w:val="0"/>
      <w:marTop w:val="0"/>
      <w:marBottom w:val="0"/>
      <w:divBdr>
        <w:top w:val="none" w:sz="0" w:space="0" w:color="auto"/>
        <w:left w:val="none" w:sz="0" w:space="0" w:color="auto"/>
        <w:bottom w:val="none" w:sz="0" w:space="0" w:color="auto"/>
        <w:right w:val="none" w:sz="0" w:space="0" w:color="auto"/>
      </w:divBdr>
    </w:div>
    <w:div w:id="1332173741">
      <w:bodyDiv w:val="1"/>
      <w:marLeft w:val="0"/>
      <w:marRight w:val="0"/>
      <w:marTop w:val="0"/>
      <w:marBottom w:val="0"/>
      <w:divBdr>
        <w:top w:val="none" w:sz="0" w:space="0" w:color="auto"/>
        <w:left w:val="none" w:sz="0" w:space="0" w:color="auto"/>
        <w:bottom w:val="none" w:sz="0" w:space="0" w:color="auto"/>
        <w:right w:val="none" w:sz="0" w:space="0" w:color="auto"/>
      </w:divBdr>
    </w:div>
    <w:div w:id="1390230381">
      <w:bodyDiv w:val="1"/>
      <w:marLeft w:val="0"/>
      <w:marRight w:val="0"/>
      <w:marTop w:val="0"/>
      <w:marBottom w:val="0"/>
      <w:divBdr>
        <w:top w:val="none" w:sz="0" w:space="0" w:color="auto"/>
        <w:left w:val="none" w:sz="0" w:space="0" w:color="auto"/>
        <w:bottom w:val="none" w:sz="0" w:space="0" w:color="auto"/>
        <w:right w:val="none" w:sz="0" w:space="0" w:color="auto"/>
      </w:divBdr>
      <w:divsChild>
        <w:div w:id="1361011283">
          <w:marLeft w:val="640"/>
          <w:marRight w:val="0"/>
          <w:marTop w:val="0"/>
          <w:marBottom w:val="0"/>
          <w:divBdr>
            <w:top w:val="none" w:sz="0" w:space="0" w:color="auto"/>
            <w:left w:val="none" w:sz="0" w:space="0" w:color="auto"/>
            <w:bottom w:val="none" w:sz="0" w:space="0" w:color="auto"/>
            <w:right w:val="none" w:sz="0" w:space="0" w:color="auto"/>
          </w:divBdr>
        </w:div>
        <w:div w:id="808404610">
          <w:marLeft w:val="640"/>
          <w:marRight w:val="0"/>
          <w:marTop w:val="0"/>
          <w:marBottom w:val="0"/>
          <w:divBdr>
            <w:top w:val="none" w:sz="0" w:space="0" w:color="auto"/>
            <w:left w:val="none" w:sz="0" w:space="0" w:color="auto"/>
            <w:bottom w:val="none" w:sz="0" w:space="0" w:color="auto"/>
            <w:right w:val="none" w:sz="0" w:space="0" w:color="auto"/>
          </w:divBdr>
        </w:div>
        <w:div w:id="337663168">
          <w:marLeft w:val="640"/>
          <w:marRight w:val="0"/>
          <w:marTop w:val="0"/>
          <w:marBottom w:val="0"/>
          <w:divBdr>
            <w:top w:val="none" w:sz="0" w:space="0" w:color="auto"/>
            <w:left w:val="none" w:sz="0" w:space="0" w:color="auto"/>
            <w:bottom w:val="none" w:sz="0" w:space="0" w:color="auto"/>
            <w:right w:val="none" w:sz="0" w:space="0" w:color="auto"/>
          </w:divBdr>
        </w:div>
        <w:div w:id="1599022646">
          <w:marLeft w:val="640"/>
          <w:marRight w:val="0"/>
          <w:marTop w:val="0"/>
          <w:marBottom w:val="0"/>
          <w:divBdr>
            <w:top w:val="none" w:sz="0" w:space="0" w:color="auto"/>
            <w:left w:val="none" w:sz="0" w:space="0" w:color="auto"/>
            <w:bottom w:val="none" w:sz="0" w:space="0" w:color="auto"/>
            <w:right w:val="none" w:sz="0" w:space="0" w:color="auto"/>
          </w:divBdr>
        </w:div>
        <w:div w:id="1764179536">
          <w:marLeft w:val="640"/>
          <w:marRight w:val="0"/>
          <w:marTop w:val="0"/>
          <w:marBottom w:val="0"/>
          <w:divBdr>
            <w:top w:val="none" w:sz="0" w:space="0" w:color="auto"/>
            <w:left w:val="none" w:sz="0" w:space="0" w:color="auto"/>
            <w:bottom w:val="none" w:sz="0" w:space="0" w:color="auto"/>
            <w:right w:val="none" w:sz="0" w:space="0" w:color="auto"/>
          </w:divBdr>
        </w:div>
        <w:div w:id="756708020">
          <w:marLeft w:val="640"/>
          <w:marRight w:val="0"/>
          <w:marTop w:val="0"/>
          <w:marBottom w:val="0"/>
          <w:divBdr>
            <w:top w:val="none" w:sz="0" w:space="0" w:color="auto"/>
            <w:left w:val="none" w:sz="0" w:space="0" w:color="auto"/>
            <w:bottom w:val="none" w:sz="0" w:space="0" w:color="auto"/>
            <w:right w:val="none" w:sz="0" w:space="0" w:color="auto"/>
          </w:divBdr>
        </w:div>
        <w:div w:id="350113558">
          <w:marLeft w:val="640"/>
          <w:marRight w:val="0"/>
          <w:marTop w:val="0"/>
          <w:marBottom w:val="0"/>
          <w:divBdr>
            <w:top w:val="none" w:sz="0" w:space="0" w:color="auto"/>
            <w:left w:val="none" w:sz="0" w:space="0" w:color="auto"/>
            <w:bottom w:val="none" w:sz="0" w:space="0" w:color="auto"/>
            <w:right w:val="none" w:sz="0" w:space="0" w:color="auto"/>
          </w:divBdr>
        </w:div>
        <w:div w:id="579828225">
          <w:marLeft w:val="640"/>
          <w:marRight w:val="0"/>
          <w:marTop w:val="0"/>
          <w:marBottom w:val="0"/>
          <w:divBdr>
            <w:top w:val="none" w:sz="0" w:space="0" w:color="auto"/>
            <w:left w:val="none" w:sz="0" w:space="0" w:color="auto"/>
            <w:bottom w:val="none" w:sz="0" w:space="0" w:color="auto"/>
            <w:right w:val="none" w:sz="0" w:space="0" w:color="auto"/>
          </w:divBdr>
        </w:div>
        <w:div w:id="668755584">
          <w:marLeft w:val="640"/>
          <w:marRight w:val="0"/>
          <w:marTop w:val="0"/>
          <w:marBottom w:val="0"/>
          <w:divBdr>
            <w:top w:val="none" w:sz="0" w:space="0" w:color="auto"/>
            <w:left w:val="none" w:sz="0" w:space="0" w:color="auto"/>
            <w:bottom w:val="none" w:sz="0" w:space="0" w:color="auto"/>
            <w:right w:val="none" w:sz="0" w:space="0" w:color="auto"/>
          </w:divBdr>
        </w:div>
        <w:div w:id="1665087507">
          <w:marLeft w:val="640"/>
          <w:marRight w:val="0"/>
          <w:marTop w:val="0"/>
          <w:marBottom w:val="0"/>
          <w:divBdr>
            <w:top w:val="none" w:sz="0" w:space="0" w:color="auto"/>
            <w:left w:val="none" w:sz="0" w:space="0" w:color="auto"/>
            <w:bottom w:val="none" w:sz="0" w:space="0" w:color="auto"/>
            <w:right w:val="none" w:sz="0" w:space="0" w:color="auto"/>
          </w:divBdr>
        </w:div>
        <w:div w:id="1092312135">
          <w:marLeft w:val="640"/>
          <w:marRight w:val="0"/>
          <w:marTop w:val="0"/>
          <w:marBottom w:val="0"/>
          <w:divBdr>
            <w:top w:val="none" w:sz="0" w:space="0" w:color="auto"/>
            <w:left w:val="none" w:sz="0" w:space="0" w:color="auto"/>
            <w:bottom w:val="none" w:sz="0" w:space="0" w:color="auto"/>
            <w:right w:val="none" w:sz="0" w:space="0" w:color="auto"/>
          </w:divBdr>
        </w:div>
        <w:div w:id="1026559015">
          <w:marLeft w:val="640"/>
          <w:marRight w:val="0"/>
          <w:marTop w:val="0"/>
          <w:marBottom w:val="0"/>
          <w:divBdr>
            <w:top w:val="none" w:sz="0" w:space="0" w:color="auto"/>
            <w:left w:val="none" w:sz="0" w:space="0" w:color="auto"/>
            <w:bottom w:val="none" w:sz="0" w:space="0" w:color="auto"/>
            <w:right w:val="none" w:sz="0" w:space="0" w:color="auto"/>
          </w:divBdr>
        </w:div>
        <w:div w:id="1293098063">
          <w:marLeft w:val="640"/>
          <w:marRight w:val="0"/>
          <w:marTop w:val="0"/>
          <w:marBottom w:val="0"/>
          <w:divBdr>
            <w:top w:val="none" w:sz="0" w:space="0" w:color="auto"/>
            <w:left w:val="none" w:sz="0" w:space="0" w:color="auto"/>
            <w:bottom w:val="none" w:sz="0" w:space="0" w:color="auto"/>
            <w:right w:val="none" w:sz="0" w:space="0" w:color="auto"/>
          </w:divBdr>
        </w:div>
        <w:div w:id="131487920">
          <w:marLeft w:val="640"/>
          <w:marRight w:val="0"/>
          <w:marTop w:val="0"/>
          <w:marBottom w:val="0"/>
          <w:divBdr>
            <w:top w:val="none" w:sz="0" w:space="0" w:color="auto"/>
            <w:left w:val="none" w:sz="0" w:space="0" w:color="auto"/>
            <w:bottom w:val="none" w:sz="0" w:space="0" w:color="auto"/>
            <w:right w:val="none" w:sz="0" w:space="0" w:color="auto"/>
          </w:divBdr>
        </w:div>
        <w:div w:id="1988121006">
          <w:marLeft w:val="640"/>
          <w:marRight w:val="0"/>
          <w:marTop w:val="0"/>
          <w:marBottom w:val="0"/>
          <w:divBdr>
            <w:top w:val="none" w:sz="0" w:space="0" w:color="auto"/>
            <w:left w:val="none" w:sz="0" w:space="0" w:color="auto"/>
            <w:bottom w:val="none" w:sz="0" w:space="0" w:color="auto"/>
            <w:right w:val="none" w:sz="0" w:space="0" w:color="auto"/>
          </w:divBdr>
        </w:div>
        <w:div w:id="407581268">
          <w:marLeft w:val="640"/>
          <w:marRight w:val="0"/>
          <w:marTop w:val="0"/>
          <w:marBottom w:val="0"/>
          <w:divBdr>
            <w:top w:val="none" w:sz="0" w:space="0" w:color="auto"/>
            <w:left w:val="none" w:sz="0" w:space="0" w:color="auto"/>
            <w:bottom w:val="none" w:sz="0" w:space="0" w:color="auto"/>
            <w:right w:val="none" w:sz="0" w:space="0" w:color="auto"/>
          </w:divBdr>
        </w:div>
        <w:div w:id="1753816075">
          <w:marLeft w:val="640"/>
          <w:marRight w:val="0"/>
          <w:marTop w:val="0"/>
          <w:marBottom w:val="0"/>
          <w:divBdr>
            <w:top w:val="none" w:sz="0" w:space="0" w:color="auto"/>
            <w:left w:val="none" w:sz="0" w:space="0" w:color="auto"/>
            <w:bottom w:val="none" w:sz="0" w:space="0" w:color="auto"/>
            <w:right w:val="none" w:sz="0" w:space="0" w:color="auto"/>
          </w:divBdr>
        </w:div>
        <w:div w:id="1407190871">
          <w:marLeft w:val="640"/>
          <w:marRight w:val="0"/>
          <w:marTop w:val="0"/>
          <w:marBottom w:val="0"/>
          <w:divBdr>
            <w:top w:val="none" w:sz="0" w:space="0" w:color="auto"/>
            <w:left w:val="none" w:sz="0" w:space="0" w:color="auto"/>
            <w:bottom w:val="none" w:sz="0" w:space="0" w:color="auto"/>
            <w:right w:val="none" w:sz="0" w:space="0" w:color="auto"/>
          </w:divBdr>
        </w:div>
        <w:div w:id="536353284">
          <w:marLeft w:val="640"/>
          <w:marRight w:val="0"/>
          <w:marTop w:val="0"/>
          <w:marBottom w:val="0"/>
          <w:divBdr>
            <w:top w:val="none" w:sz="0" w:space="0" w:color="auto"/>
            <w:left w:val="none" w:sz="0" w:space="0" w:color="auto"/>
            <w:bottom w:val="none" w:sz="0" w:space="0" w:color="auto"/>
            <w:right w:val="none" w:sz="0" w:space="0" w:color="auto"/>
          </w:divBdr>
        </w:div>
        <w:div w:id="746347926">
          <w:marLeft w:val="640"/>
          <w:marRight w:val="0"/>
          <w:marTop w:val="0"/>
          <w:marBottom w:val="0"/>
          <w:divBdr>
            <w:top w:val="none" w:sz="0" w:space="0" w:color="auto"/>
            <w:left w:val="none" w:sz="0" w:space="0" w:color="auto"/>
            <w:bottom w:val="none" w:sz="0" w:space="0" w:color="auto"/>
            <w:right w:val="none" w:sz="0" w:space="0" w:color="auto"/>
          </w:divBdr>
        </w:div>
        <w:div w:id="1835489919">
          <w:marLeft w:val="640"/>
          <w:marRight w:val="0"/>
          <w:marTop w:val="0"/>
          <w:marBottom w:val="0"/>
          <w:divBdr>
            <w:top w:val="none" w:sz="0" w:space="0" w:color="auto"/>
            <w:left w:val="none" w:sz="0" w:space="0" w:color="auto"/>
            <w:bottom w:val="none" w:sz="0" w:space="0" w:color="auto"/>
            <w:right w:val="none" w:sz="0" w:space="0" w:color="auto"/>
          </w:divBdr>
        </w:div>
        <w:div w:id="1880238833">
          <w:marLeft w:val="640"/>
          <w:marRight w:val="0"/>
          <w:marTop w:val="0"/>
          <w:marBottom w:val="0"/>
          <w:divBdr>
            <w:top w:val="none" w:sz="0" w:space="0" w:color="auto"/>
            <w:left w:val="none" w:sz="0" w:space="0" w:color="auto"/>
            <w:bottom w:val="none" w:sz="0" w:space="0" w:color="auto"/>
            <w:right w:val="none" w:sz="0" w:space="0" w:color="auto"/>
          </w:divBdr>
        </w:div>
        <w:div w:id="84889706">
          <w:marLeft w:val="640"/>
          <w:marRight w:val="0"/>
          <w:marTop w:val="0"/>
          <w:marBottom w:val="0"/>
          <w:divBdr>
            <w:top w:val="none" w:sz="0" w:space="0" w:color="auto"/>
            <w:left w:val="none" w:sz="0" w:space="0" w:color="auto"/>
            <w:bottom w:val="none" w:sz="0" w:space="0" w:color="auto"/>
            <w:right w:val="none" w:sz="0" w:space="0" w:color="auto"/>
          </w:divBdr>
        </w:div>
        <w:div w:id="203442253">
          <w:marLeft w:val="640"/>
          <w:marRight w:val="0"/>
          <w:marTop w:val="0"/>
          <w:marBottom w:val="0"/>
          <w:divBdr>
            <w:top w:val="none" w:sz="0" w:space="0" w:color="auto"/>
            <w:left w:val="none" w:sz="0" w:space="0" w:color="auto"/>
            <w:bottom w:val="none" w:sz="0" w:space="0" w:color="auto"/>
            <w:right w:val="none" w:sz="0" w:space="0" w:color="auto"/>
          </w:divBdr>
        </w:div>
        <w:div w:id="1324430271">
          <w:marLeft w:val="640"/>
          <w:marRight w:val="0"/>
          <w:marTop w:val="0"/>
          <w:marBottom w:val="0"/>
          <w:divBdr>
            <w:top w:val="none" w:sz="0" w:space="0" w:color="auto"/>
            <w:left w:val="none" w:sz="0" w:space="0" w:color="auto"/>
            <w:bottom w:val="none" w:sz="0" w:space="0" w:color="auto"/>
            <w:right w:val="none" w:sz="0" w:space="0" w:color="auto"/>
          </w:divBdr>
        </w:div>
        <w:div w:id="761950070">
          <w:marLeft w:val="640"/>
          <w:marRight w:val="0"/>
          <w:marTop w:val="0"/>
          <w:marBottom w:val="0"/>
          <w:divBdr>
            <w:top w:val="none" w:sz="0" w:space="0" w:color="auto"/>
            <w:left w:val="none" w:sz="0" w:space="0" w:color="auto"/>
            <w:bottom w:val="none" w:sz="0" w:space="0" w:color="auto"/>
            <w:right w:val="none" w:sz="0" w:space="0" w:color="auto"/>
          </w:divBdr>
        </w:div>
        <w:div w:id="932082553">
          <w:marLeft w:val="640"/>
          <w:marRight w:val="0"/>
          <w:marTop w:val="0"/>
          <w:marBottom w:val="0"/>
          <w:divBdr>
            <w:top w:val="none" w:sz="0" w:space="0" w:color="auto"/>
            <w:left w:val="none" w:sz="0" w:space="0" w:color="auto"/>
            <w:bottom w:val="none" w:sz="0" w:space="0" w:color="auto"/>
            <w:right w:val="none" w:sz="0" w:space="0" w:color="auto"/>
          </w:divBdr>
        </w:div>
        <w:div w:id="433206407">
          <w:marLeft w:val="640"/>
          <w:marRight w:val="0"/>
          <w:marTop w:val="0"/>
          <w:marBottom w:val="0"/>
          <w:divBdr>
            <w:top w:val="none" w:sz="0" w:space="0" w:color="auto"/>
            <w:left w:val="none" w:sz="0" w:space="0" w:color="auto"/>
            <w:bottom w:val="none" w:sz="0" w:space="0" w:color="auto"/>
            <w:right w:val="none" w:sz="0" w:space="0" w:color="auto"/>
          </w:divBdr>
        </w:div>
        <w:div w:id="802381494">
          <w:marLeft w:val="640"/>
          <w:marRight w:val="0"/>
          <w:marTop w:val="0"/>
          <w:marBottom w:val="0"/>
          <w:divBdr>
            <w:top w:val="none" w:sz="0" w:space="0" w:color="auto"/>
            <w:left w:val="none" w:sz="0" w:space="0" w:color="auto"/>
            <w:bottom w:val="none" w:sz="0" w:space="0" w:color="auto"/>
            <w:right w:val="none" w:sz="0" w:space="0" w:color="auto"/>
          </w:divBdr>
        </w:div>
        <w:div w:id="486634082">
          <w:marLeft w:val="640"/>
          <w:marRight w:val="0"/>
          <w:marTop w:val="0"/>
          <w:marBottom w:val="0"/>
          <w:divBdr>
            <w:top w:val="none" w:sz="0" w:space="0" w:color="auto"/>
            <w:left w:val="none" w:sz="0" w:space="0" w:color="auto"/>
            <w:bottom w:val="none" w:sz="0" w:space="0" w:color="auto"/>
            <w:right w:val="none" w:sz="0" w:space="0" w:color="auto"/>
          </w:divBdr>
        </w:div>
        <w:div w:id="1125192829">
          <w:marLeft w:val="640"/>
          <w:marRight w:val="0"/>
          <w:marTop w:val="0"/>
          <w:marBottom w:val="0"/>
          <w:divBdr>
            <w:top w:val="none" w:sz="0" w:space="0" w:color="auto"/>
            <w:left w:val="none" w:sz="0" w:space="0" w:color="auto"/>
            <w:bottom w:val="none" w:sz="0" w:space="0" w:color="auto"/>
            <w:right w:val="none" w:sz="0" w:space="0" w:color="auto"/>
          </w:divBdr>
        </w:div>
        <w:div w:id="2560971">
          <w:marLeft w:val="640"/>
          <w:marRight w:val="0"/>
          <w:marTop w:val="0"/>
          <w:marBottom w:val="0"/>
          <w:divBdr>
            <w:top w:val="none" w:sz="0" w:space="0" w:color="auto"/>
            <w:left w:val="none" w:sz="0" w:space="0" w:color="auto"/>
            <w:bottom w:val="none" w:sz="0" w:space="0" w:color="auto"/>
            <w:right w:val="none" w:sz="0" w:space="0" w:color="auto"/>
          </w:divBdr>
        </w:div>
        <w:div w:id="1746025906">
          <w:marLeft w:val="640"/>
          <w:marRight w:val="0"/>
          <w:marTop w:val="0"/>
          <w:marBottom w:val="0"/>
          <w:divBdr>
            <w:top w:val="none" w:sz="0" w:space="0" w:color="auto"/>
            <w:left w:val="none" w:sz="0" w:space="0" w:color="auto"/>
            <w:bottom w:val="none" w:sz="0" w:space="0" w:color="auto"/>
            <w:right w:val="none" w:sz="0" w:space="0" w:color="auto"/>
          </w:divBdr>
        </w:div>
        <w:div w:id="1922367530">
          <w:marLeft w:val="640"/>
          <w:marRight w:val="0"/>
          <w:marTop w:val="0"/>
          <w:marBottom w:val="0"/>
          <w:divBdr>
            <w:top w:val="none" w:sz="0" w:space="0" w:color="auto"/>
            <w:left w:val="none" w:sz="0" w:space="0" w:color="auto"/>
            <w:bottom w:val="none" w:sz="0" w:space="0" w:color="auto"/>
            <w:right w:val="none" w:sz="0" w:space="0" w:color="auto"/>
          </w:divBdr>
        </w:div>
        <w:div w:id="1287278202">
          <w:marLeft w:val="640"/>
          <w:marRight w:val="0"/>
          <w:marTop w:val="0"/>
          <w:marBottom w:val="0"/>
          <w:divBdr>
            <w:top w:val="none" w:sz="0" w:space="0" w:color="auto"/>
            <w:left w:val="none" w:sz="0" w:space="0" w:color="auto"/>
            <w:bottom w:val="none" w:sz="0" w:space="0" w:color="auto"/>
            <w:right w:val="none" w:sz="0" w:space="0" w:color="auto"/>
          </w:divBdr>
        </w:div>
        <w:div w:id="732894786">
          <w:marLeft w:val="640"/>
          <w:marRight w:val="0"/>
          <w:marTop w:val="0"/>
          <w:marBottom w:val="0"/>
          <w:divBdr>
            <w:top w:val="none" w:sz="0" w:space="0" w:color="auto"/>
            <w:left w:val="none" w:sz="0" w:space="0" w:color="auto"/>
            <w:bottom w:val="none" w:sz="0" w:space="0" w:color="auto"/>
            <w:right w:val="none" w:sz="0" w:space="0" w:color="auto"/>
          </w:divBdr>
        </w:div>
        <w:div w:id="1899516710">
          <w:marLeft w:val="640"/>
          <w:marRight w:val="0"/>
          <w:marTop w:val="0"/>
          <w:marBottom w:val="0"/>
          <w:divBdr>
            <w:top w:val="none" w:sz="0" w:space="0" w:color="auto"/>
            <w:left w:val="none" w:sz="0" w:space="0" w:color="auto"/>
            <w:bottom w:val="none" w:sz="0" w:space="0" w:color="auto"/>
            <w:right w:val="none" w:sz="0" w:space="0" w:color="auto"/>
          </w:divBdr>
        </w:div>
        <w:div w:id="190997895">
          <w:marLeft w:val="640"/>
          <w:marRight w:val="0"/>
          <w:marTop w:val="0"/>
          <w:marBottom w:val="0"/>
          <w:divBdr>
            <w:top w:val="none" w:sz="0" w:space="0" w:color="auto"/>
            <w:left w:val="none" w:sz="0" w:space="0" w:color="auto"/>
            <w:bottom w:val="none" w:sz="0" w:space="0" w:color="auto"/>
            <w:right w:val="none" w:sz="0" w:space="0" w:color="auto"/>
          </w:divBdr>
        </w:div>
        <w:div w:id="562369448">
          <w:marLeft w:val="640"/>
          <w:marRight w:val="0"/>
          <w:marTop w:val="0"/>
          <w:marBottom w:val="0"/>
          <w:divBdr>
            <w:top w:val="none" w:sz="0" w:space="0" w:color="auto"/>
            <w:left w:val="none" w:sz="0" w:space="0" w:color="auto"/>
            <w:bottom w:val="none" w:sz="0" w:space="0" w:color="auto"/>
            <w:right w:val="none" w:sz="0" w:space="0" w:color="auto"/>
          </w:divBdr>
        </w:div>
        <w:div w:id="408046065">
          <w:marLeft w:val="640"/>
          <w:marRight w:val="0"/>
          <w:marTop w:val="0"/>
          <w:marBottom w:val="0"/>
          <w:divBdr>
            <w:top w:val="none" w:sz="0" w:space="0" w:color="auto"/>
            <w:left w:val="none" w:sz="0" w:space="0" w:color="auto"/>
            <w:bottom w:val="none" w:sz="0" w:space="0" w:color="auto"/>
            <w:right w:val="none" w:sz="0" w:space="0" w:color="auto"/>
          </w:divBdr>
        </w:div>
        <w:div w:id="1328443476">
          <w:marLeft w:val="640"/>
          <w:marRight w:val="0"/>
          <w:marTop w:val="0"/>
          <w:marBottom w:val="0"/>
          <w:divBdr>
            <w:top w:val="none" w:sz="0" w:space="0" w:color="auto"/>
            <w:left w:val="none" w:sz="0" w:space="0" w:color="auto"/>
            <w:bottom w:val="none" w:sz="0" w:space="0" w:color="auto"/>
            <w:right w:val="none" w:sz="0" w:space="0" w:color="auto"/>
          </w:divBdr>
        </w:div>
        <w:div w:id="1710253300">
          <w:marLeft w:val="640"/>
          <w:marRight w:val="0"/>
          <w:marTop w:val="0"/>
          <w:marBottom w:val="0"/>
          <w:divBdr>
            <w:top w:val="none" w:sz="0" w:space="0" w:color="auto"/>
            <w:left w:val="none" w:sz="0" w:space="0" w:color="auto"/>
            <w:bottom w:val="none" w:sz="0" w:space="0" w:color="auto"/>
            <w:right w:val="none" w:sz="0" w:space="0" w:color="auto"/>
          </w:divBdr>
        </w:div>
        <w:div w:id="450130371">
          <w:marLeft w:val="640"/>
          <w:marRight w:val="0"/>
          <w:marTop w:val="0"/>
          <w:marBottom w:val="0"/>
          <w:divBdr>
            <w:top w:val="none" w:sz="0" w:space="0" w:color="auto"/>
            <w:left w:val="none" w:sz="0" w:space="0" w:color="auto"/>
            <w:bottom w:val="none" w:sz="0" w:space="0" w:color="auto"/>
            <w:right w:val="none" w:sz="0" w:space="0" w:color="auto"/>
          </w:divBdr>
        </w:div>
        <w:div w:id="7297256">
          <w:marLeft w:val="640"/>
          <w:marRight w:val="0"/>
          <w:marTop w:val="0"/>
          <w:marBottom w:val="0"/>
          <w:divBdr>
            <w:top w:val="none" w:sz="0" w:space="0" w:color="auto"/>
            <w:left w:val="none" w:sz="0" w:space="0" w:color="auto"/>
            <w:bottom w:val="none" w:sz="0" w:space="0" w:color="auto"/>
            <w:right w:val="none" w:sz="0" w:space="0" w:color="auto"/>
          </w:divBdr>
        </w:div>
        <w:div w:id="1360277687">
          <w:marLeft w:val="640"/>
          <w:marRight w:val="0"/>
          <w:marTop w:val="0"/>
          <w:marBottom w:val="0"/>
          <w:divBdr>
            <w:top w:val="none" w:sz="0" w:space="0" w:color="auto"/>
            <w:left w:val="none" w:sz="0" w:space="0" w:color="auto"/>
            <w:bottom w:val="none" w:sz="0" w:space="0" w:color="auto"/>
            <w:right w:val="none" w:sz="0" w:space="0" w:color="auto"/>
          </w:divBdr>
        </w:div>
        <w:div w:id="1837113234">
          <w:marLeft w:val="640"/>
          <w:marRight w:val="0"/>
          <w:marTop w:val="0"/>
          <w:marBottom w:val="0"/>
          <w:divBdr>
            <w:top w:val="none" w:sz="0" w:space="0" w:color="auto"/>
            <w:left w:val="none" w:sz="0" w:space="0" w:color="auto"/>
            <w:bottom w:val="none" w:sz="0" w:space="0" w:color="auto"/>
            <w:right w:val="none" w:sz="0" w:space="0" w:color="auto"/>
          </w:divBdr>
        </w:div>
        <w:div w:id="1041368053">
          <w:marLeft w:val="640"/>
          <w:marRight w:val="0"/>
          <w:marTop w:val="0"/>
          <w:marBottom w:val="0"/>
          <w:divBdr>
            <w:top w:val="none" w:sz="0" w:space="0" w:color="auto"/>
            <w:left w:val="none" w:sz="0" w:space="0" w:color="auto"/>
            <w:bottom w:val="none" w:sz="0" w:space="0" w:color="auto"/>
            <w:right w:val="none" w:sz="0" w:space="0" w:color="auto"/>
          </w:divBdr>
        </w:div>
      </w:divsChild>
    </w:div>
    <w:div w:id="1419055563">
      <w:bodyDiv w:val="1"/>
      <w:marLeft w:val="0"/>
      <w:marRight w:val="0"/>
      <w:marTop w:val="0"/>
      <w:marBottom w:val="0"/>
      <w:divBdr>
        <w:top w:val="none" w:sz="0" w:space="0" w:color="auto"/>
        <w:left w:val="none" w:sz="0" w:space="0" w:color="auto"/>
        <w:bottom w:val="none" w:sz="0" w:space="0" w:color="auto"/>
        <w:right w:val="none" w:sz="0" w:space="0" w:color="auto"/>
      </w:divBdr>
    </w:div>
    <w:div w:id="1504735967">
      <w:bodyDiv w:val="1"/>
      <w:marLeft w:val="0"/>
      <w:marRight w:val="0"/>
      <w:marTop w:val="0"/>
      <w:marBottom w:val="0"/>
      <w:divBdr>
        <w:top w:val="none" w:sz="0" w:space="0" w:color="auto"/>
        <w:left w:val="none" w:sz="0" w:space="0" w:color="auto"/>
        <w:bottom w:val="none" w:sz="0" w:space="0" w:color="auto"/>
        <w:right w:val="none" w:sz="0" w:space="0" w:color="auto"/>
      </w:divBdr>
      <w:divsChild>
        <w:div w:id="573047933">
          <w:marLeft w:val="640"/>
          <w:marRight w:val="0"/>
          <w:marTop w:val="0"/>
          <w:marBottom w:val="0"/>
          <w:divBdr>
            <w:top w:val="none" w:sz="0" w:space="0" w:color="auto"/>
            <w:left w:val="none" w:sz="0" w:space="0" w:color="auto"/>
            <w:bottom w:val="none" w:sz="0" w:space="0" w:color="auto"/>
            <w:right w:val="none" w:sz="0" w:space="0" w:color="auto"/>
          </w:divBdr>
        </w:div>
        <w:div w:id="734207610">
          <w:marLeft w:val="640"/>
          <w:marRight w:val="0"/>
          <w:marTop w:val="0"/>
          <w:marBottom w:val="0"/>
          <w:divBdr>
            <w:top w:val="none" w:sz="0" w:space="0" w:color="auto"/>
            <w:left w:val="none" w:sz="0" w:space="0" w:color="auto"/>
            <w:bottom w:val="none" w:sz="0" w:space="0" w:color="auto"/>
            <w:right w:val="none" w:sz="0" w:space="0" w:color="auto"/>
          </w:divBdr>
        </w:div>
        <w:div w:id="1310818186">
          <w:marLeft w:val="640"/>
          <w:marRight w:val="0"/>
          <w:marTop w:val="0"/>
          <w:marBottom w:val="0"/>
          <w:divBdr>
            <w:top w:val="none" w:sz="0" w:space="0" w:color="auto"/>
            <w:left w:val="none" w:sz="0" w:space="0" w:color="auto"/>
            <w:bottom w:val="none" w:sz="0" w:space="0" w:color="auto"/>
            <w:right w:val="none" w:sz="0" w:space="0" w:color="auto"/>
          </w:divBdr>
        </w:div>
        <w:div w:id="113714951">
          <w:marLeft w:val="640"/>
          <w:marRight w:val="0"/>
          <w:marTop w:val="0"/>
          <w:marBottom w:val="0"/>
          <w:divBdr>
            <w:top w:val="none" w:sz="0" w:space="0" w:color="auto"/>
            <w:left w:val="none" w:sz="0" w:space="0" w:color="auto"/>
            <w:bottom w:val="none" w:sz="0" w:space="0" w:color="auto"/>
            <w:right w:val="none" w:sz="0" w:space="0" w:color="auto"/>
          </w:divBdr>
        </w:div>
        <w:div w:id="1312365735">
          <w:marLeft w:val="640"/>
          <w:marRight w:val="0"/>
          <w:marTop w:val="0"/>
          <w:marBottom w:val="0"/>
          <w:divBdr>
            <w:top w:val="none" w:sz="0" w:space="0" w:color="auto"/>
            <w:left w:val="none" w:sz="0" w:space="0" w:color="auto"/>
            <w:bottom w:val="none" w:sz="0" w:space="0" w:color="auto"/>
            <w:right w:val="none" w:sz="0" w:space="0" w:color="auto"/>
          </w:divBdr>
        </w:div>
        <w:div w:id="1076512648">
          <w:marLeft w:val="640"/>
          <w:marRight w:val="0"/>
          <w:marTop w:val="0"/>
          <w:marBottom w:val="0"/>
          <w:divBdr>
            <w:top w:val="none" w:sz="0" w:space="0" w:color="auto"/>
            <w:left w:val="none" w:sz="0" w:space="0" w:color="auto"/>
            <w:bottom w:val="none" w:sz="0" w:space="0" w:color="auto"/>
            <w:right w:val="none" w:sz="0" w:space="0" w:color="auto"/>
          </w:divBdr>
        </w:div>
        <w:div w:id="1325544698">
          <w:marLeft w:val="640"/>
          <w:marRight w:val="0"/>
          <w:marTop w:val="0"/>
          <w:marBottom w:val="0"/>
          <w:divBdr>
            <w:top w:val="none" w:sz="0" w:space="0" w:color="auto"/>
            <w:left w:val="none" w:sz="0" w:space="0" w:color="auto"/>
            <w:bottom w:val="none" w:sz="0" w:space="0" w:color="auto"/>
            <w:right w:val="none" w:sz="0" w:space="0" w:color="auto"/>
          </w:divBdr>
        </w:div>
        <w:div w:id="1790976168">
          <w:marLeft w:val="640"/>
          <w:marRight w:val="0"/>
          <w:marTop w:val="0"/>
          <w:marBottom w:val="0"/>
          <w:divBdr>
            <w:top w:val="none" w:sz="0" w:space="0" w:color="auto"/>
            <w:left w:val="none" w:sz="0" w:space="0" w:color="auto"/>
            <w:bottom w:val="none" w:sz="0" w:space="0" w:color="auto"/>
            <w:right w:val="none" w:sz="0" w:space="0" w:color="auto"/>
          </w:divBdr>
        </w:div>
        <w:div w:id="1819229619">
          <w:marLeft w:val="640"/>
          <w:marRight w:val="0"/>
          <w:marTop w:val="0"/>
          <w:marBottom w:val="0"/>
          <w:divBdr>
            <w:top w:val="none" w:sz="0" w:space="0" w:color="auto"/>
            <w:left w:val="none" w:sz="0" w:space="0" w:color="auto"/>
            <w:bottom w:val="none" w:sz="0" w:space="0" w:color="auto"/>
            <w:right w:val="none" w:sz="0" w:space="0" w:color="auto"/>
          </w:divBdr>
        </w:div>
        <w:div w:id="326132582">
          <w:marLeft w:val="640"/>
          <w:marRight w:val="0"/>
          <w:marTop w:val="0"/>
          <w:marBottom w:val="0"/>
          <w:divBdr>
            <w:top w:val="none" w:sz="0" w:space="0" w:color="auto"/>
            <w:left w:val="none" w:sz="0" w:space="0" w:color="auto"/>
            <w:bottom w:val="none" w:sz="0" w:space="0" w:color="auto"/>
            <w:right w:val="none" w:sz="0" w:space="0" w:color="auto"/>
          </w:divBdr>
        </w:div>
        <w:div w:id="1451896054">
          <w:marLeft w:val="640"/>
          <w:marRight w:val="0"/>
          <w:marTop w:val="0"/>
          <w:marBottom w:val="0"/>
          <w:divBdr>
            <w:top w:val="none" w:sz="0" w:space="0" w:color="auto"/>
            <w:left w:val="none" w:sz="0" w:space="0" w:color="auto"/>
            <w:bottom w:val="none" w:sz="0" w:space="0" w:color="auto"/>
            <w:right w:val="none" w:sz="0" w:space="0" w:color="auto"/>
          </w:divBdr>
        </w:div>
        <w:div w:id="2018578060">
          <w:marLeft w:val="640"/>
          <w:marRight w:val="0"/>
          <w:marTop w:val="0"/>
          <w:marBottom w:val="0"/>
          <w:divBdr>
            <w:top w:val="none" w:sz="0" w:space="0" w:color="auto"/>
            <w:left w:val="none" w:sz="0" w:space="0" w:color="auto"/>
            <w:bottom w:val="none" w:sz="0" w:space="0" w:color="auto"/>
            <w:right w:val="none" w:sz="0" w:space="0" w:color="auto"/>
          </w:divBdr>
        </w:div>
        <w:div w:id="605966473">
          <w:marLeft w:val="640"/>
          <w:marRight w:val="0"/>
          <w:marTop w:val="0"/>
          <w:marBottom w:val="0"/>
          <w:divBdr>
            <w:top w:val="none" w:sz="0" w:space="0" w:color="auto"/>
            <w:left w:val="none" w:sz="0" w:space="0" w:color="auto"/>
            <w:bottom w:val="none" w:sz="0" w:space="0" w:color="auto"/>
            <w:right w:val="none" w:sz="0" w:space="0" w:color="auto"/>
          </w:divBdr>
        </w:div>
        <w:div w:id="1121260984">
          <w:marLeft w:val="640"/>
          <w:marRight w:val="0"/>
          <w:marTop w:val="0"/>
          <w:marBottom w:val="0"/>
          <w:divBdr>
            <w:top w:val="none" w:sz="0" w:space="0" w:color="auto"/>
            <w:left w:val="none" w:sz="0" w:space="0" w:color="auto"/>
            <w:bottom w:val="none" w:sz="0" w:space="0" w:color="auto"/>
            <w:right w:val="none" w:sz="0" w:space="0" w:color="auto"/>
          </w:divBdr>
        </w:div>
        <w:div w:id="1034158445">
          <w:marLeft w:val="640"/>
          <w:marRight w:val="0"/>
          <w:marTop w:val="0"/>
          <w:marBottom w:val="0"/>
          <w:divBdr>
            <w:top w:val="none" w:sz="0" w:space="0" w:color="auto"/>
            <w:left w:val="none" w:sz="0" w:space="0" w:color="auto"/>
            <w:bottom w:val="none" w:sz="0" w:space="0" w:color="auto"/>
            <w:right w:val="none" w:sz="0" w:space="0" w:color="auto"/>
          </w:divBdr>
        </w:div>
        <w:div w:id="1272929967">
          <w:marLeft w:val="640"/>
          <w:marRight w:val="0"/>
          <w:marTop w:val="0"/>
          <w:marBottom w:val="0"/>
          <w:divBdr>
            <w:top w:val="none" w:sz="0" w:space="0" w:color="auto"/>
            <w:left w:val="none" w:sz="0" w:space="0" w:color="auto"/>
            <w:bottom w:val="none" w:sz="0" w:space="0" w:color="auto"/>
            <w:right w:val="none" w:sz="0" w:space="0" w:color="auto"/>
          </w:divBdr>
        </w:div>
        <w:div w:id="2081711652">
          <w:marLeft w:val="640"/>
          <w:marRight w:val="0"/>
          <w:marTop w:val="0"/>
          <w:marBottom w:val="0"/>
          <w:divBdr>
            <w:top w:val="none" w:sz="0" w:space="0" w:color="auto"/>
            <w:left w:val="none" w:sz="0" w:space="0" w:color="auto"/>
            <w:bottom w:val="none" w:sz="0" w:space="0" w:color="auto"/>
            <w:right w:val="none" w:sz="0" w:space="0" w:color="auto"/>
          </w:divBdr>
        </w:div>
        <w:div w:id="588464959">
          <w:marLeft w:val="640"/>
          <w:marRight w:val="0"/>
          <w:marTop w:val="0"/>
          <w:marBottom w:val="0"/>
          <w:divBdr>
            <w:top w:val="none" w:sz="0" w:space="0" w:color="auto"/>
            <w:left w:val="none" w:sz="0" w:space="0" w:color="auto"/>
            <w:bottom w:val="none" w:sz="0" w:space="0" w:color="auto"/>
            <w:right w:val="none" w:sz="0" w:space="0" w:color="auto"/>
          </w:divBdr>
        </w:div>
        <w:div w:id="1809783207">
          <w:marLeft w:val="640"/>
          <w:marRight w:val="0"/>
          <w:marTop w:val="0"/>
          <w:marBottom w:val="0"/>
          <w:divBdr>
            <w:top w:val="none" w:sz="0" w:space="0" w:color="auto"/>
            <w:left w:val="none" w:sz="0" w:space="0" w:color="auto"/>
            <w:bottom w:val="none" w:sz="0" w:space="0" w:color="auto"/>
            <w:right w:val="none" w:sz="0" w:space="0" w:color="auto"/>
          </w:divBdr>
        </w:div>
        <w:div w:id="1011644218">
          <w:marLeft w:val="640"/>
          <w:marRight w:val="0"/>
          <w:marTop w:val="0"/>
          <w:marBottom w:val="0"/>
          <w:divBdr>
            <w:top w:val="none" w:sz="0" w:space="0" w:color="auto"/>
            <w:left w:val="none" w:sz="0" w:space="0" w:color="auto"/>
            <w:bottom w:val="none" w:sz="0" w:space="0" w:color="auto"/>
            <w:right w:val="none" w:sz="0" w:space="0" w:color="auto"/>
          </w:divBdr>
        </w:div>
        <w:div w:id="689915151">
          <w:marLeft w:val="640"/>
          <w:marRight w:val="0"/>
          <w:marTop w:val="0"/>
          <w:marBottom w:val="0"/>
          <w:divBdr>
            <w:top w:val="none" w:sz="0" w:space="0" w:color="auto"/>
            <w:left w:val="none" w:sz="0" w:space="0" w:color="auto"/>
            <w:bottom w:val="none" w:sz="0" w:space="0" w:color="auto"/>
            <w:right w:val="none" w:sz="0" w:space="0" w:color="auto"/>
          </w:divBdr>
        </w:div>
        <w:div w:id="1720931267">
          <w:marLeft w:val="640"/>
          <w:marRight w:val="0"/>
          <w:marTop w:val="0"/>
          <w:marBottom w:val="0"/>
          <w:divBdr>
            <w:top w:val="none" w:sz="0" w:space="0" w:color="auto"/>
            <w:left w:val="none" w:sz="0" w:space="0" w:color="auto"/>
            <w:bottom w:val="none" w:sz="0" w:space="0" w:color="auto"/>
            <w:right w:val="none" w:sz="0" w:space="0" w:color="auto"/>
          </w:divBdr>
        </w:div>
        <w:div w:id="158427503">
          <w:marLeft w:val="640"/>
          <w:marRight w:val="0"/>
          <w:marTop w:val="0"/>
          <w:marBottom w:val="0"/>
          <w:divBdr>
            <w:top w:val="none" w:sz="0" w:space="0" w:color="auto"/>
            <w:left w:val="none" w:sz="0" w:space="0" w:color="auto"/>
            <w:bottom w:val="none" w:sz="0" w:space="0" w:color="auto"/>
            <w:right w:val="none" w:sz="0" w:space="0" w:color="auto"/>
          </w:divBdr>
        </w:div>
        <w:div w:id="2114126233">
          <w:marLeft w:val="640"/>
          <w:marRight w:val="0"/>
          <w:marTop w:val="0"/>
          <w:marBottom w:val="0"/>
          <w:divBdr>
            <w:top w:val="none" w:sz="0" w:space="0" w:color="auto"/>
            <w:left w:val="none" w:sz="0" w:space="0" w:color="auto"/>
            <w:bottom w:val="none" w:sz="0" w:space="0" w:color="auto"/>
            <w:right w:val="none" w:sz="0" w:space="0" w:color="auto"/>
          </w:divBdr>
        </w:div>
        <w:div w:id="1399942032">
          <w:marLeft w:val="640"/>
          <w:marRight w:val="0"/>
          <w:marTop w:val="0"/>
          <w:marBottom w:val="0"/>
          <w:divBdr>
            <w:top w:val="none" w:sz="0" w:space="0" w:color="auto"/>
            <w:left w:val="none" w:sz="0" w:space="0" w:color="auto"/>
            <w:bottom w:val="none" w:sz="0" w:space="0" w:color="auto"/>
            <w:right w:val="none" w:sz="0" w:space="0" w:color="auto"/>
          </w:divBdr>
        </w:div>
        <w:div w:id="204215355">
          <w:marLeft w:val="640"/>
          <w:marRight w:val="0"/>
          <w:marTop w:val="0"/>
          <w:marBottom w:val="0"/>
          <w:divBdr>
            <w:top w:val="none" w:sz="0" w:space="0" w:color="auto"/>
            <w:left w:val="none" w:sz="0" w:space="0" w:color="auto"/>
            <w:bottom w:val="none" w:sz="0" w:space="0" w:color="auto"/>
            <w:right w:val="none" w:sz="0" w:space="0" w:color="auto"/>
          </w:divBdr>
        </w:div>
        <w:div w:id="455951833">
          <w:marLeft w:val="640"/>
          <w:marRight w:val="0"/>
          <w:marTop w:val="0"/>
          <w:marBottom w:val="0"/>
          <w:divBdr>
            <w:top w:val="none" w:sz="0" w:space="0" w:color="auto"/>
            <w:left w:val="none" w:sz="0" w:space="0" w:color="auto"/>
            <w:bottom w:val="none" w:sz="0" w:space="0" w:color="auto"/>
            <w:right w:val="none" w:sz="0" w:space="0" w:color="auto"/>
          </w:divBdr>
        </w:div>
        <w:div w:id="721099476">
          <w:marLeft w:val="640"/>
          <w:marRight w:val="0"/>
          <w:marTop w:val="0"/>
          <w:marBottom w:val="0"/>
          <w:divBdr>
            <w:top w:val="none" w:sz="0" w:space="0" w:color="auto"/>
            <w:left w:val="none" w:sz="0" w:space="0" w:color="auto"/>
            <w:bottom w:val="none" w:sz="0" w:space="0" w:color="auto"/>
            <w:right w:val="none" w:sz="0" w:space="0" w:color="auto"/>
          </w:divBdr>
        </w:div>
        <w:div w:id="1377044256">
          <w:marLeft w:val="640"/>
          <w:marRight w:val="0"/>
          <w:marTop w:val="0"/>
          <w:marBottom w:val="0"/>
          <w:divBdr>
            <w:top w:val="none" w:sz="0" w:space="0" w:color="auto"/>
            <w:left w:val="none" w:sz="0" w:space="0" w:color="auto"/>
            <w:bottom w:val="none" w:sz="0" w:space="0" w:color="auto"/>
            <w:right w:val="none" w:sz="0" w:space="0" w:color="auto"/>
          </w:divBdr>
        </w:div>
        <w:div w:id="1581401920">
          <w:marLeft w:val="640"/>
          <w:marRight w:val="0"/>
          <w:marTop w:val="0"/>
          <w:marBottom w:val="0"/>
          <w:divBdr>
            <w:top w:val="none" w:sz="0" w:space="0" w:color="auto"/>
            <w:left w:val="none" w:sz="0" w:space="0" w:color="auto"/>
            <w:bottom w:val="none" w:sz="0" w:space="0" w:color="auto"/>
            <w:right w:val="none" w:sz="0" w:space="0" w:color="auto"/>
          </w:divBdr>
        </w:div>
        <w:div w:id="193353257">
          <w:marLeft w:val="640"/>
          <w:marRight w:val="0"/>
          <w:marTop w:val="0"/>
          <w:marBottom w:val="0"/>
          <w:divBdr>
            <w:top w:val="none" w:sz="0" w:space="0" w:color="auto"/>
            <w:left w:val="none" w:sz="0" w:space="0" w:color="auto"/>
            <w:bottom w:val="none" w:sz="0" w:space="0" w:color="auto"/>
            <w:right w:val="none" w:sz="0" w:space="0" w:color="auto"/>
          </w:divBdr>
        </w:div>
        <w:div w:id="361247914">
          <w:marLeft w:val="640"/>
          <w:marRight w:val="0"/>
          <w:marTop w:val="0"/>
          <w:marBottom w:val="0"/>
          <w:divBdr>
            <w:top w:val="none" w:sz="0" w:space="0" w:color="auto"/>
            <w:left w:val="none" w:sz="0" w:space="0" w:color="auto"/>
            <w:bottom w:val="none" w:sz="0" w:space="0" w:color="auto"/>
            <w:right w:val="none" w:sz="0" w:space="0" w:color="auto"/>
          </w:divBdr>
        </w:div>
        <w:div w:id="1952129628">
          <w:marLeft w:val="640"/>
          <w:marRight w:val="0"/>
          <w:marTop w:val="0"/>
          <w:marBottom w:val="0"/>
          <w:divBdr>
            <w:top w:val="none" w:sz="0" w:space="0" w:color="auto"/>
            <w:left w:val="none" w:sz="0" w:space="0" w:color="auto"/>
            <w:bottom w:val="none" w:sz="0" w:space="0" w:color="auto"/>
            <w:right w:val="none" w:sz="0" w:space="0" w:color="auto"/>
          </w:divBdr>
        </w:div>
        <w:div w:id="1036394219">
          <w:marLeft w:val="640"/>
          <w:marRight w:val="0"/>
          <w:marTop w:val="0"/>
          <w:marBottom w:val="0"/>
          <w:divBdr>
            <w:top w:val="none" w:sz="0" w:space="0" w:color="auto"/>
            <w:left w:val="none" w:sz="0" w:space="0" w:color="auto"/>
            <w:bottom w:val="none" w:sz="0" w:space="0" w:color="auto"/>
            <w:right w:val="none" w:sz="0" w:space="0" w:color="auto"/>
          </w:divBdr>
        </w:div>
        <w:div w:id="756286500">
          <w:marLeft w:val="640"/>
          <w:marRight w:val="0"/>
          <w:marTop w:val="0"/>
          <w:marBottom w:val="0"/>
          <w:divBdr>
            <w:top w:val="none" w:sz="0" w:space="0" w:color="auto"/>
            <w:left w:val="none" w:sz="0" w:space="0" w:color="auto"/>
            <w:bottom w:val="none" w:sz="0" w:space="0" w:color="auto"/>
            <w:right w:val="none" w:sz="0" w:space="0" w:color="auto"/>
          </w:divBdr>
        </w:div>
        <w:div w:id="1398936123">
          <w:marLeft w:val="640"/>
          <w:marRight w:val="0"/>
          <w:marTop w:val="0"/>
          <w:marBottom w:val="0"/>
          <w:divBdr>
            <w:top w:val="none" w:sz="0" w:space="0" w:color="auto"/>
            <w:left w:val="none" w:sz="0" w:space="0" w:color="auto"/>
            <w:bottom w:val="none" w:sz="0" w:space="0" w:color="auto"/>
            <w:right w:val="none" w:sz="0" w:space="0" w:color="auto"/>
          </w:divBdr>
        </w:div>
        <w:div w:id="2034303173">
          <w:marLeft w:val="640"/>
          <w:marRight w:val="0"/>
          <w:marTop w:val="0"/>
          <w:marBottom w:val="0"/>
          <w:divBdr>
            <w:top w:val="none" w:sz="0" w:space="0" w:color="auto"/>
            <w:left w:val="none" w:sz="0" w:space="0" w:color="auto"/>
            <w:bottom w:val="none" w:sz="0" w:space="0" w:color="auto"/>
            <w:right w:val="none" w:sz="0" w:space="0" w:color="auto"/>
          </w:divBdr>
        </w:div>
        <w:div w:id="39911653">
          <w:marLeft w:val="640"/>
          <w:marRight w:val="0"/>
          <w:marTop w:val="0"/>
          <w:marBottom w:val="0"/>
          <w:divBdr>
            <w:top w:val="none" w:sz="0" w:space="0" w:color="auto"/>
            <w:left w:val="none" w:sz="0" w:space="0" w:color="auto"/>
            <w:bottom w:val="none" w:sz="0" w:space="0" w:color="auto"/>
            <w:right w:val="none" w:sz="0" w:space="0" w:color="auto"/>
          </w:divBdr>
        </w:div>
        <w:div w:id="1806703560">
          <w:marLeft w:val="640"/>
          <w:marRight w:val="0"/>
          <w:marTop w:val="0"/>
          <w:marBottom w:val="0"/>
          <w:divBdr>
            <w:top w:val="none" w:sz="0" w:space="0" w:color="auto"/>
            <w:left w:val="none" w:sz="0" w:space="0" w:color="auto"/>
            <w:bottom w:val="none" w:sz="0" w:space="0" w:color="auto"/>
            <w:right w:val="none" w:sz="0" w:space="0" w:color="auto"/>
          </w:divBdr>
        </w:div>
        <w:div w:id="1473716132">
          <w:marLeft w:val="640"/>
          <w:marRight w:val="0"/>
          <w:marTop w:val="0"/>
          <w:marBottom w:val="0"/>
          <w:divBdr>
            <w:top w:val="none" w:sz="0" w:space="0" w:color="auto"/>
            <w:left w:val="none" w:sz="0" w:space="0" w:color="auto"/>
            <w:bottom w:val="none" w:sz="0" w:space="0" w:color="auto"/>
            <w:right w:val="none" w:sz="0" w:space="0" w:color="auto"/>
          </w:divBdr>
        </w:div>
        <w:div w:id="1491562971">
          <w:marLeft w:val="640"/>
          <w:marRight w:val="0"/>
          <w:marTop w:val="0"/>
          <w:marBottom w:val="0"/>
          <w:divBdr>
            <w:top w:val="none" w:sz="0" w:space="0" w:color="auto"/>
            <w:left w:val="none" w:sz="0" w:space="0" w:color="auto"/>
            <w:bottom w:val="none" w:sz="0" w:space="0" w:color="auto"/>
            <w:right w:val="none" w:sz="0" w:space="0" w:color="auto"/>
          </w:divBdr>
        </w:div>
        <w:div w:id="49767584">
          <w:marLeft w:val="640"/>
          <w:marRight w:val="0"/>
          <w:marTop w:val="0"/>
          <w:marBottom w:val="0"/>
          <w:divBdr>
            <w:top w:val="none" w:sz="0" w:space="0" w:color="auto"/>
            <w:left w:val="none" w:sz="0" w:space="0" w:color="auto"/>
            <w:bottom w:val="none" w:sz="0" w:space="0" w:color="auto"/>
            <w:right w:val="none" w:sz="0" w:space="0" w:color="auto"/>
          </w:divBdr>
        </w:div>
        <w:div w:id="1810515311">
          <w:marLeft w:val="640"/>
          <w:marRight w:val="0"/>
          <w:marTop w:val="0"/>
          <w:marBottom w:val="0"/>
          <w:divBdr>
            <w:top w:val="none" w:sz="0" w:space="0" w:color="auto"/>
            <w:left w:val="none" w:sz="0" w:space="0" w:color="auto"/>
            <w:bottom w:val="none" w:sz="0" w:space="0" w:color="auto"/>
            <w:right w:val="none" w:sz="0" w:space="0" w:color="auto"/>
          </w:divBdr>
        </w:div>
        <w:div w:id="1333334812">
          <w:marLeft w:val="640"/>
          <w:marRight w:val="0"/>
          <w:marTop w:val="0"/>
          <w:marBottom w:val="0"/>
          <w:divBdr>
            <w:top w:val="none" w:sz="0" w:space="0" w:color="auto"/>
            <w:left w:val="none" w:sz="0" w:space="0" w:color="auto"/>
            <w:bottom w:val="none" w:sz="0" w:space="0" w:color="auto"/>
            <w:right w:val="none" w:sz="0" w:space="0" w:color="auto"/>
          </w:divBdr>
        </w:div>
        <w:div w:id="573008449">
          <w:marLeft w:val="640"/>
          <w:marRight w:val="0"/>
          <w:marTop w:val="0"/>
          <w:marBottom w:val="0"/>
          <w:divBdr>
            <w:top w:val="none" w:sz="0" w:space="0" w:color="auto"/>
            <w:left w:val="none" w:sz="0" w:space="0" w:color="auto"/>
            <w:bottom w:val="none" w:sz="0" w:space="0" w:color="auto"/>
            <w:right w:val="none" w:sz="0" w:space="0" w:color="auto"/>
          </w:divBdr>
        </w:div>
        <w:div w:id="1528059207">
          <w:marLeft w:val="640"/>
          <w:marRight w:val="0"/>
          <w:marTop w:val="0"/>
          <w:marBottom w:val="0"/>
          <w:divBdr>
            <w:top w:val="none" w:sz="0" w:space="0" w:color="auto"/>
            <w:left w:val="none" w:sz="0" w:space="0" w:color="auto"/>
            <w:bottom w:val="none" w:sz="0" w:space="0" w:color="auto"/>
            <w:right w:val="none" w:sz="0" w:space="0" w:color="auto"/>
          </w:divBdr>
        </w:div>
        <w:div w:id="328021027">
          <w:marLeft w:val="640"/>
          <w:marRight w:val="0"/>
          <w:marTop w:val="0"/>
          <w:marBottom w:val="0"/>
          <w:divBdr>
            <w:top w:val="none" w:sz="0" w:space="0" w:color="auto"/>
            <w:left w:val="none" w:sz="0" w:space="0" w:color="auto"/>
            <w:bottom w:val="none" w:sz="0" w:space="0" w:color="auto"/>
            <w:right w:val="none" w:sz="0" w:space="0" w:color="auto"/>
          </w:divBdr>
        </w:div>
        <w:div w:id="1236628166">
          <w:marLeft w:val="640"/>
          <w:marRight w:val="0"/>
          <w:marTop w:val="0"/>
          <w:marBottom w:val="0"/>
          <w:divBdr>
            <w:top w:val="none" w:sz="0" w:space="0" w:color="auto"/>
            <w:left w:val="none" w:sz="0" w:space="0" w:color="auto"/>
            <w:bottom w:val="none" w:sz="0" w:space="0" w:color="auto"/>
            <w:right w:val="none" w:sz="0" w:space="0" w:color="auto"/>
          </w:divBdr>
        </w:div>
        <w:div w:id="1112630629">
          <w:marLeft w:val="640"/>
          <w:marRight w:val="0"/>
          <w:marTop w:val="0"/>
          <w:marBottom w:val="0"/>
          <w:divBdr>
            <w:top w:val="none" w:sz="0" w:space="0" w:color="auto"/>
            <w:left w:val="none" w:sz="0" w:space="0" w:color="auto"/>
            <w:bottom w:val="none" w:sz="0" w:space="0" w:color="auto"/>
            <w:right w:val="none" w:sz="0" w:space="0" w:color="auto"/>
          </w:divBdr>
        </w:div>
        <w:div w:id="1777481747">
          <w:marLeft w:val="640"/>
          <w:marRight w:val="0"/>
          <w:marTop w:val="0"/>
          <w:marBottom w:val="0"/>
          <w:divBdr>
            <w:top w:val="none" w:sz="0" w:space="0" w:color="auto"/>
            <w:left w:val="none" w:sz="0" w:space="0" w:color="auto"/>
            <w:bottom w:val="none" w:sz="0" w:space="0" w:color="auto"/>
            <w:right w:val="none" w:sz="0" w:space="0" w:color="auto"/>
          </w:divBdr>
        </w:div>
        <w:div w:id="1380859301">
          <w:marLeft w:val="640"/>
          <w:marRight w:val="0"/>
          <w:marTop w:val="0"/>
          <w:marBottom w:val="0"/>
          <w:divBdr>
            <w:top w:val="none" w:sz="0" w:space="0" w:color="auto"/>
            <w:left w:val="none" w:sz="0" w:space="0" w:color="auto"/>
            <w:bottom w:val="none" w:sz="0" w:space="0" w:color="auto"/>
            <w:right w:val="none" w:sz="0" w:space="0" w:color="auto"/>
          </w:divBdr>
        </w:div>
        <w:div w:id="261189048">
          <w:marLeft w:val="640"/>
          <w:marRight w:val="0"/>
          <w:marTop w:val="0"/>
          <w:marBottom w:val="0"/>
          <w:divBdr>
            <w:top w:val="none" w:sz="0" w:space="0" w:color="auto"/>
            <w:left w:val="none" w:sz="0" w:space="0" w:color="auto"/>
            <w:bottom w:val="none" w:sz="0" w:space="0" w:color="auto"/>
            <w:right w:val="none" w:sz="0" w:space="0" w:color="auto"/>
          </w:divBdr>
        </w:div>
        <w:div w:id="1556549905">
          <w:marLeft w:val="640"/>
          <w:marRight w:val="0"/>
          <w:marTop w:val="0"/>
          <w:marBottom w:val="0"/>
          <w:divBdr>
            <w:top w:val="none" w:sz="0" w:space="0" w:color="auto"/>
            <w:left w:val="none" w:sz="0" w:space="0" w:color="auto"/>
            <w:bottom w:val="none" w:sz="0" w:space="0" w:color="auto"/>
            <w:right w:val="none" w:sz="0" w:space="0" w:color="auto"/>
          </w:divBdr>
        </w:div>
        <w:div w:id="1223640487">
          <w:marLeft w:val="640"/>
          <w:marRight w:val="0"/>
          <w:marTop w:val="0"/>
          <w:marBottom w:val="0"/>
          <w:divBdr>
            <w:top w:val="none" w:sz="0" w:space="0" w:color="auto"/>
            <w:left w:val="none" w:sz="0" w:space="0" w:color="auto"/>
            <w:bottom w:val="none" w:sz="0" w:space="0" w:color="auto"/>
            <w:right w:val="none" w:sz="0" w:space="0" w:color="auto"/>
          </w:divBdr>
        </w:div>
        <w:div w:id="1076630920">
          <w:marLeft w:val="640"/>
          <w:marRight w:val="0"/>
          <w:marTop w:val="0"/>
          <w:marBottom w:val="0"/>
          <w:divBdr>
            <w:top w:val="none" w:sz="0" w:space="0" w:color="auto"/>
            <w:left w:val="none" w:sz="0" w:space="0" w:color="auto"/>
            <w:bottom w:val="none" w:sz="0" w:space="0" w:color="auto"/>
            <w:right w:val="none" w:sz="0" w:space="0" w:color="auto"/>
          </w:divBdr>
        </w:div>
        <w:div w:id="241918267">
          <w:marLeft w:val="640"/>
          <w:marRight w:val="0"/>
          <w:marTop w:val="0"/>
          <w:marBottom w:val="0"/>
          <w:divBdr>
            <w:top w:val="none" w:sz="0" w:space="0" w:color="auto"/>
            <w:left w:val="none" w:sz="0" w:space="0" w:color="auto"/>
            <w:bottom w:val="none" w:sz="0" w:space="0" w:color="auto"/>
            <w:right w:val="none" w:sz="0" w:space="0" w:color="auto"/>
          </w:divBdr>
        </w:div>
        <w:div w:id="1151404847">
          <w:marLeft w:val="640"/>
          <w:marRight w:val="0"/>
          <w:marTop w:val="0"/>
          <w:marBottom w:val="0"/>
          <w:divBdr>
            <w:top w:val="none" w:sz="0" w:space="0" w:color="auto"/>
            <w:left w:val="none" w:sz="0" w:space="0" w:color="auto"/>
            <w:bottom w:val="none" w:sz="0" w:space="0" w:color="auto"/>
            <w:right w:val="none" w:sz="0" w:space="0" w:color="auto"/>
          </w:divBdr>
        </w:div>
        <w:div w:id="578751254">
          <w:marLeft w:val="640"/>
          <w:marRight w:val="0"/>
          <w:marTop w:val="0"/>
          <w:marBottom w:val="0"/>
          <w:divBdr>
            <w:top w:val="none" w:sz="0" w:space="0" w:color="auto"/>
            <w:left w:val="none" w:sz="0" w:space="0" w:color="auto"/>
            <w:bottom w:val="none" w:sz="0" w:space="0" w:color="auto"/>
            <w:right w:val="none" w:sz="0" w:space="0" w:color="auto"/>
          </w:divBdr>
        </w:div>
        <w:div w:id="1523666930">
          <w:marLeft w:val="640"/>
          <w:marRight w:val="0"/>
          <w:marTop w:val="0"/>
          <w:marBottom w:val="0"/>
          <w:divBdr>
            <w:top w:val="none" w:sz="0" w:space="0" w:color="auto"/>
            <w:left w:val="none" w:sz="0" w:space="0" w:color="auto"/>
            <w:bottom w:val="none" w:sz="0" w:space="0" w:color="auto"/>
            <w:right w:val="none" w:sz="0" w:space="0" w:color="auto"/>
          </w:divBdr>
        </w:div>
        <w:div w:id="169611603">
          <w:marLeft w:val="640"/>
          <w:marRight w:val="0"/>
          <w:marTop w:val="0"/>
          <w:marBottom w:val="0"/>
          <w:divBdr>
            <w:top w:val="none" w:sz="0" w:space="0" w:color="auto"/>
            <w:left w:val="none" w:sz="0" w:space="0" w:color="auto"/>
            <w:bottom w:val="none" w:sz="0" w:space="0" w:color="auto"/>
            <w:right w:val="none" w:sz="0" w:space="0" w:color="auto"/>
          </w:divBdr>
        </w:div>
        <w:div w:id="737095758">
          <w:marLeft w:val="640"/>
          <w:marRight w:val="0"/>
          <w:marTop w:val="0"/>
          <w:marBottom w:val="0"/>
          <w:divBdr>
            <w:top w:val="none" w:sz="0" w:space="0" w:color="auto"/>
            <w:left w:val="none" w:sz="0" w:space="0" w:color="auto"/>
            <w:bottom w:val="none" w:sz="0" w:space="0" w:color="auto"/>
            <w:right w:val="none" w:sz="0" w:space="0" w:color="auto"/>
          </w:divBdr>
        </w:div>
        <w:div w:id="774405738">
          <w:marLeft w:val="640"/>
          <w:marRight w:val="0"/>
          <w:marTop w:val="0"/>
          <w:marBottom w:val="0"/>
          <w:divBdr>
            <w:top w:val="none" w:sz="0" w:space="0" w:color="auto"/>
            <w:left w:val="none" w:sz="0" w:space="0" w:color="auto"/>
            <w:bottom w:val="none" w:sz="0" w:space="0" w:color="auto"/>
            <w:right w:val="none" w:sz="0" w:space="0" w:color="auto"/>
          </w:divBdr>
        </w:div>
      </w:divsChild>
    </w:div>
    <w:div w:id="1544902008">
      <w:bodyDiv w:val="1"/>
      <w:marLeft w:val="0"/>
      <w:marRight w:val="0"/>
      <w:marTop w:val="0"/>
      <w:marBottom w:val="0"/>
      <w:divBdr>
        <w:top w:val="none" w:sz="0" w:space="0" w:color="auto"/>
        <w:left w:val="none" w:sz="0" w:space="0" w:color="auto"/>
        <w:bottom w:val="none" w:sz="0" w:space="0" w:color="auto"/>
        <w:right w:val="none" w:sz="0" w:space="0" w:color="auto"/>
      </w:divBdr>
      <w:divsChild>
        <w:div w:id="2003389541">
          <w:marLeft w:val="640"/>
          <w:marRight w:val="0"/>
          <w:marTop w:val="0"/>
          <w:marBottom w:val="0"/>
          <w:divBdr>
            <w:top w:val="none" w:sz="0" w:space="0" w:color="auto"/>
            <w:left w:val="none" w:sz="0" w:space="0" w:color="auto"/>
            <w:bottom w:val="none" w:sz="0" w:space="0" w:color="auto"/>
            <w:right w:val="none" w:sz="0" w:space="0" w:color="auto"/>
          </w:divBdr>
        </w:div>
        <w:div w:id="1667590029">
          <w:marLeft w:val="640"/>
          <w:marRight w:val="0"/>
          <w:marTop w:val="0"/>
          <w:marBottom w:val="0"/>
          <w:divBdr>
            <w:top w:val="none" w:sz="0" w:space="0" w:color="auto"/>
            <w:left w:val="none" w:sz="0" w:space="0" w:color="auto"/>
            <w:bottom w:val="none" w:sz="0" w:space="0" w:color="auto"/>
            <w:right w:val="none" w:sz="0" w:space="0" w:color="auto"/>
          </w:divBdr>
        </w:div>
        <w:div w:id="1072317224">
          <w:marLeft w:val="640"/>
          <w:marRight w:val="0"/>
          <w:marTop w:val="0"/>
          <w:marBottom w:val="0"/>
          <w:divBdr>
            <w:top w:val="none" w:sz="0" w:space="0" w:color="auto"/>
            <w:left w:val="none" w:sz="0" w:space="0" w:color="auto"/>
            <w:bottom w:val="none" w:sz="0" w:space="0" w:color="auto"/>
            <w:right w:val="none" w:sz="0" w:space="0" w:color="auto"/>
          </w:divBdr>
        </w:div>
        <w:div w:id="1689598920">
          <w:marLeft w:val="640"/>
          <w:marRight w:val="0"/>
          <w:marTop w:val="0"/>
          <w:marBottom w:val="0"/>
          <w:divBdr>
            <w:top w:val="none" w:sz="0" w:space="0" w:color="auto"/>
            <w:left w:val="none" w:sz="0" w:space="0" w:color="auto"/>
            <w:bottom w:val="none" w:sz="0" w:space="0" w:color="auto"/>
            <w:right w:val="none" w:sz="0" w:space="0" w:color="auto"/>
          </w:divBdr>
        </w:div>
        <w:div w:id="280378028">
          <w:marLeft w:val="640"/>
          <w:marRight w:val="0"/>
          <w:marTop w:val="0"/>
          <w:marBottom w:val="0"/>
          <w:divBdr>
            <w:top w:val="none" w:sz="0" w:space="0" w:color="auto"/>
            <w:left w:val="none" w:sz="0" w:space="0" w:color="auto"/>
            <w:bottom w:val="none" w:sz="0" w:space="0" w:color="auto"/>
            <w:right w:val="none" w:sz="0" w:space="0" w:color="auto"/>
          </w:divBdr>
        </w:div>
        <w:div w:id="1933199621">
          <w:marLeft w:val="640"/>
          <w:marRight w:val="0"/>
          <w:marTop w:val="0"/>
          <w:marBottom w:val="0"/>
          <w:divBdr>
            <w:top w:val="none" w:sz="0" w:space="0" w:color="auto"/>
            <w:left w:val="none" w:sz="0" w:space="0" w:color="auto"/>
            <w:bottom w:val="none" w:sz="0" w:space="0" w:color="auto"/>
            <w:right w:val="none" w:sz="0" w:space="0" w:color="auto"/>
          </w:divBdr>
        </w:div>
        <w:div w:id="1474180789">
          <w:marLeft w:val="640"/>
          <w:marRight w:val="0"/>
          <w:marTop w:val="0"/>
          <w:marBottom w:val="0"/>
          <w:divBdr>
            <w:top w:val="none" w:sz="0" w:space="0" w:color="auto"/>
            <w:left w:val="none" w:sz="0" w:space="0" w:color="auto"/>
            <w:bottom w:val="none" w:sz="0" w:space="0" w:color="auto"/>
            <w:right w:val="none" w:sz="0" w:space="0" w:color="auto"/>
          </w:divBdr>
        </w:div>
        <w:div w:id="1329940651">
          <w:marLeft w:val="640"/>
          <w:marRight w:val="0"/>
          <w:marTop w:val="0"/>
          <w:marBottom w:val="0"/>
          <w:divBdr>
            <w:top w:val="none" w:sz="0" w:space="0" w:color="auto"/>
            <w:left w:val="none" w:sz="0" w:space="0" w:color="auto"/>
            <w:bottom w:val="none" w:sz="0" w:space="0" w:color="auto"/>
            <w:right w:val="none" w:sz="0" w:space="0" w:color="auto"/>
          </w:divBdr>
        </w:div>
        <w:div w:id="1611006384">
          <w:marLeft w:val="640"/>
          <w:marRight w:val="0"/>
          <w:marTop w:val="0"/>
          <w:marBottom w:val="0"/>
          <w:divBdr>
            <w:top w:val="none" w:sz="0" w:space="0" w:color="auto"/>
            <w:left w:val="none" w:sz="0" w:space="0" w:color="auto"/>
            <w:bottom w:val="none" w:sz="0" w:space="0" w:color="auto"/>
            <w:right w:val="none" w:sz="0" w:space="0" w:color="auto"/>
          </w:divBdr>
        </w:div>
        <w:div w:id="1350596469">
          <w:marLeft w:val="640"/>
          <w:marRight w:val="0"/>
          <w:marTop w:val="0"/>
          <w:marBottom w:val="0"/>
          <w:divBdr>
            <w:top w:val="none" w:sz="0" w:space="0" w:color="auto"/>
            <w:left w:val="none" w:sz="0" w:space="0" w:color="auto"/>
            <w:bottom w:val="none" w:sz="0" w:space="0" w:color="auto"/>
            <w:right w:val="none" w:sz="0" w:space="0" w:color="auto"/>
          </w:divBdr>
        </w:div>
        <w:div w:id="1747453207">
          <w:marLeft w:val="640"/>
          <w:marRight w:val="0"/>
          <w:marTop w:val="0"/>
          <w:marBottom w:val="0"/>
          <w:divBdr>
            <w:top w:val="none" w:sz="0" w:space="0" w:color="auto"/>
            <w:left w:val="none" w:sz="0" w:space="0" w:color="auto"/>
            <w:bottom w:val="none" w:sz="0" w:space="0" w:color="auto"/>
            <w:right w:val="none" w:sz="0" w:space="0" w:color="auto"/>
          </w:divBdr>
        </w:div>
        <w:div w:id="1033269274">
          <w:marLeft w:val="640"/>
          <w:marRight w:val="0"/>
          <w:marTop w:val="0"/>
          <w:marBottom w:val="0"/>
          <w:divBdr>
            <w:top w:val="none" w:sz="0" w:space="0" w:color="auto"/>
            <w:left w:val="none" w:sz="0" w:space="0" w:color="auto"/>
            <w:bottom w:val="none" w:sz="0" w:space="0" w:color="auto"/>
            <w:right w:val="none" w:sz="0" w:space="0" w:color="auto"/>
          </w:divBdr>
        </w:div>
        <w:div w:id="1020081868">
          <w:marLeft w:val="640"/>
          <w:marRight w:val="0"/>
          <w:marTop w:val="0"/>
          <w:marBottom w:val="0"/>
          <w:divBdr>
            <w:top w:val="none" w:sz="0" w:space="0" w:color="auto"/>
            <w:left w:val="none" w:sz="0" w:space="0" w:color="auto"/>
            <w:bottom w:val="none" w:sz="0" w:space="0" w:color="auto"/>
            <w:right w:val="none" w:sz="0" w:space="0" w:color="auto"/>
          </w:divBdr>
        </w:div>
        <w:div w:id="974913982">
          <w:marLeft w:val="640"/>
          <w:marRight w:val="0"/>
          <w:marTop w:val="0"/>
          <w:marBottom w:val="0"/>
          <w:divBdr>
            <w:top w:val="none" w:sz="0" w:space="0" w:color="auto"/>
            <w:left w:val="none" w:sz="0" w:space="0" w:color="auto"/>
            <w:bottom w:val="none" w:sz="0" w:space="0" w:color="auto"/>
            <w:right w:val="none" w:sz="0" w:space="0" w:color="auto"/>
          </w:divBdr>
        </w:div>
        <w:div w:id="1674604792">
          <w:marLeft w:val="640"/>
          <w:marRight w:val="0"/>
          <w:marTop w:val="0"/>
          <w:marBottom w:val="0"/>
          <w:divBdr>
            <w:top w:val="none" w:sz="0" w:space="0" w:color="auto"/>
            <w:left w:val="none" w:sz="0" w:space="0" w:color="auto"/>
            <w:bottom w:val="none" w:sz="0" w:space="0" w:color="auto"/>
            <w:right w:val="none" w:sz="0" w:space="0" w:color="auto"/>
          </w:divBdr>
        </w:div>
        <w:div w:id="95490293">
          <w:marLeft w:val="640"/>
          <w:marRight w:val="0"/>
          <w:marTop w:val="0"/>
          <w:marBottom w:val="0"/>
          <w:divBdr>
            <w:top w:val="none" w:sz="0" w:space="0" w:color="auto"/>
            <w:left w:val="none" w:sz="0" w:space="0" w:color="auto"/>
            <w:bottom w:val="none" w:sz="0" w:space="0" w:color="auto"/>
            <w:right w:val="none" w:sz="0" w:space="0" w:color="auto"/>
          </w:divBdr>
        </w:div>
        <w:div w:id="359010059">
          <w:marLeft w:val="640"/>
          <w:marRight w:val="0"/>
          <w:marTop w:val="0"/>
          <w:marBottom w:val="0"/>
          <w:divBdr>
            <w:top w:val="none" w:sz="0" w:space="0" w:color="auto"/>
            <w:left w:val="none" w:sz="0" w:space="0" w:color="auto"/>
            <w:bottom w:val="none" w:sz="0" w:space="0" w:color="auto"/>
            <w:right w:val="none" w:sz="0" w:space="0" w:color="auto"/>
          </w:divBdr>
        </w:div>
        <w:div w:id="400567245">
          <w:marLeft w:val="640"/>
          <w:marRight w:val="0"/>
          <w:marTop w:val="0"/>
          <w:marBottom w:val="0"/>
          <w:divBdr>
            <w:top w:val="none" w:sz="0" w:space="0" w:color="auto"/>
            <w:left w:val="none" w:sz="0" w:space="0" w:color="auto"/>
            <w:bottom w:val="none" w:sz="0" w:space="0" w:color="auto"/>
            <w:right w:val="none" w:sz="0" w:space="0" w:color="auto"/>
          </w:divBdr>
        </w:div>
        <w:div w:id="1586449768">
          <w:marLeft w:val="640"/>
          <w:marRight w:val="0"/>
          <w:marTop w:val="0"/>
          <w:marBottom w:val="0"/>
          <w:divBdr>
            <w:top w:val="none" w:sz="0" w:space="0" w:color="auto"/>
            <w:left w:val="none" w:sz="0" w:space="0" w:color="auto"/>
            <w:bottom w:val="none" w:sz="0" w:space="0" w:color="auto"/>
            <w:right w:val="none" w:sz="0" w:space="0" w:color="auto"/>
          </w:divBdr>
        </w:div>
        <w:div w:id="818882877">
          <w:marLeft w:val="640"/>
          <w:marRight w:val="0"/>
          <w:marTop w:val="0"/>
          <w:marBottom w:val="0"/>
          <w:divBdr>
            <w:top w:val="none" w:sz="0" w:space="0" w:color="auto"/>
            <w:left w:val="none" w:sz="0" w:space="0" w:color="auto"/>
            <w:bottom w:val="none" w:sz="0" w:space="0" w:color="auto"/>
            <w:right w:val="none" w:sz="0" w:space="0" w:color="auto"/>
          </w:divBdr>
        </w:div>
        <w:div w:id="598487859">
          <w:marLeft w:val="640"/>
          <w:marRight w:val="0"/>
          <w:marTop w:val="0"/>
          <w:marBottom w:val="0"/>
          <w:divBdr>
            <w:top w:val="none" w:sz="0" w:space="0" w:color="auto"/>
            <w:left w:val="none" w:sz="0" w:space="0" w:color="auto"/>
            <w:bottom w:val="none" w:sz="0" w:space="0" w:color="auto"/>
            <w:right w:val="none" w:sz="0" w:space="0" w:color="auto"/>
          </w:divBdr>
        </w:div>
        <w:div w:id="846599537">
          <w:marLeft w:val="640"/>
          <w:marRight w:val="0"/>
          <w:marTop w:val="0"/>
          <w:marBottom w:val="0"/>
          <w:divBdr>
            <w:top w:val="none" w:sz="0" w:space="0" w:color="auto"/>
            <w:left w:val="none" w:sz="0" w:space="0" w:color="auto"/>
            <w:bottom w:val="none" w:sz="0" w:space="0" w:color="auto"/>
            <w:right w:val="none" w:sz="0" w:space="0" w:color="auto"/>
          </w:divBdr>
        </w:div>
        <w:div w:id="469248337">
          <w:marLeft w:val="640"/>
          <w:marRight w:val="0"/>
          <w:marTop w:val="0"/>
          <w:marBottom w:val="0"/>
          <w:divBdr>
            <w:top w:val="none" w:sz="0" w:space="0" w:color="auto"/>
            <w:left w:val="none" w:sz="0" w:space="0" w:color="auto"/>
            <w:bottom w:val="none" w:sz="0" w:space="0" w:color="auto"/>
            <w:right w:val="none" w:sz="0" w:space="0" w:color="auto"/>
          </w:divBdr>
        </w:div>
        <w:div w:id="299892781">
          <w:marLeft w:val="640"/>
          <w:marRight w:val="0"/>
          <w:marTop w:val="0"/>
          <w:marBottom w:val="0"/>
          <w:divBdr>
            <w:top w:val="none" w:sz="0" w:space="0" w:color="auto"/>
            <w:left w:val="none" w:sz="0" w:space="0" w:color="auto"/>
            <w:bottom w:val="none" w:sz="0" w:space="0" w:color="auto"/>
            <w:right w:val="none" w:sz="0" w:space="0" w:color="auto"/>
          </w:divBdr>
        </w:div>
        <w:div w:id="1068265606">
          <w:marLeft w:val="640"/>
          <w:marRight w:val="0"/>
          <w:marTop w:val="0"/>
          <w:marBottom w:val="0"/>
          <w:divBdr>
            <w:top w:val="none" w:sz="0" w:space="0" w:color="auto"/>
            <w:left w:val="none" w:sz="0" w:space="0" w:color="auto"/>
            <w:bottom w:val="none" w:sz="0" w:space="0" w:color="auto"/>
            <w:right w:val="none" w:sz="0" w:space="0" w:color="auto"/>
          </w:divBdr>
        </w:div>
        <w:div w:id="1550651841">
          <w:marLeft w:val="640"/>
          <w:marRight w:val="0"/>
          <w:marTop w:val="0"/>
          <w:marBottom w:val="0"/>
          <w:divBdr>
            <w:top w:val="none" w:sz="0" w:space="0" w:color="auto"/>
            <w:left w:val="none" w:sz="0" w:space="0" w:color="auto"/>
            <w:bottom w:val="none" w:sz="0" w:space="0" w:color="auto"/>
            <w:right w:val="none" w:sz="0" w:space="0" w:color="auto"/>
          </w:divBdr>
        </w:div>
        <w:div w:id="901644450">
          <w:marLeft w:val="640"/>
          <w:marRight w:val="0"/>
          <w:marTop w:val="0"/>
          <w:marBottom w:val="0"/>
          <w:divBdr>
            <w:top w:val="none" w:sz="0" w:space="0" w:color="auto"/>
            <w:left w:val="none" w:sz="0" w:space="0" w:color="auto"/>
            <w:bottom w:val="none" w:sz="0" w:space="0" w:color="auto"/>
            <w:right w:val="none" w:sz="0" w:space="0" w:color="auto"/>
          </w:divBdr>
        </w:div>
        <w:div w:id="1305311821">
          <w:marLeft w:val="640"/>
          <w:marRight w:val="0"/>
          <w:marTop w:val="0"/>
          <w:marBottom w:val="0"/>
          <w:divBdr>
            <w:top w:val="none" w:sz="0" w:space="0" w:color="auto"/>
            <w:left w:val="none" w:sz="0" w:space="0" w:color="auto"/>
            <w:bottom w:val="none" w:sz="0" w:space="0" w:color="auto"/>
            <w:right w:val="none" w:sz="0" w:space="0" w:color="auto"/>
          </w:divBdr>
        </w:div>
        <w:div w:id="106900735">
          <w:marLeft w:val="640"/>
          <w:marRight w:val="0"/>
          <w:marTop w:val="0"/>
          <w:marBottom w:val="0"/>
          <w:divBdr>
            <w:top w:val="none" w:sz="0" w:space="0" w:color="auto"/>
            <w:left w:val="none" w:sz="0" w:space="0" w:color="auto"/>
            <w:bottom w:val="none" w:sz="0" w:space="0" w:color="auto"/>
            <w:right w:val="none" w:sz="0" w:space="0" w:color="auto"/>
          </w:divBdr>
        </w:div>
        <w:div w:id="1241210394">
          <w:marLeft w:val="640"/>
          <w:marRight w:val="0"/>
          <w:marTop w:val="0"/>
          <w:marBottom w:val="0"/>
          <w:divBdr>
            <w:top w:val="none" w:sz="0" w:space="0" w:color="auto"/>
            <w:left w:val="none" w:sz="0" w:space="0" w:color="auto"/>
            <w:bottom w:val="none" w:sz="0" w:space="0" w:color="auto"/>
            <w:right w:val="none" w:sz="0" w:space="0" w:color="auto"/>
          </w:divBdr>
        </w:div>
        <w:div w:id="1114783934">
          <w:marLeft w:val="640"/>
          <w:marRight w:val="0"/>
          <w:marTop w:val="0"/>
          <w:marBottom w:val="0"/>
          <w:divBdr>
            <w:top w:val="none" w:sz="0" w:space="0" w:color="auto"/>
            <w:left w:val="none" w:sz="0" w:space="0" w:color="auto"/>
            <w:bottom w:val="none" w:sz="0" w:space="0" w:color="auto"/>
            <w:right w:val="none" w:sz="0" w:space="0" w:color="auto"/>
          </w:divBdr>
        </w:div>
        <w:div w:id="1725249441">
          <w:marLeft w:val="640"/>
          <w:marRight w:val="0"/>
          <w:marTop w:val="0"/>
          <w:marBottom w:val="0"/>
          <w:divBdr>
            <w:top w:val="none" w:sz="0" w:space="0" w:color="auto"/>
            <w:left w:val="none" w:sz="0" w:space="0" w:color="auto"/>
            <w:bottom w:val="none" w:sz="0" w:space="0" w:color="auto"/>
            <w:right w:val="none" w:sz="0" w:space="0" w:color="auto"/>
          </w:divBdr>
        </w:div>
        <w:div w:id="866527897">
          <w:marLeft w:val="640"/>
          <w:marRight w:val="0"/>
          <w:marTop w:val="0"/>
          <w:marBottom w:val="0"/>
          <w:divBdr>
            <w:top w:val="none" w:sz="0" w:space="0" w:color="auto"/>
            <w:left w:val="none" w:sz="0" w:space="0" w:color="auto"/>
            <w:bottom w:val="none" w:sz="0" w:space="0" w:color="auto"/>
            <w:right w:val="none" w:sz="0" w:space="0" w:color="auto"/>
          </w:divBdr>
        </w:div>
        <w:div w:id="1196691959">
          <w:marLeft w:val="640"/>
          <w:marRight w:val="0"/>
          <w:marTop w:val="0"/>
          <w:marBottom w:val="0"/>
          <w:divBdr>
            <w:top w:val="none" w:sz="0" w:space="0" w:color="auto"/>
            <w:left w:val="none" w:sz="0" w:space="0" w:color="auto"/>
            <w:bottom w:val="none" w:sz="0" w:space="0" w:color="auto"/>
            <w:right w:val="none" w:sz="0" w:space="0" w:color="auto"/>
          </w:divBdr>
        </w:div>
        <w:div w:id="928469187">
          <w:marLeft w:val="640"/>
          <w:marRight w:val="0"/>
          <w:marTop w:val="0"/>
          <w:marBottom w:val="0"/>
          <w:divBdr>
            <w:top w:val="none" w:sz="0" w:space="0" w:color="auto"/>
            <w:left w:val="none" w:sz="0" w:space="0" w:color="auto"/>
            <w:bottom w:val="none" w:sz="0" w:space="0" w:color="auto"/>
            <w:right w:val="none" w:sz="0" w:space="0" w:color="auto"/>
          </w:divBdr>
        </w:div>
        <w:div w:id="1619288276">
          <w:marLeft w:val="640"/>
          <w:marRight w:val="0"/>
          <w:marTop w:val="0"/>
          <w:marBottom w:val="0"/>
          <w:divBdr>
            <w:top w:val="none" w:sz="0" w:space="0" w:color="auto"/>
            <w:left w:val="none" w:sz="0" w:space="0" w:color="auto"/>
            <w:bottom w:val="none" w:sz="0" w:space="0" w:color="auto"/>
            <w:right w:val="none" w:sz="0" w:space="0" w:color="auto"/>
          </w:divBdr>
        </w:div>
        <w:div w:id="1496989221">
          <w:marLeft w:val="640"/>
          <w:marRight w:val="0"/>
          <w:marTop w:val="0"/>
          <w:marBottom w:val="0"/>
          <w:divBdr>
            <w:top w:val="none" w:sz="0" w:space="0" w:color="auto"/>
            <w:left w:val="none" w:sz="0" w:space="0" w:color="auto"/>
            <w:bottom w:val="none" w:sz="0" w:space="0" w:color="auto"/>
            <w:right w:val="none" w:sz="0" w:space="0" w:color="auto"/>
          </w:divBdr>
        </w:div>
        <w:div w:id="776212642">
          <w:marLeft w:val="640"/>
          <w:marRight w:val="0"/>
          <w:marTop w:val="0"/>
          <w:marBottom w:val="0"/>
          <w:divBdr>
            <w:top w:val="none" w:sz="0" w:space="0" w:color="auto"/>
            <w:left w:val="none" w:sz="0" w:space="0" w:color="auto"/>
            <w:bottom w:val="none" w:sz="0" w:space="0" w:color="auto"/>
            <w:right w:val="none" w:sz="0" w:space="0" w:color="auto"/>
          </w:divBdr>
        </w:div>
        <w:div w:id="815686353">
          <w:marLeft w:val="640"/>
          <w:marRight w:val="0"/>
          <w:marTop w:val="0"/>
          <w:marBottom w:val="0"/>
          <w:divBdr>
            <w:top w:val="none" w:sz="0" w:space="0" w:color="auto"/>
            <w:left w:val="none" w:sz="0" w:space="0" w:color="auto"/>
            <w:bottom w:val="none" w:sz="0" w:space="0" w:color="auto"/>
            <w:right w:val="none" w:sz="0" w:space="0" w:color="auto"/>
          </w:divBdr>
        </w:div>
        <w:div w:id="74740814">
          <w:marLeft w:val="640"/>
          <w:marRight w:val="0"/>
          <w:marTop w:val="0"/>
          <w:marBottom w:val="0"/>
          <w:divBdr>
            <w:top w:val="none" w:sz="0" w:space="0" w:color="auto"/>
            <w:left w:val="none" w:sz="0" w:space="0" w:color="auto"/>
            <w:bottom w:val="none" w:sz="0" w:space="0" w:color="auto"/>
            <w:right w:val="none" w:sz="0" w:space="0" w:color="auto"/>
          </w:divBdr>
        </w:div>
        <w:div w:id="101457420">
          <w:marLeft w:val="640"/>
          <w:marRight w:val="0"/>
          <w:marTop w:val="0"/>
          <w:marBottom w:val="0"/>
          <w:divBdr>
            <w:top w:val="none" w:sz="0" w:space="0" w:color="auto"/>
            <w:left w:val="none" w:sz="0" w:space="0" w:color="auto"/>
            <w:bottom w:val="none" w:sz="0" w:space="0" w:color="auto"/>
            <w:right w:val="none" w:sz="0" w:space="0" w:color="auto"/>
          </w:divBdr>
        </w:div>
        <w:div w:id="1041592807">
          <w:marLeft w:val="640"/>
          <w:marRight w:val="0"/>
          <w:marTop w:val="0"/>
          <w:marBottom w:val="0"/>
          <w:divBdr>
            <w:top w:val="none" w:sz="0" w:space="0" w:color="auto"/>
            <w:left w:val="none" w:sz="0" w:space="0" w:color="auto"/>
            <w:bottom w:val="none" w:sz="0" w:space="0" w:color="auto"/>
            <w:right w:val="none" w:sz="0" w:space="0" w:color="auto"/>
          </w:divBdr>
        </w:div>
        <w:div w:id="1237474039">
          <w:marLeft w:val="640"/>
          <w:marRight w:val="0"/>
          <w:marTop w:val="0"/>
          <w:marBottom w:val="0"/>
          <w:divBdr>
            <w:top w:val="none" w:sz="0" w:space="0" w:color="auto"/>
            <w:left w:val="none" w:sz="0" w:space="0" w:color="auto"/>
            <w:bottom w:val="none" w:sz="0" w:space="0" w:color="auto"/>
            <w:right w:val="none" w:sz="0" w:space="0" w:color="auto"/>
          </w:divBdr>
        </w:div>
        <w:div w:id="1325082807">
          <w:marLeft w:val="640"/>
          <w:marRight w:val="0"/>
          <w:marTop w:val="0"/>
          <w:marBottom w:val="0"/>
          <w:divBdr>
            <w:top w:val="none" w:sz="0" w:space="0" w:color="auto"/>
            <w:left w:val="none" w:sz="0" w:space="0" w:color="auto"/>
            <w:bottom w:val="none" w:sz="0" w:space="0" w:color="auto"/>
            <w:right w:val="none" w:sz="0" w:space="0" w:color="auto"/>
          </w:divBdr>
        </w:div>
        <w:div w:id="408774404">
          <w:marLeft w:val="640"/>
          <w:marRight w:val="0"/>
          <w:marTop w:val="0"/>
          <w:marBottom w:val="0"/>
          <w:divBdr>
            <w:top w:val="none" w:sz="0" w:space="0" w:color="auto"/>
            <w:left w:val="none" w:sz="0" w:space="0" w:color="auto"/>
            <w:bottom w:val="none" w:sz="0" w:space="0" w:color="auto"/>
            <w:right w:val="none" w:sz="0" w:space="0" w:color="auto"/>
          </w:divBdr>
        </w:div>
        <w:div w:id="776098551">
          <w:marLeft w:val="640"/>
          <w:marRight w:val="0"/>
          <w:marTop w:val="0"/>
          <w:marBottom w:val="0"/>
          <w:divBdr>
            <w:top w:val="none" w:sz="0" w:space="0" w:color="auto"/>
            <w:left w:val="none" w:sz="0" w:space="0" w:color="auto"/>
            <w:bottom w:val="none" w:sz="0" w:space="0" w:color="auto"/>
            <w:right w:val="none" w:sz="0" w:space="0" w:color="auto"/>
          </w:divBdr>
        </w:div>
        <w:div w:id="1633444218">
          <w:marLeft w:val="640"/>
          <w:marRight w:val="0"/>
          <w:marTop w:val="0"/>
          <w:marBottom w:val="0"/>
          <w:divBdr>
            <w:top w:val="none" w:sz="0" w:space="0" w:color="auto"/>
            <w:left w:val="none" w:sz="0" w:space="0" w:color="auto"/>
            <w:bottom w:val="none" w:sz="0" w:space="0" w:color="auto"/>
            <w:right w:val="none" w:sz="0" w:space="0" w:color="auto"/>
          </w:divBdr>
        </w:div>
        <w:div w:id="864441883">
          <w:marLeft w:val="640"/>
          <w:marRight w:val="0"/>
          <w:marTop w:val="0"/>
          <w:marBottom w:val="0"/>
          <w:divBdr>
            <w:top w:val="none" w:sz="0" w:space="0" w:color="auto"/>
            <w:left w:val="none" w:sz="0" w:space="0" w:color="auto"/>
            <w:bottom w:val="none" w:sz="0" w:space="0" w:color="auto"/>
            <w:right w:val="none" w:sz="0" w:space="0" w:color="auto"/>
          </w:divBdr>
        </w:div>
      </w:divsChild>
    </w:div>
    <w:div w:id="1656913663">
      <w:bodyDiv w:val="1"/>
      <w:marLeft w:val="0"/>
      <w:marRight w:val="0"/>
      <w:marTop w:val="0"/>
      <w:marBottom w:val="0"/>
      <w:divBdr>
        <w:top w:val="none" w:sz="0" w:space="0" w:color="auto"/>
        <w:left w:val="none" w:sz="0" w:space="0" w:color="auto"/>
        <w:bottom w:val="none" w:sz="0" w:space="0" w:color="auto"/>
        <w:right w:val="none" w:sz="0" w:space="0" w:color="auto"/>
      </w:divBdr>
    </w:div>
    <w:div w:id="1763144022">
      <w:bodyDiv w:val="1"/>
      <w:marLeft w:val="0"/>
      <w:marRight w:val="0"/>
      <w:marTop w:val="0"/>
      <w:marBottom w:val="0"/>
      <w:divBdr>
        <w:top w:val="none" w:sz="0" w:space="0" w:color="auto"/>
        <w:left w:val="none" w:sz="0" w:space="0" w:color="auto"/>
        <w:bottom w:val="none" w:sz="0" w:space="0" w:color="auto"/>
        <w:right w:val="none" w:sz="0" w:space="0" w:color="auto"/>
      </w:divBdr>
      <w:divsChild>
        <w:div w:id="927082631">
          <w:marLeft w:val="640"/>
          <w:marRight w:val="0"/>
          <w:marTop w:val="0"/>
          <w:marBottom w:val="0"/>
          <w:divBdr>
            <w:top w:val="none" w:sz="0" w:space="0" w:color="auto"/>
            <w:left w:val="none" w:sz="0" w:space="0" w:color="auto"/>
            <w:bottom w:val="none" w:sz="0" w:space="0" w:color="auto"/>
            <w:right w:val="none" w:sz="0" w:space="0" w:color="auto"/>
          </w:divBdr>
        </w:div>
        <w:div w:id="1209151073">
          <w:marLeft w:val="640"/>
          <w:marRight w:val="0"/>
          <w:marTop w:val="0"/>
          <w:marBottom w:val="0"/>
          <w:divBdr>
            <w:top w:val="none" w:sz="0" w:space="0" w:color="auto"/>
            <w:left w:val="none" w:sz="0" w:space="0" w:color="auto"/>
            <w:bottom w:val="none" w:sz="0" w:space="0" w:color="auto"/>
            <w:right w:val="none" w:sz="0" w:space="0" w:color="auto"/>
          </w:divBdr>
        </w:div>
        <w:div w:id="1173374241">
          <w:marLeft w:val="640"/>
          <w:marRight w:val="0"/>
          <w:marTop w:val="0"/>
          <w:marBottom w:val="0"/>
          <w:divBdr>
            <w:top w:val="none" w:sz="0" w:space="0" w:color="auto"/>
            <w:left w:val="none" w:sz="0" w:space="0" w:color="auto"/>
            <w:bottom w:val="none" w:sz="0" w:space="0" w:color="auto"/>
            <w:right w:val="none" w:sz="0" w:space="0" w:color="auto"/>
          </w:divBdr>
        </w:div>
        <w:div w:id="840968101">
          <w:marLeft w:val="640"/>
          <w:marRight w:val="0"/>
          <w:marTop w:val="0"/>
          <w:marBottom w:val="0"/>
          <w:divBdr>
            <w:top w:val="none" w:sz="0" w:space="0" w:color="auto"/>
            <w:left w:val="none" w:sz="0" w:space="0" w:color="auto"/>
            <w:bottom w:val="none" w:sz="0" w:space="0" w:color="auto"/>
            <w:right w:val="none" w:sz="0" w:space="0" w:color="auto"/>
          </w:divBdr>
        </w:div>
        <w:div w:id="168181113">
          <w:marLeft w:val="640"/>
          <w:marRight w:val="0"/>
          <w:marTop w:val="0"/>
          <w:marBottom w:val="0"/>
          <w:divBdr>
            <w:top w:val="none" w:sz="0" w:space="0" w:color="auto"/>
            <w:left w:val="none" w:sz="0" w:space="0" w:color="auto"/>
            <w:bottom w:val="none" w:sz="0" w:space="0" w:color="auto"/>
            <w:right w:val="none" w:sz="0" w:space="0" w:color="auto"/>
          </w:divBdr>
        </w:div>
        <w:div w:id="1438675222">
          <w:marLeft w:val="640"/>
          <w:marRight w:val="0"/>
          <w:marTop w:val="0"/>
          <w:marBottom w:val="0"/>
          <w:divBdr>
            <w:top w:val="none" w:sz="0" w:space="0" w:color="auto"/>
            <w:left w:val="none" w:sz="0" w:space="0" w:color="auto"/>
            <w:bottom w:val="none" w:sz="0" w:space="0" w:color="auto"/>
            <w:right w:val="none" w:sz="0" w:space="0" w:color="auto"/>
          </w:divBdr>
        </w:div>
        <w:div w:id="10423176">
          <w:marLeft w:val="640"/>
          <w:marRight w:val="0"/>
          <w:marTop w:val="0"/>
          <w:marBottom w:val="0"/>
          <w:divBdr>
            <w:top w:val="none" w:sz="0" w:space="0" w:color="auto"/>
            <w:left w:val="none" w:sz="0" w:space="0" w:color="auto"/>
            <w:bottom w:val="none" w:sz="0" w:space="0" w:color="auto"/>
            <w:right w:val="none" w:sz="0" w:space="0" w:color="auto"/>
          </w:divBdr>
        </w:div>
        <w:div w:id="1824197948">
          <w:marLeft w:val="640"/>
          <w:marRight w:val="0"/>
          <w:marTop w:val="0"/>
          <w:marBottom w:val="0"/>
          <w:divBdr>
            <w:top w:val="none" w:sz="0" w:space="0" w:color="auto"/>
            <w:left w:val="none" w:sz="0" w:space="0" w:color="auto"/>
            <w:bottom w:val="none" w:sz="0" w:space="0" w:color="auto"/>
            <w:right w:val="none" w:sz="0" w:space="0" w:color="auto"/>
          </w:divBdr>
        </w:div>
        <w:div w:id="1124931701">
          <w:marLeft w:val="640"/>
          <w:marRight w:val="0"/>
          <w:marTop w:val="0"/>
          <w:marBottom w:val="0"/>
          <w:divBdr>
            <w:top w:val="none" w:sz="0" w:space="0" w:color="auto"/>
            <w:left w:val="none" w:sz="0" w:space="0" w:color="auto"/>
            <w:bottom w:val="none" w:sz="0" w:space="0" w:color="auto"/>
            <w:right w:val="none" w:sz="0" w:space="0" w:color="auto"/>
          </w:divBdr>
        </w:div>
        <w:div w:id="1283615900">
          <w:marLeft w:val="640"/>
          <w:marRight w:val="0"/>
          <w:marTop w:val="0"/>
          <w:marBottom w:val="0"/>
          <w:divBdr>
            <w:top w:val="none" w:sz="0" w:space="0" w:color="auto"/>
            <w:left w:val="none" w:sz="0" w:space="0" w:color="auto"/>
            <w:bottom w:val="none" w:sz="0" w:space="0" w:color="auto"/>
            <w:right w:val="none" w:sz="0" w:space="0" w:color="auto"/>
          </w:divBdr>
        </w:div>
        <w:div w:id="1271010494">
          <w:marLeft w:val="640"/>
          <w:marRight w:val="0"/>
          <w:marTop w:val="0"/>
          <w:marBottom w:val="0"/>
          <w:divBdr>
            <w:top w:val="none" w:sz="0" w:space="0" w:color="auto"/>
            <w:left w:val="none" w:sz="0" w:space="0" w:color="auto"/>
            <w:bottom w:val="none" w:sz="0" w:space="0" w:color="auto"/>
            <w:right w:val="none" w:sz="0" w:space="0" w:color="auto"/>
          </w:divBdr>
        </w:div>
        <w:div w:id="1428649392">
          <w:marLeft w:val="640"/>
          <w:marRight w:val="0"/>
          <w:marTop w:val="0"/>
          <w:marBottom w:val="0"/>
          <w:divBdr>
            <w:top w:val="none" w:sz="0" w:space="0" w:color="auto"/>
            <w:left w:val="none" w:sz="0" w:space="0" w:color="auto"/>
            <w:bottom w:val="none" w:sz="0" w:space="0" w:color="auto"/>
            <w:right w:val="none" w:sz="0" w:space="0" w:color="auto"/>
          </w:divBdr>
        </w:div>
        <w:div w:id="2097240563">
          <w:marLeft w:val="640"/>
          <w:marRight w:val="0"/>
          <w:marTop w:val="0"/>
          <w:marBottom w:val="0"/>
          <w:divBdr>
            <w:top w:val="none" w:sz="0" w:space="0" w:color="auto"/>
            <w:left w:val="none" w:sz="0" w:space="0" w:color="auto"/>
            <w:bottom w:val="none" w:sz="0" w:space="0" w:color="auto"/>
            <w:right w:val="none" w:sz="0" w:space="0" w:color="auto"/>
          </w:divBdr>
        </w:div>
        <w:div w:id="1734884834">
          <w:marLeft w:val="640"/>
          <w:marRight w:val="0"/>
          <w:marTop w:val="0"/>
          <w:marBottom w:val="0"/>
          <w:divBdr>
            <w:top w:val="none" w:sz="0" w:space="0" w:color="auto"/>
            <w:left w:val="none" w:sz="0" w:space="0" w:color="auto"/>
            <w:bottom w:val="none" w:sz="0" w:space="0" w:color="auto"/>
            <w:right w:val="none" w:sz="0" w:space="0" w:color="auto"/>
          </w:divBdr>
        </w:div>
        <w:div w:id="861628937">
          <w:marLeft w:val="640"/>
          <w:marRight w:val="0"/>
          <w:marTop w:val="0"/>
          <w:marBottom w:val="0"/>
          <w:divBdr>
            <w:top w:val="none" w:sz="0" w:space="0" w:color="auto"/>
            <w:left w:val="none" w:sz="0" w:space="0" w:color="auto"/>
            <w:bottom w:val="none" w:sz="0" w:space="0" w:color="auto"/>
            <w:right w:val="none" w:sz="0" w:space="0" w:color="auto"/>
          </w:divBdr>
        </w:div>
        <w:div w:id="106701585">
          <w:marLeft w:val="640"/>
          <w:marRight w:val="0"/>
          <w:marTop w:val="0"/>
          <w:marBottom w:val="0"/>
          <w:divBdr>
            <w:top w:val="none" w:sz="0" w:space="0" w:color="auto"/>
            <w:left w:val="none" w:sz="0" w:space="0" w:color="auto"/>
            <w:bottom w:val="none" w:sz="0" w:space="0" w:color="auto"/>
            <w:right w:val="none" w:sz="0" w:space="0" w:color="auto"/>
          </w:divBdr>
        </w:div>
        <w:div w:id="1213730215">
          <w:marLeft w:val="640"/>
          <w:marRight w:val="0"/>
          <w:marTop w:val="0"/>
          <w:marBottom w:val="0"/>
          <w:divBdr>
            <w:top w:val="none" w:sz="0" w:space="0" w:color="auto"/>
            <w:left w:val="none" w:sz="0" w:space="0" w:color="auto"/>
            <w:bottom w:val="none" w:sz="0" w:space="0" w:color="auto"/>
            <w:right w:val="none" w:sz="0" w:space="0" w:color="auto"/>
          </w:divBdr>
        </w:div>
        <w:div w:id="1322735272">
          <w:marLeft w:val="640"/>
          <w:marRight w:val="0"/>
          <w:marTop w:val="0"/>
          <w:marBottom w:val="0"/>
          <w:divBdr>
            <w:top w:val="none" w:sz="0" w:space="0" w:color="auto"/>
            <w:left w:val="none" w:sz="0" w:space="0" w:color="auto"/>
            <w:bottom w:val="none" w:sz="0" w:space="0" w:color="auto"/>
            <w:right w:val="none" w:sz="0" w:space="0" w:color="auto"/>
          </w:divBdr>
        </w:div>
        <w:div w:id="306395843">
          <w:marLeft w:val="640"/>
          <w:marRight w:val="0"/>
          <w:marTop w:val="0"/>
          <w:marBottom w:val="0"/>
          <w:divBdr>
            <w:top w:val="none" w:sz="0" w:space="0" w:color="auto"/>
            <w:left w:val="none" w:sz="0" w:space="0" w:color="auto"/>
            <w:bottom w:val="none" w:sz="0" w:space="0" w:color="auto"/>
            <w:right w:val="none" w:sz="0" w:space="0" w:color="auto"/>
          </w:divBdr>
        </w:div>
        <w:div w:id="1836723519">
          <w:marLeft w:val="640"/>
          <w:marRight w:val="0"/>
          <w:marTop w:val="0"/>
          <w:marBottom w:val="0"/>
          <w:divBdr>
            <w:top w:val="none" w:sz="0" w:space="0" w:color="auto"/>
            <w:left w:val="none" w:sz="0" w:space="0" w:color="auto"/>
            <w:bottom w:val="none" w:sz="0" w:space="0" w:color="auto"/>
            <w:right w:val="none" w:sz="0" w:space="0" w:color="auto"/>
          </w:divBdr>
        </w:div>
        <w:div w:id="1713380415">
          <w:marLeft w:val="640"/>
          <w:marRight w:val="0"/>
          <w:marTop w:val="0"/>
          <w:marBottom w:val="0"/>
          <w:divBdr>
            <w:top w:val="none" w:sz="0" w:space="0" w:color="auto"/>
            <w:left w:val="none" w:sz="0" w:space="0" w:color="auto"/>
            <w:bottom w:val="none" w:sz="0" w:space="0" w:color="auto"/>
            <w:right w:val="none" w:sz="0" w:space="0" w:color="auto"/>
          </w:divBdr>
        </w:div>
        <w:div w:id="1022123753">
          <w:marLeft w:val="640"/>
          <w:marRight w:val="0"/>
          <w:marTop w:val="0"/>
          <w:marBottom w:val="0"/>
          <w:divBdr>
            <w:top w:val="none" w:sz="0" w:space="0" w:color="auto"/>
            <w:left w:val="none" w:sz="0" w:space="0" w:color="auto"/>
            <w:bottom w:val="none" w:sz="0" w:space="0" w:color="auto"/>
            <w:right w:val="none" w:sz="0" w:space="0" w:color="auto"/>
          </w:divBdr>
        </w:div>
        <w:div w:id="615601616">
          <w:marLeft w:val="640"/>
          <w:marRight w:val="0"/>
          <w:marTop w:val="0"/>
          <w:marBottom w:val="0"/>
          <w:divBdr>
            <w:top w:val="none" w:sz="0" w:space="0" w:color="auto"/>
            <w:left w:val="none" w:sz="0" w:space="0" w:color="auto"/>
            <w:bottom w:val="none" w:sz="0" w:space="0" w:color="auto"/>
            <w:right w:val="none" w:sz="0" w:space="0" w:color="auto"/>
          </w:divBdr>
        </w:div>
        <w:div w:id="897519125">
          <w:marLeft w:val="640"/>
          <w:marRight w:val="0"/>
          <w:marTop w:val="0"/>
          <w:marBottom w:val="0"/>
          <w:divBdr>
            <w:top w:val="none" w:sz="0" w:space="0" w:color="auto"/>
            <w:left w:val="none" w:sz="0" w:space="0" w:color="auto"/>
            <w:bottom w:val="none" w:sz="0" w:space="0" w:color="auto"/>
            <w:right w:val="none" w:sz="0" w:space="0" w:color="auto"/>
          </w:divBdr>
        </w:div>
        <w:div w:id="1319462510">
          <w:marLeft w:val="640"/>
          <w:marRight w:val="0"/>
          <w:marTop w:val="0"/>
          <w:marBottom w:val="0"/>
          <w:divBdr>
            <w:top w:val="none" w:sz="0" w:space="0" w:color="auto"/>
            <w:left w:val="none" w:sz="0" w:space="0" w:color="auto"/>
            <w:bottom w:val="none" w:sz="0" w:space="0" w:color="auto"/>
            <w:right w:val="none" w:sz="0" w:space="0" w:color="auto"/>
          </w:divBdr>
        </w:div>
        <w:div w:id="821120329">
          <w:marLeft w:val="640"/>
          <w:marRight w:val="0"/>
          <w:marTop w:val="0"/>
          <w:marBottom w:val="0"/>
          <w:divBdr>
            <w:top w:val="none" w:sz="0" w:space="0" w:color="auto"/>
            <w:left w:val="none" w:sz="0" w:space="0" w:color="auto"/>
            <w:bottom w:val="none" w:sz="0" w:space="0" w:color="auto"/>
            <w:right w:val="none" w:sz="0" w:space="0" w:color="auto"/>
          </w:divBdr>
        </w:div>
        <w:div w:id="413085934">
          <w:marLeft w:val="640"/>
          <w:marRight w:val="0"/>
          <w:marTop w:val="0"/>
          <w:marBottom w:val="0"/>
          <w:divBdr>
            <w:top w:val="none" w:sz="0" w:space="0" w:color="auto"/>
            <w:left w:val="none" w:sz="0" w:space="0" w:color="auto"/>
            <w:bottom w:val="none" w:sz="0" w:space="0" w:color="auto"/>
            <w:right w:val="none" w:sz="0" w:space="0" w:color="auto"/>
          </w:divBdr>
        </w:div>
        <w:div w:id="977344657">
          <w:marLeft w:val="640"/>
          <w:marRight w:val="0"/>
          <w:marTop w:val="0"/>
          <w:marBottom w:val="0"/>
          <w:divBdr>
            <w:top w:val="none" w:sz="0" w:space="0" w:color="auto"/>
            <w:left w:val="none" w:sz="0" w:space="0" w:color="auto"/>
            <w:bottom w:val="none" w:sz="0" w:space="0" w:color="auto"/>
            <w:right w:val="none" w:sz="0" w:space="0" w:color="auto"/>
          </w:divBdr>
        </w:div>
        <w:div w:id="2016954539">
          <w:marLeft w:val="640"/>
          <w:marRight w:val="0"/>
          <w:marTop w:val="0"/>
          <w:marBottom w:val="0"/>
          <w:divBdr>
            <w:top w:val="none" w:sz="0" w:space="0" w:color="auto"/>
            <w:left w:val="none" w:sz="0" w:space="0" w:color="auto"/>
            <w:bottom w:val="none" w:sz="0" w:space="0" w:color="auto"/>
            <w:right w:val="none" w:sz="0" w:space="0" w:color="auto"/>
          </w:divBdr>
        </w:div>
        <w:div w:id="1487624643">
          <w:marLeft w:val="640"/>
          <w:marRight w:val="0"/>
          <w:marTop w:val="0"/>
          <w:marBottom w:val="0"/>
          <w:divBdr>
            <w:top w:val="none" w:sz="0" w:space="0" w:color="auto"/>
            <w:left w:val="none" w:sz="0" w:space="0" w:color="auto"/>
            <w:bottom w:val="none" w:sz="0" w:space="0" w:color="auto"/>
            <w:right w:val="none" w:sz="0" w:space="0" w:color="auto"/>
          </w:divBdr>
        </w:div>
        <w:div w:id="1058044961">
          <w:marLeft w:val="640"/>
          <w:marRight w:val="0"/>
          <w:marTop w:val="0"/>
          <w:marBottom w:val="0"/>
          <w:divBdr>
            <w:top w:val="none" w:sz="0" w:space="0" w:color="auto"/>
            <w:left w:val="none" w:sz="0" w:space="0" w:color="auto"/>
            <w:bottom w:val="none" w:sz="0" w:space="0" w:color="auto"/>
            <w:right w:val="none" w:sz="0" w:space="0" w:color="auto"/>
          </w:divBdr>
        </w:div>
        <w:div w:id="434057429">
          <w:marLeft w:val="640"/>
          <w:marRight w:val="0"/>
          <w:marTop w:val="0"/>
          <w:marBottom w:val="0"/>
          <w:divBdr>
            <w:top w:val="none" w:sz="0" w:space="0" w:color="auto"/>
            <w:left w:val="none" w:sz="0" w:space="0" w:color="auto"/>
            <w:bottom w:val="none" w:sz="0" w:space="0" w:color="auto"/>
            <w:right w:val="none" w:sz="0" w:space="0" w:color="auto"/>
          </w:divBdr>
        </w:div>
        <w:div w:id="1984769795">
          <w:marLeft w:val="640"/>
          <w:marRight w:val="0"/>
          <w:marTop w:val="0"/>
          <w:marBottom w:val="0"/>
          <w:divBdr>
            <w:top w:val="none" w:sz="0" w:space="0" w:color="auto"/>
            <w:left w:val="none" w:sz="0" w:space="0" w:color="auto"/>
            <w:bottom w:val="none" w:sz="0" w:space="0" w:color="auto"/>
            <w:right w:val="none" w:sz="0" w:space="0" w:color="auto"/>
          </w:divBdr>
        </w:div>
        <w:div w:id="373625695">
          <w:marLeft w:val="640"/>
          <w:marRight w:val="0"/>
          <w:marTop w:val="0"/>
          <w:marBottom w:val="0"/>
          <w:divBdr>
            <w:top w:val="none" w:sz="0" w:space="0" w:color="auto"/>
            <w:left w:val="none" w:sz="0" w:space="0" w:color="auto"/>
            <w:bottom w:val="none" w:sz="0" w:space="0" w:color="auto"/>
            <w:right w:val="none" w:sz="0" w:space="0" w:color="auto"/>
          </w:divBdr>
        </w:div>
        <w:div w:id="548735419">
          <w:marLeft w:val="640"/>
          <w:marRight w:val="0"/>
          <w:marTop w:val="0"/>
          <w:marBottom w:val="0"/>
          <w:divBdr>
            <w:top w:val="none" w:sz="0" w:space="0" w:color="auto"/>
            <w:left w:val="none" w:sz="0" w:space="0" w:color="auto"/>
            <w:bottom w:val="none" w:sz="0" w:space="0" w:color="auto"/>
            <w:right w:val="none" w:sz="0" w:space="0" w:color="auto"/>
          </w:divBdr>
        </w:div>
        <w:div w:id="1571817043">
          <w:marLeft w:val="640"/>
          <w:marRight w:val="0"/>
          <w:marTop w:val="0"/>
          <w:marBottom w:val="0"/>
          <w:divBdr>
            <w:top w:val="none" w:sz="0" w:space="0" w:color="auto"/>
            <w:left w:val="none" w:sz="0" w:space="0" w:color="auto"/>
            <w:bottom w:val="none" w:sz="0" w:space="0" w:color="auto"/>
            <w:right w:val="none" w:sz="0" w:space="0" w:color="auto"/>
          </w:divBdr>
        </w:div>
        <w:div w:id="890459251">
          <w:marLeft w:val="640"/>
          <w:marRight w:val="0"/>
          <w:marTop w:val="0"/>
          <w:marBottom w:val="0"/>
          <w:divBdr>
            <w:top w:val="none" w:sz="0" w:space="0" w:color="auto"/>
            <w:left w:val="none" w:sz="0" w:space="0" w:color="auto"/>
            <w:bottom w:val="none" w:sz="0" w:space="0" w:color="auto"/>
            <w:right w:val="none" w:sz="0" w:space="0" w:color="auto"/>
          </w:divBdr>
        </w:div>
        <w:div w:id="1892423830">
          <w:marLeft w:val="640"/>
          <w:marRight w:val="0"/>
          <w:marTop w:val="0"/>
          <w:marBottom w:val="0"/>
          <w:divBdr>
            <w:top w:val="none" w:sz="0" w:space="0" w:color="auto"/>
            <w:left w:val="none" w:sz="0" w:space="0" w:color="auto"/>
            <w:bottom w:val="none" w:sz="0" w:space="0" w:color="auto"/>
            <w:right w:val="none" w:sz="0" w:space="0" w:color="auto"/>
          </w:divBdr>
        </w:div>
        <w:div w:id="1102455486">
          <w:marLeft w:val="640"/>
          <w:marRight w:val="0"/>
          <w:marTop w:val="0"/>
          <w:marBottom w:val="0"/>
          <w:divBdr>
            <w:top w:val="none" w:sz="0" w:space="0" w:color="auto"/>
            <w:left w:val="none" w:sz="0" w:space="0" w:color="auto"/>
            <w:bottom w:val="none" w:sz="0" w:space="0" w:color="auto"/>
            <w:right w:val="none" w:sz="0" w:space="0" w:color="auto"/>
          </w:divBdr>
        </w:div>
        <w:div w:id="1529562534">
          <w:marLeft w:val="640"/>
          <w:marRight w:val="0"/>
          <w:marTop w:val="0"/>
          <w:marBottom w:val="0"/>
          <w:divBdr>
            <w:top w:val="none" w:sz="0" w:space="0" w:color="auto"/>
            <w:left w:val="none" w:sz="0" w:space="0" w:color="auto"/>
            <w:bottom w:val="none" w:sz="0" w:space="0" w:color="auto"/>
            <w:right w:val="none" w:sz="0" w:space="0" w:color="auto"/>
          </w:divBdr>
        </w:div>
        <w:div w:id="73206378">
          <w:marLeft w:val="640"/>
          <w:marRight w:val="0"/>
          <w:marTop w:val="0"/>
          <w:marBottom w:val="0"/>
          <w:divBdr>
            <w:top w:val="none" w:sz="0" w:space="0" w:color="auto"/>
            <w:left w:val="none" w:sz="0" w:space="0" w:color="auto"/>
            <w:bottom w:val="none" w:sz="0" w:space="0" w:color="auto"/>
            <w:right w:val="none" w:sz="0" w:space="0" w:color="auto"/>
          </w:divBdr>
        </w:div>
        <w:div w:id="193807953">
          <w:marLeft w:val="640"/>
          <w:marRight w:val="0"/>
          <w:marTop w:val="0"/>
          <w:marBottom w:val="0"/>
          <w:divBdr>
            <w:top w:val="none" w:sz="0" w:space="0" w:color="auto"/>
            <w:left w:val="none" w:sz="0" w:space="0" w:color="auto"/>
            <w:bottom w:val="none" w:sz="0" w:space="0" w:color="auto"/>
            <w:right w:val="none" w:sz="0" w:space="0" w:color="auto"/>
          </w:divBdr>
        </w:div>
        <w:div w:id="1012608012">
          <w:marLeft w:val="640"/>
          <w:marRight w:val="0"/>
          <w:marTop w:val="0"/>
          <w:marBottom w:val="0"/>
          <w:divBdr>
            <w:top w:val="none" w:sz="0" w:space="0" w:color="auto"/>
            <w:left w:val="none" w:sz="0" w:space="0" w:color="auto"/>
            <w:bottom w:val="none" w:sz="0" w:space="0" w:color="auto"/>
            <w:right w:val="none" w:sz="0" w:space="0" w:color="auto"/>
          </w:divBdr>
        </w:div>
        <w:div w:id="1291326213">
          <w:marLeft w:val="640"/>
          <w:marRight w:val="0"/>
          <w:marTop w:val="0"/>
          <w:marBottom w:val="0"/>
          <w:divBdr>
            <w:top w:val="none" w:sz="0" w:space="0" w:color="auto"/>
            <w:left w:val="none" w:sz="0" w:space="0" w:color="auto"/>
            <w:bottom w:val="none" w:sz="0" w:space="0" w:color="auto"/>
            <w:right w:val="none" w:sz="0" w:space="0" w:color="auto"/>
          </w:divBdr>
        </w:div>
        <w:div w:id="758869585">
          <w:marLeft w:val="640"/>
          <w:marRight w:val="0"/>
          <w:marTop w:val="0"/>
          <w:marBottom w:val="0"/>
          <w:divBdr>
            <w:top w:val="none" w:sz="0" w:space="0" w:color="auto"/>
            <w:left w:val="none" w:sz="0" w:space="0" w:color="auto"/>
            <w:bottom w:val="none" w:sz="0" w:space="0" w:color="auto"/>
            <w:right w:val="none" w:sz="0" w:space="0" w:color="auto"/>
          </w:divBdr>
        </w:div>
        <w:div w:id="1188636969">
          <w:marLeft w:val="640"/>
          <w:marRight w:val="0"/>
          <w:marTop w:val="0"/>
          <w:marBottom w:val="0"/>
          <w:divBdr>
            <w:top w:val="none" w:sz="0" w:space="0" w:color="auto"/>
            <w:left w:val="none" w:sz="0" w:space="0" w:color="auto"/>
            <w:bottom w:val="none" w:sz="0" w:space="0" w:color="auto"/>
            <w:right w:val="none" w:sz="0" w:space="0" w:color="auto"/>
          </w:divBdr>
        </w:div>
        <w:div w:id="478229400">
          <w:marLeft w:val="640"/>
          <w:marRight w:val="0"/>
          <w:marTop w:val="0"/>
          <w:marBottom w:val="0"/>
          <w:divBdr>
            <w:top w:val="none" w:sz="0" w:space="0" w:color="auto"/>
            <w:left w:val="none" w:sz="0" w:space="0" w:color="auto"/>
            <w:bottom w:val="none" w:sz="0" w:space="0" w:color="auto"/>
            <w:right w:val="none" w:sz="0" w:space="0" w:color="auto"/>
          </w:divBdr>
        </w:div>
        <w:div w:id="1958096875">
          <w:marLeft w:val="640"/>
          <w:marRight w:val="0"/>
          <w:marTop w:val="0"/>
          <w:marBottom w:val="0"/>
          <w:divBdr>
            <w:top w:val="none" w:sz="0" w:space="0" w:color="auto"/>
            <w:left w:val="none" w:sz="0" w:space="0" w:color="auto"/>
            <w:bottom w:val="none" w:sz="0" w:space="0" w:color="auto"/>
            <w:right w:val="none" w:sz="0" w:space="0" w:color="auto"/>
          </w:divBdr>
        </w:div>
        <w:div w:id="1620603817">
          <w:marLeft w:val="640"/>
          <w:marRight w:val="0"/>
          <w:marTop w:val="0"/>
          <w:marBottom w:val="0"/>
          <w:divBdr>
            <w:top w:val="none" w:sz="0" w:space="0" w:color="auto"/>
            <w:left w:val="none" w:sz="0" w:space="0" w:color="auto"/>
            <w:bottom w:val="none" w:sz="0" w:space="0" w:color="auto"/>
            <w:right w:val="none" w:sz="0" w:space="0" w:color="auto"/>
          </w:divBdr>
        </w:div>
        <w:div w:id="877936120">
          <w:marLeft w:val="640"/>
          <w:marRight w:val="0"/>
          <w:marTop w:val="0"/>
          <w:marBottom w:val="0"/>
          <w:divBdr>
            <w:top w:val="none" w:sz="0" w:space="0" w:color="auto"/>
            <w:left w:val="none" w:sz="0" w:space="0" w:color="auto"/>
            <w:bottom w:val="none" w:sz="0" w:space="0" w:color="auto"/>
            <w:right w:val="none" w:sz="0" w:space="0" w:color="auto"/>
          </w:divBdr>
        </w:div>
        <w:div w:id="2124612613">
          <w:marLeft w:val="640"/>
          <w:marRight w:val="0"/>
          <w:marTop w:val="0"/>
          <w:marBottom w:val="0"/>
          <w:divBdr>
            <w:top w:val="none" w:sz="0" w:space="0" w:color="auto"/>
            <w:left w:val="none" w:sz="0" w:space="0" w:color="auto"/>
            <w:bottom w:val="none" w:sz="0" w:space="0" w:color="auto"/>
            <w:right w:val="none" w:sz="0" w:space="0" w:color="auto"/>
          </w:divBdr>
        </w:div>
        <w:div w:id="787239039">
          <w:marLeft w:val="640"/>
          <w:marRight w:val="0"/>
          <w:marTop w:val="0"/>
          <w:marBottom w:val="0"/>
          <w:divBdr>
            <w:top w:val="none" w:sz="0" w:space="0" w:color="auto"/>
            <w:left w:val="none" w:sz="0" w:space="0" w:color="auto"/>
            <w:bottom w:val="none" w:sz="0" w:space="0" w:color="auto"/>
            <w:right w:val="none" w:sz="0" w:space="0" w:color="auto"/>
          </w:divBdr>
        </w:div>
        <w:div w:id="881863132">
          <w:marLeft w:val="640"/>
          <w:marRight w:val="0"/>
          <w:marTop w:val="0"/>
          <w:marBottom w:val="0"/>
          <w:divBdr>
            <w:top w:val="none" w:sz="0" w:space="0" w:color="auto"/>
            <w:left w:val="none" w:sz="0" w:space="0" w:color="auto"/>
            <w:bottom w:val="none" w:sz="0" w:space="0" w:color="auto"/>
            <w:right w:val="none" w:sz="0" w:space="0" w:color="auto"/>
          </w:divBdr>
        </w:div>
        <w:div w:id="1723407376">
          <w:marLeft w:val="640"/>
          <w:marRight w:val="0"/>
          <w:marTop w:val="0"/>
          <w:marBottom w:val="0"/>
          <w:divBdr>
            <w:top w:val="none" w:sz="0" w:space="0" w:color="auto"/>
            <w:left w:val="none" w:sz="0" w:space="0" w:color="auto"/>
            <w:bottom w:val="none" w:sz="0" w:space="0" w:color="auto"/>
            <w:right w:val="none" w:sz="0" w:space="0" w:color="auto"/>
          </w:divBdr>
        </w:div>
        <w:div w:id="274869624">
          <w:marLeft w:val="640"/>
          <w:marRight w:val="0"/>
          <w:marTop w:val="0"/>
          <w:marBottom w:val="0"/>
          <w:divBdr>
            <w:top w:val="none" w:sz="0" w:space="0" w:color="auto"/>
            <w:left w:val="none" w:sz="0" w:space="0" w:color="auto"/>
            <w:bottom w:val="none" w:sz="0" w:space="0" w:color="auto"/>
            <w:right w:val="none" w:sz="0" w:space="0" w:color="auto"/>
          </w:divBdr>
        </w:div>
        <w:div w:id="1871870494">
          <w:marLeft w:val="640"/>
          <w:marRight w:val="0"/>
          <w:marTop w:val="0"/>
          <w:marBottom w:val="0"/>
          <w:divBdr>
            <w:top w:val="none" w:sz="0" w:space="0" w:color="auto"/>
            <w:left w:val="none" w:sz="0" w:space="0" w:color="auto"/>
            <w:bottom w:val="none" w:sz="0" w:space="0" w:color="auto"/>
            <w:right w:val="none" w:sz="0" w:space="0" w:color="auto"/>
          </w:divBdr>
        </w:div>
        <w:div w:id="1953172418">
          <w:marLeft w:val="640"/>
          <w:marRight w:val="0"/>
          <w:marTop w:val="0"/>
          <w:marBottom w:val="0"/>
          <w:divBdr>
            <w:top w:val="none" w:sz="0" w:space="0" w:color="auto"/>
            <w:left w:val="none" w:sz="0" w:space="0" w:color="auto"/>
            <w:bottom w:val="none" w:sz="0" w:space="0" w:color="auto"/>
            <w:right w:val="none" w:sz="0" w:space="0" w:color="auto"/>
          </w:divBdr>
        </w:div>
        <w:div w:id="170027411">
          <w:marLeft w:val="640"/>
          <w:marRight w:val="0"/>
          <w:marTop w:val="0"/>
          <w:marBottom w:val="0"/>
          <w:divBdr>
            <w:top w:val="none" w:sz="0" w:space="0" w:color="auto"/>
            <w:left w:val="none" w:sz="0" w:space="0" w:color="auto"/>
            <w:bottom w:val="none" w:sz="0" w:space="0" w:color="auto"/>
            <w:right w:val="none" w:sz="0" w:space="0" w:color="auto"/>
          </w:divBdr>
        </w:div>
        <w:div w:id="1581022981">
          <w:marLeft w:val="640"/>
          <w:marRight w:val="0"/>
          <w:marTop w:val="0"/>
          <w:marBottom w:val="0"/>
          <w:divBdr>
            <w:top w:val="none" w:sz="0" w:space="0" w:color="auto"/>
            <w:left w:val="none" w:sz="0" w:space="0" w:color="auto"/>
            <w:bottom w:val="none" w:sz="0" w:space="0" w:color="auto"/>
            <w:right w:val="none" w:sz="0" w:space="0" w:color="auto"/>
          </w:divBdr>
        </w:div>
        <w:div w:id="589050052">
          <w:marLeft w:val="640"/>
          <w:marRight w:val="0"/>
          <w:marTop w:val="0"/>
          <w:marBottom w:val="0"/>
          <w:divBdr>
            <w:top w:val="none" w:sz="0" w:space="0" w:color="auto"/>
            <w:left w:val="none" w:sz="0" w:space="0" w:color="auto"/>
            <w:bottom w:val="none" w:sz="0" w:space="0" w:color="auto"/>
            <w:right w:val="none" w:sz="0" w:space="0" w:color="auto"/>
          </w:divBdr>
        </w:div>
      </w:divsChild>
    </w:div>
    <w:div w:id="1788084450">
      <w:bodyDiv w:val="1"/>
      <w:marLeft w:val="0"/>
      <w:marRight w:val="0"/>
      <w:marTop w:val="0"/>
      <w:marBottom w:val="0"/>
      <w:divBdr>
        <w:top w:val="none" w:sz="0" w:space="0" w:color="auto"/>
        <w:left w:val="none" w:sz="0" w:space="0" w:color="auto"/>
        <w:bottom w:val="none" w:sz="0" w:space="0" w:color="auto"/>
        <w:right w:val="none" w:sz="0" w:space="0" w:color="auto"/>
      </w:divBdr>
    </w:div>
    <w:div w:id="1813448707">
      <w:bodyDiv w:val="1"/>
      <w:marLeft w:val="0"/>
      <w:marRight w:val="0"/>
      <w:marTop w:val="0"/>
      <w:marBottom w:val="0"/>
      <w:divBdr>
        <w:top w:val="none" w:sz="0" w:space="0" w:color="auto"/>
        <w:left w:val="none" w:sz="0" w:space="0" w:color="auto"/>
        <w:bottom w:val="none" w:sz="0" w:space="0" w:color="auto"/>
        <w:right w:val="none" w:sz="0" w:space="0" w:color="auto"/>
      </w:divBdr>
      <w:divsChild>
        <w:div w:id="2071726973">
          <w:marLeft w:val="640"/>
          <w:marRight w:val="0"/>
          <w:marTop w:val="0"/>
          <w:marBottom w:val="0"/>
          <w:divBdr>
            <w:top w:val="none" w:sz="0" w:space="0" w:color="auto"/>
            <w:left w:val="none" w:sz="0" w:space="0" w:color="auto"/>
            <w:bottom w:val="none" w:sz="0" w:space="0" w:color="auto"/>
            <w:right w:val="none" w:sz="0" w:space="0" w:color="auto"/>
          </w:divBdr>
        </w:div>
        <w:div w:id="1393307746">
          <w:marLeft w:val="640"/>
          <w:marRight w:val="0"/>
          <w:marTop w:val="0"/>
          <w:marBottom w:val="0"/>
          <w:divBdr>
            <w:top w:val="none" w:sz="0" w:space="0" w:color="auto"/>
            <w:left w:val="none" w:sz="0" w:space="0" w:color="auto"/>
            <w:bottom w:val="none" w:sz="0" w:space="0" w:color="auto"/>
            <w:right w:val="none" w:sz="0" w:space="0" w:color="auto"/>
          </w:divBdr>
        </w:div>
        <w:div w:id="1144546883">
          <w:marLeft w:val="640"/>
          <w:marRight w:val="0"/>
          <w:marTop w:val="0"/>
          <w:marBottom w:val="0"/>
          <w:divBdr>
            <w:top w:val="none" w:sz="0" w:space="0" w:color="auto"/>
            <w:left w:val="none" w:sz="0" w:space="0" w:color="auto"/>
            <w:bottom w:val="none" w:sz="0" w:space="0" w:color="auto"/>
            <w:right w:val="none" w:sz="0" w:space="0" w:color="auto"/>
          </w:divBdr>
        </w:div>
        <w:div w:id="1255826073">
          <w:marLeft w:val="640"/>
          <w:marRight w:val="0"/>
          <w:marTop w:val="0"/>
          <w:marBottom w:val="0"/>
          <w:divBdr>
            <w:top w:val="none" w:sz="0" w:space="0" w:color="auto"/>
            <w:left w:val="none" w:sz="0" w:space="0" w:color="auto"/>
            <w:bottom w:val="none" w:sz="0" w:space="0" w:color="auto"/>
            <w:right w:val="none" w:sz="0" w:space="0" w:color="auto"/>
          </w:divBdr>
        </w:div>
        <w:div w:id="1005520946">
          <w:marLeft w:val="640"/>
          <w:marRight w:val="0"/>
          <w:marTop w:val="0"/>
          <w:marBottom w:val="0"/>
          <w:divBdr>
            <w:top w:val="none" w:sz="0" w:space="0" w:color="auto"/>
            <w:left w:val="none" w:sz="0" w:space="0" w:color="auto"/>
            <w:bottom w:val="none" w:sz="0" w:space="0" w:color="auto"/>
            <w:right w:val="none" w:sz="0" w:space="0" w:color="auto"/>
          </w:divBdr>
        </w:div>
        <w:div w:id="53940880">
          <w:marLeft w:val="640"/>
          <w:marRight w:val="0"/>
          <w:marTop w:val="0"/>
          <w:marBottom w:val="0"/>
          <w:divBdr>
            <w:top w:val="none" w:sz="0" w:space="0" w:color="auto"/>
            <w:left w:val="none" w:sz="0" w:space="0" w:color="auto"/>
            <w:bottom w:val="none" w:sz="0" w:space="0" w:color="auto"/>
            <w:right w:val="none" w:sz="0" w:space="0" w:color="auto"/>
          </w:divBdr>
        </w:div>
        <w:div w:id="865605441">
          <w:marLeft w:val="640"/>
          <w:marRight w:val="0"/>
          <w:marTop w:val="0"/>
          <w:marBottom w:val="0"/>
          <w:divBdr>
            <w:top w:val="none" w:sz="0" w:space="0" w:color="auto"/>
            <w:left w:val="none" w:sz="0" w:space="0" w:color="auto"/>
            <w:bottom w:val="none" w:sz="0" w:space="0" w:color="auto"/>
            <w:right w:val="none" w:sz="0" w:space="0" w:color="auto"/>
          </w:divBdr>
        </w:div>
        <w:div w:id="981890802">
          <w:marLeft w:val="640"/>
          <w:marRight w:val="0"/>
          <w:marTop w:val="0"/>
          <w:marBottom w:val="0"/>
          <w:divBdr>
            <w:top w:val="none" w:sz="0" w:space="0" w:color="auto"/>
            <w:left w:val="none" w:sz="0" w:space="0" w:color="auto"/>
            <w:bottom w:val="none" w:sz="0" w:space="0" w:color="auto"/>
            <w:right w:val="none" w:sz="0" w:space="0" w:color="auto"/>
          </w:divBdr>
        </w:div>
        <w:div w:id="1341927231">
          <w:marLeft w:val="640"/>
          <w:marRight w:val="0"/>
          <w:marTop w:val="0"/>
          <w:marBottom w:val="0"/>
          <w:divBdr>
            <w:top w:val="none" w:sz="0" w:space="0" w:color="auto"/>
            <w:left w:val="none" w:sz="0" w:space="0" w:color="auto"/>
            <w:bottom w:val="none" w:sz="0" w:space="0" w:color="auto"/>
            <w:right w:val="none" w:sz="0" w:space="0" w:color="auto"/>
          </w:divBdr>
        </w:div>
        <w:div w:id="700979247">
          <w:marLeft w:val="640"/>
          <w:marRight w:val="0"/>
          <w:marTop w:val="0"/>
          <w:marBottom w:val="0"/>
          <w:divBdr>
            <w:top w:val="none" w:sz="0" w:space="0" w:color="auto"/>
            <w:left w:val="none" w:sz="0" w:space="0" w:color="auto"/>
            <w:bottom w:val="none" w:sz="0" w:space="0" w:color="auto"/>
            <w:right w:val="none" w:sz="0" w:space="0" w:color="auto"/>
          </w:divBdr>
        </w:div>
        <w:div w:id="1230772361">
          <w:marLeft w:val="640"/>
          <w:marRight w:val="0"/>
          <w:marTop w:val="0"/>
          <w:marBottom w:val="0"/>
          <w:divBdr>
            <w:top w:val="none" w:sz="0" w:space="0" w:color="auto"/>
            <w:left w:val="none" w:sz="0" w:space="0" w:color="auto"/>
            <w:bottom w:val="none" w:sz="0" w:space="0" w:color="auto"/>
            <w:right w:val="none" w:sz="0" w:space="0" w:color="auto"/>
          </w:divBdr>
        </w:div>
        <w:div w:id="1048526857">
          <w:marLeft w:val="640"/>
          <w:marRight w:val="0"/>
          <w:marTop w:val="0"/>
          <w:marBottom w:val="0"/>
          <w:divBdr>
            <w:top w:val="none" w:sz="0" w:space="0" w:color="auto"/>
            <w:left w:val="none" w:sz="0" w:space="0" w:color="auto"/>
            <w:bottom w:val="none" w:sz="0" w:space="0" w:color="auto"/>
            <w:right w:val="none" w:sz="0" w:space="0" w:color="auto"/>
          </w:divBdr>
        </w:div>
        <w:div w:id="814682956">
          <w:marLeft w:val="640"/>
          <w:marRight w:val="0"/>
          <w:marTop w:val="0"/>
          <w:marBottom w:val="0"/>
          <w:divBdr>
            <w:top w:val="none" w:sz="0" w:space="0" w:color="auto"/>
            <w:left w:val="none" w:sz="0" w:space="0" w:color="auto"/>
            <w:bottom w:val="none" w:sz="0" w:space="0" w:color="auto"/>
            <w:right w:val="none" w:sz="0" w:space="0" w:color="auto"/>
          </w:divBdr>
        </w:div>
        <w:div w:id="1344014992">
          <w:marLeft w:val="640"/>
          <w:marRight w:val="0"/>
          <w:marTop w:val="0"/>
          <w:marBottom w:val="0"/>
          <w:divBdr>
            <w:top w:val="none" w:sz="0" w:space="0" w:color="auto"/>
            <w:left w:val="none" w:sz="0" w:space="0" w:color="auto"/>
            <w:bottom w:val="none" w:sz="0" w:space="0" w:color="auto"/>
            <w:right w:val="none" w:sz="0" w:space="0" w:color="auto"/>
          </w:divBdr>
        </w:div>
        <w:div w:id="1052382881">
          <w:marLeft w:val="640"/>
          <w:marRight w:val="0"/>
          <w:marTop w:val="0"/>
          <w:marBottom w:val="0"/>
          <w:divBdr>
            <w:top w:val="none" w:sz="0" w:space="0" w:color="auto"/>
            <w:left w:val="none" w:sz="0" w:space="0" w:color="auto"/>
            <w:bottom w:val="none" w:sz="0" w:space="0" w:color="auto"/>
            <w:right w:val="none" w:sz="0" w:space="0" w:color="auto"/>
          </w:divBdr>
        </w:div>
        <w:div w:id="785975588">
          <w:marLeft w:val="640"/>
          <w:marRight w:val="0"/>
          <w:marTop w:val="0"/>
          <w:marBottom w:val="0"/>
          <w:divBdr>
            <w:top w:val="none" w:sz="0" w:space="0" w:color="auto"/>
            <w:left w:val="none" w:sz="0" w:space="0" w:color="auto"/>
            <w:bottom w:val="none" w:sz="0" w:space="0" w:color="auto"/>
            <w:right w:val="none" w:sz="0" w:space="0" w:color="auto"/>
          </w:divBdr>
        </w:div>
        <w:div w:id="825710057">
          <w:marLeft w:val="640"/>
          <w:marRight w:val="0"/>
          <w:marTop w:val="0"/>
          <w:marBottom w:val="0"/>
          <w:divBdr>
            <w:top w:val="none" w:sz="0" w:space="0" w:color="auto"/>
            <w:left w:val="none" w:sz="0" w:space="0" w:color="auto"/>
            <w:bottom w:val="none" w:sz="0" w:space="0" w:color="auto"/>
            <w:right w:val="none" w:sz="0" w:space="0" w:color="auto"/>
          </w:divBdr>
        </w:div>
        <w:div w:id="2017534583">
          <w:marLeft w:val="640"/>
          <w:marRight w:val="0"/>
          <w:marTop w:val="0"/>
          <w:marBottom w:val="0"/>
          <w:divBdr>
            <w:top w:val="none" w:sz="0" w:space="0" w:color="auto"/>
            <w:left w:val="none" w:sz="0" w:space="0" w:color="auto"/>
            <w:bottom w:val="none" w:sz="0" w:space="0" w:color="auto"/>
            <w:right w:val="none" w:sz="0" w:space="0" w:color="auto"/>
          </w:divBdr>
        </w:div>
        <w:div w:id="1019894939">
          <w:marLeft w:val="640"/>
          <w:marRight w:val="0"/>
          <w:marTop w:val="0"/>
          <w:marBottom w:val="0"/>
          <w:divBdr>
            <w:top w:val="none" w:sz="0" w:space="0" w:color="auto"/>
            <w:left w:val="none" w:sz="0" w:space="0" w:color="auto"/>
            <w:bottom w:val="none" w:sz="0" w:space="0" w:color="auto"/>
            <w:right w:val="none" w:sz="0" w:space="0" w:color="auto"/>
          </w:divBdr>
        </w:div>
        <w:div w:id="1278873454">
          <w:marLeft w:val="640"/>
          <w:marRight w:val="0"/>
          <w:marTop w:val="0"/>
          <w:marBottom w:val="0"/>
          <w:divBdr>
            <w:top w:val="none" w:sz="0" w:space="0" w:color="auto"/>
            <w:left w:val="none" w:sz="0" w:space="0" w:color="auto"/>
            <w:bottom w:val="none" w:sz="0" w:space="0" w:color="auto"/>
            <w:right w:val="none" w:sz="0" w:space="0" w:color="auto"/>
          </w:divBdr>
        </w:div>
        <w:div w:id="1752578673">
          <w:marLeft w:val="640"/>
          <w:marRight w:val="0"/>
          <w:marTop w:val="0"/>
          <w:marBottom w:val="0"/>
          <w:divBdr>
            <w:top w:val="none" w:sz="0" w:space="0" w:color="auto"/>
            <w:left w:val="none" w:sz="0" w:space="0" w:color="auto"/>
            <w:bottom w:val="none" w:sz="0" w:space="0" w:color="auto"/>
            <w:right w:val="none" w:sz="0" w:space="0" w:color="auto"/>
          </w:divBdr>
        </w:div>
        <w:div w:id="544483671">
          <w:marLeft w:val="640"/>
          <w:marRight w:val="0"/>
          <w:marTop w:val="0"/>
          <w:marBottom w:val="0"/>
          <w:divBdr>
            <w:top w:val="none" w:sz="0" w:space="0" w:color="auto"/>
            <w:left w:val="none" w:sz="0" w:space="0" w:color="auto"/>
            <w:bottom w:val="none" w:sz="0" w:space="0" w:color="auto"/>
            <w:right w:val="none" w:sz="0" w:space="0" w:color="auto"/>
          </w:divBdr>
        </w:div>
        <w:div w:id="38165272">
          <w:marLeft w:val="640"/>
          <w:marRight w:val="0"/>
          <w:marTop w:val="0"/>
          <w:marBottom w:val="0"/>
          <w:divBdr>
            <w:top w:val="none" w:sz="0" w:space="0" w:color="auto"/>
            <w:left w:val="none" w:sz="0" w:space="0" w:color="auto"/>
            <w:bottom w:val="none" w:sz="0" w:space="0" w:color="auto"/>
            <w:right w:val="none" w:sz="0" w:space="0" w:color="auto"/>
          </w:divBdr>
        </w:div>
        <w:div w:id="1510414286">
          <w:marLeft w:val="640"/>
          <w:marRight w:val="0"/>
          <w:marTop w:val="0"/>
          <w:marBottom w:val="0"/>
          <w:divBdr>
            <w:top w:val="none" w:sz="0" w:space="0" w:color="auto"/>
            <w:left w:val="none" w:sz="0" w:space="0" w:color="auto"/>
            <w:bottom w:val="none" w:sz="0" w:space="0" w:color="auto"/>
            <w:right w:val="none" w:sz="0" w:space="0" w:color="auto"/>
          </w:divBdr>
        </w:div>
        <w:div w:id="991520935">
          <w:marLeft w:val="640"/>
          <w:marRight w:val="0"/>
          <w:marTop w:val="0"/>
          <w:marBottom w:val="0"/>
          <w:divBdr>
            <w:top w:val="none" w:sz="0" w:space="0" w:color="auto"/>
            <w:left w:val="none" w:sz="0" w:space="0" w:color="auto"/>
            <w:bottom w:val="none" w:sz="0" w:space="0" w:color="auto"/>
            <w:right w:val="none" w:sz="0" w:space="0" w:color="auto"/>
          </w:divBdr>
        </w:div>
        <w:div w:id="1832062536">
          <w:marLeft w:val="640"/>
          <w:marRight w:val="0"/>
          <w:marTop w:val="0"/>
          <w:marBottom w:val="0"/>
          <w:divBdr>
            <w:top w:val="none" w:sz="0" w:space="0" w:color="auto"/>
            <w:left w:val="none" w:sz="0" w:space="0" w:color="auto"/>
            <w:bottom w:val="none" w:sz="0" w:space="0" w:color="auto"/>
            <w:right w:val="none" w:sz="0" w:space="0" w:color="auto"/>
          </w:divBdr>
        </w:div>
        <w:div w:id="2041200995">
          <w:marLeft w:val="640"/>
          <w:marRight w:val="0"/>
          <w:marTop w:val="0"/>
          <w:marBottom w:val="0"/>
          <w:divBdr>
            <w:top w:val="none" w:sz="0" w:space="0" w:color="auto"/>
            <w:left w:val="none" w:sz="0" w:space="0" w:color="auto"/>
            <w:bottom w:val="none" w:sz="0" w:space="0" w:color="auto"/>
            <w:right w:val="none" w:sz="0" w:space="0" w:color="auto"/>
          </w:divBdr>
        </w:div>
        <w:div w:id="319119515">
          <w:marLeft w:val="640"/>
          <w:marRight w:val="0"/>
          <w:marTop w:val="0"/>
          <w:marBottom w:val="0"/>
          <w:divBdr>
            <w:top w:val="none" w:sz="0" w:space="0" w:color="auto"/>
            <w:left w:val="none" w:sz="0" w:space="0" w:color="auto"/>
            <w:bottom w:val="none" w:sz="0" w:space="0" w:color="auto"/>
            <w:right w:val="none" w:sz="0" w:space="0" w:color="auto"/>
          </w:divBdr>
        </w:div>
        <w:div w:id="1043137830">
          <w:marLeft w:val="640"/>
          <w:marRight w:val="0"/>
          <w:marTop w:val="0"/>
          <w:marBottom w:val="0"/>
          <w:divBdr>
            <w:top w:val="none" w:sz="0" w:space="0" w:color="auto"/>
            <w:left w:val="none" w:sz="0" w:space="0" w:color="auto"/>
            <w:bottom w:val="none" w:sz="0" w:space="0" w:color="auto"/>
            <w:right w:val="none" w:sz="0" w:space="0" w:color="auto"/>
          </w:divBdr>
        </w:div>
        <w:div w:id="2064673465">
          <w:marLeft w:val="640"/>
          <w:marRight w:val="0"/>
          <w:marTop w:val="0"/>
          <w:marBottom w:val="0"/>
          <w:divBdr>
            <w:top w:val="none" w:sz="0" w:space="0" w:color="auto"/>
            <w:left w:val="none" w:sz="0" w:space="0" w:color="auto"/>
            <w:bottom w:val="none" w:sz="0" w:space="0" w:color="auto"/>
            <w:right w:val="none" w:sz="0" w:space="0" w:color="auto"/>
          </w:divBdr>
        </w:div>
        <w:div w:id="1385956171">
          <w:marLeft w:val="640"/>
          <w:marRight w:val="0"/>
          <w:marTop w:val="0"/>
          <w:marBottom w:val="0"/>
          <w:divBdr>
            <w:top w:val="none" w:sz="0" w:space="0" w:color="auto"/>
            <w:left w:val="none" w:sz="0" w:space="0" w:color="auto"/>
            <w:bottom w:val="none" w:sz="0" w:space="0" w:color="auto"/>
            <w:right w:val="none" w:sz="0" w:space="0" w:color="auto"/>
          </w:divBdr>
        </w:div>
        <w:div w:id="1817258445">
          <w:marLeft w:val="640"/>
          <w:marRight w:val="0"/>
          <w:marTop w:val="0"/>
          <w:marBottom w:val="0"/>
          <w:divBdr>
            <w:top w:val="none" w:sz="0" w:space="0" w:color="auto"/>
            <w:left w:val="none" w:sz="0" w:space="0" w:color="auto"/>
            <w:bottom w:val="none" w:sz="0" w:space="0" w:color="auto"/>
            <w:right w:val="none" w:sz="0" w:space="0" w:color="auto"/>
          </w:divBdr>
        </w:div>
        <w:div w:id="1056472860">
          <w:marLeft w:val="640"/>
          <w:marRight w:val="0"/>
          <w:marTop w:val="0"/>
          <w:marBottom w:val="0"/>
          <w:divBdr>
            <w:top w:val="none" w:sz="0" w:space="0" w:color="auto"/>
            <w:left w:val="none" w:sz="0" w:space="0" w:color="auto"/>
            <w:bottom w:val="none" w:sz="0" w:space="0" w:color="auto"/>
            <w:right w:val="none" w:sz="0" w:space="0" w:color="auto"/>
          </w:divBdr>
        </w:div>
        <w:div w:id="2128966142">
          <w:marLeft w:val="640"/>
          <w:marRight w:val="0"/>
          <w:marTop w:val="0"/>
          <w:marBottom w:val="0"/>
          <w:divBdr>
            <w:top w:val="none" w:sz="0" w:space="0" w:color="auto"/>
            <w:left w:val="none" w:sz="0" w:space="0" w:color="auto"/>
            <w:bottom w:val="none" w:sz="0" w:space="0" w:color="auto"/>
            <w:right w:val="none" w:sz="0" w:space="0" w:color="auto"/>
          </w:divBdr>
        </w:div>
        <w:div w:id="1367414257">
          <w:marLeft w:val="640"/>
          <w:marRight w:val="0"/>
          <w:marTop w:val="0"/>
          <w:marBottom w:val="0"/>
          <w:divBdr>
            <w:top w:val="none" w:sz="0" w:space="0" w:color="auto"/>
            <w:left w:val="none" w:sz="0" w:space="0" w:color="auto"/>
            <w:bottom w:val="none" w:sz="0" w:space="0" w:color="auto"/>
            <w:right w:val="none" w:sz="0" w:space="0" w:color="auto"/>
          </w:divBdr>
        </w:div>
        <w:div w:id="1523588884">
          <w:marLeft w:val="640"/>
          <w:marRight w:val="0"/>
          <w:marTop w:val="0"/>
          <w:marBottom w:val="0"/>
          <w:divBdr>
            <w:top w:val="none" w:sz="0" w:space="0" w:color="auto"/>
            <w:left w:val="none" w:sz="0" w:space="0" w:color="auto"/>
            <w:bottom w:val="none" w:sz="0" w:space="0" w:color="auto"/>
            <w:right w:val="none" w:sz="0" w:space="0" w:color="auto"/>
          </w:divBdr>
        </w:div>
        <w:div w:id="1371687614">
          <w:marLeft w:val="640"/>
          <w:marRight w:val="0"/>
          <w:marTop w:val="0"/>
          <w:marBottom w:val="0"/>
          <w:divBdr>
            <w:top w:val="none" w:sz="0" w:space="0" w:color="auto"/>
            <w:left w:val="none" w:sz="0" w:space="0" w:color="auto"/>
            <w:bottom w:val="none" w:sz="0" w:space="0" w:color="auto"/>
            <w:right w:val="none" w:sz="0" w:space="0" w:color="auto"/>
          </w:divBdr>
        </w:div>
        <w:div w:id="19287180">
          <w:marLeft w:val="640"/>
          <w:marRight w:val="0"/>
          <w:marTop w:val="0"/>
          <w:marBottom w:val="0"/>
          <w:divBdr>
            <w:top w:val="none" w:sz="0" w:space="0" w:color="auto"/>
            <w:left w:val="none" w:sz="0" w:space="0" w:color="auto"/>
            <w:bottom w:val="none" w:sz="0" w:space="0" w:color="auto"/>
            <w:right w:val="none" w:sz="0" w:space="0" w:color="auto"/>
          </w:divBdr>
        </w:div>
        <w:div w:id="985551418">
          <w:marLeft w:val="640"/>
          <w:marRight w:val="0"/>
          <w:marTop w:val="0"/>
          <w:marBottom w:val="0"/>
          <w:divBdr>
            <w:top w:val="none" w:sz="0" w:space="0" w:color="auto"/>
            <w:left w:val="none" w:sz="0" w:space="0" w:color="auto"/>
            <w:bottom w:val="none" w:sz="0" w:space="0" w:color="auto"/>
            <w:right w:val="none" w:sz="0" w:space="0" w:color="auto"/>
          </w:divBdr>
        </w:div>
        <w:div w:id="577524887">
          <w:marLeft w:val="640"/>
          <w:marRight w:val="0"/>
          <w:marTop w:val="0"/>
          <w:marBottom w:val="0"/>
          <w:divBdr>
            <w:top w:val="none" w:sz="0" w:space="0" w:color="auto"/>
            <w:left w:val="none" w:sz="0" w:space="0" w:color="auto"/>
            <w:bottom w:val="none" w:sz="0" w:space="0" w:color="auto"/>
            <w:right w:val="none" w:sz="0" w:space="0" w:color="auto"/>
          </w:divBdr>
        </w:div>
        <w:div w:id="1413427974">
          <w:marLeft w:val="640"/>
          <w:marRight w:val="0"/>
          <w:marTop w:val="0"/>
          <w:marBottom w:val="0"/>
          <w:divBdr>
            <w:top w:val="none" w:sz="0" w:space="0" w:color="auto"/>
            <w:left w:val="none" w:sz="0" w:space="0" w:color="auto"/>
            <w:bottom w:val="none" w:sz="0" w:space="0" w:color="auto"/>
            <w:right w:val="none" w:sz="0" w:space="0" w:color="auto"/>
          </w:divBdr>
        </w:div>
        <w:div w:id="2141803504">
          <w:marLeft w:val="640"/>
          <w:marRight w:val="0"/>
          <w:marTop w:val="0"/>
          <w:marBottom w:val="0"/>
          <w:divBdr>
            <w:top w:val="none" w:sz="0" w:space="0" w:color="auto"/>
            <w:left w:val="none" w:sz="0" w:space="0" w:color="auto"/>
            <w:bottom w:val="none" w:sz="0" w:space="0" w:color="auto"/>
            <w:right w:val="none" w:sz="0" w:space="0" w:color="auto"/>
          </w:divBdr>
        </w:div>
        <w:div w:id="1092237811">
          <w:marLeft w:val="640"/>
          <w:marRight w:val="0"/>
          <w:marTop w:val="0"/>
          <w:marBottom w:val="0"/>
          <w:divBdr>
            <w:top w:val="none" w:sz="0" w:space="0" w:color="auto"/>
            <w:left w:val="none" w:sz="0" w:space="0" w:color="auto"/>
            <w:bottom w:val="none" w:sz="0" w:space="0" w:color="auto"/>
            <w:right w:val="none" w:sz="0" w:space="0" w:color="auto"/>
          </w:divBdr>
        </w:div>
        <w:div w:id="1238632251">
          <w:marLeft w:val="640"/>
          <w:marRight w:val="0"/>
          <w:marTop w:val="0"/>
          <w:marBottom w:val="0"/>
          <w:divBdr>
            <w:top w:val="none" w:sz="0" w:space="0" w:color="auto"/>
            <w:left w:val="none" w:sz="0" w:space="0" w:color="auto"/>
            <w:bottom w:val="none" w:sz="0" w:space="0" w:color="auto"/>
            <w:right w:val="none" w:sz="0" w:space="0" w:color="auto"/>
          </w:divBdr>
        </w:div>
        <w:div w:id="1832602449">
          <w:marLeft w:val="640"/>
          <w:marRight w:val="0"/>
          <w:marTop w:val="0"/>
          <w:marBottom w:val="0"/>
          <w:divBdr>
            <w:top w:val="none" w:sz="0" w:space="0" w:color="auto"/>
            <w:left w:val="none" w:sz="0" w:space="0" w:color="auto"/>
            <w:bottom w:val="none" w:sz="0" w:space="0" w:color="auto"/>
            <w:right w:val="none" w:sz="0" w:space="0" w:color="auto"/>
          </w:divBdr>
        </w:div>
        <w:div w:id="1852526755">
          <w:marLeft w:val="640"/>
          <w:marRight w:val="0"/>
          <w:marTop w:val="0"/>
          <w:marBottom w:val="0"/>
          <w:divBdr>
            <w:top w:val="none" w:sz="0" w:space="0" w:color="auto"/>
            <w:left w:val="none" w:sz="0" w:space="0" w:color="auto"/>
            <w:bottom w:val="none" w:sz="0" w:space="0" w:color="auto"/>
            <w:right w:val="none" w:sz="0" w:space="0" w:color="auto"/>
          </w:divBdr>
        </w:div>
        <w:div w:id="640772831">
          <w:marLeft w:val="640"/>
          <w:marRight w:val="0"/>
          <w:marTop w:val="0"/>
          <w:marBottom w:val="0"/>
          <w:divBdr>
            <w:top w:val="none" w:sz="0" w:space="0" w:color="auto"/>
            <w:left w:val="none" w:sz="0" w:space="0" w:color="auto"/>
            <w:bottom w:val="none" w:sz="0" w:space="0" w:color="auto"/>
            <w:right w:val="none" w:sz="0" w:space="0" w:color="auto"/>
          </w:divBdr>
        </w:div>
        <w:div w:id="488597099">
          <w:marLeft w:val="640"/>
          <w:marRight w:val="0"/>
          <w:marTop w:val="0"/>
          <w:marBottom w:val="0"/>
          <w:divBdr>
            <w:top w:val="none" w:sz="0" w:space="0" w:color="auto"/>
            <w:left w:val="none" w:sz="0" w:space="0" w:color="auto"/>
            <w:bottom w:val="none" w:sz="0" w:space="0" w:color="auto"/>
            <w:right w:val="none" w:sz="0" w:space="0" w:color="auto"/>
          </w:divBdr>
        </w:div>
        <w:div w:id="974529384">
          <w:marLeft w:val="640"/>
          <w:marRight w:val="0"/>
          <w:marTop w:val="0"/>
          <w:marBottom w:val="0"/>
          <w:divBdr>
            <w:top w:val="none" w:sz="0" w:space="0" w:color="auto"/>
            <w:left w:val="none" w:sz="0" w:space="0" w:color="auto"/>
            <w:bottom w:val="none" w:sz="0" w:space="0" w:color="auto"/>
            <w:right w:val="none" w:sz="0" w:space="0" w:color="auto"/>
          </w:divBdr>
        </w:div>
        <w:div w:id="1903909434">
          <w:marLeft w:val="640"/>
          <w:marRight w:val="0"/>
          <w:marTop w:val="0"/>
          <w:marBottom w:val="0"/>
          <w:divBdr>
            <w:top w:val="none" w:sz="0" w:space="0" w:color="auto"/>
            <w:left w:val="none" w:sz="0" w:space="0" w:color="auto"/>
            <w:bottom w:val="none" w:sz="0" w:space="0" w:color="auto"/>
            <w:right w:val="none" w:sz="0" w:space="0" w:color="auto"/>
          </w:divBdr>
        </w:div>
        <w:div w:id="2111316221">
          <w:marLeft w:val="640"/>
          <w:marRight w:val="0"/>
          <w:marTop w:val="0"/>
          <w:marBottom w:val="0"/>
          <w:divBdr>
            <w:top w:val="none" w:sz="0" w:space="0" w:color="auto"/>
            <w:left w:val="none" w:sz="0" w:space="0" w:color="auto"/>
            <w:bottom w:val="none" w:sz="0" w:space="0" w:color="auto"/>
            <w:right w:val="none" w:sz="0" w:space="0" w:color="auto"/>
          </w:divBdr>
        </w:div>
        <w:div w:id="361370373">
          <w:marLeft w:val="640"/>
          <w:marRight w:val="0"/>
          <w:marTop w:val="0"/>
          <w:marBottom w:val="0"/>
          <w:divBdr>
            <w:top w:val="none" w:sz="0" w:space="0" w:color="auto"/>
            <w:left w:val="none" w:sz="0" w:space="0" w:color="auto"/>
            <w:bottom w:val="none" w:sz="0" w:space="0" w:color="auto"/>
            <w:right w:val="none" w:sz="0" w:space="0" w:color="auto"/>
          </w:divBdr>
        </w:div>
        <w:div w:id="1108350136">
          <w:marLeft w:val="640"/>
          <w:marRight w:val="0"/>
          <w:marTop w:val="0"/>
          <w:marBottom w:val="0"/>
          <w:divBdr>
            <w:top w:val="none" w:sz="0" w:space="0" w:color="auto"/>
            <w:left w:val="none" w:sz="0" w:space="0" w:color="auto"/>
            <w:bottom w:val="none" w:sz="0" w:space="0" w:color="auto"/>
            <w:right w:val="none" w:sz="0" w:space="0" w:color="auto"/>
          </w:divBdr>
        </w:div>
        <w:div w:id="1846288992">
          <w:marLeft w:val="640"/>
          <w:marRight w:val="0"/>
          <w:marTop w:val="0"/>
          <w:marBottom w:val="0"/>
          <w:divBdr>
            <w:top w:val="none" w:sz="0" w:space="0" w:color="auto"/>
            <w:left w:val="none" w:sz="0" w:space="0" w:color="auto"/>
            <w:bottom w:val="none" w:sz="0" w:space="0" w:color="auto"/>
            <w:right w:val="none" w:sz="0" w:space="0" w:color="auto"/>
          </w:divBdr>
        </w:div>
        <w:div w:id="1549413794">
          <w:marLeft w:val="640"/>
          <w:marRight w:val="0"/>
          <w:marTop w:val="0"/>
          <w:marBottom w:val="0"/>
          <w:divBdr>
            <w:top w:val="none" w:sz="0" w:space="0" w:color="auto"/>
            <w:left w:val="none" w:sz="0" w:space="0" w:color="auto"/>
            <w:bottom w:val="none" w:sz="0" w:space="0" w:color="auto"/>
            <w:right w:val="none" w:sz="0" w:space="0" w:color="auto"/>
          </w:divBdr>
        </w:div>
        <w:div w:id="1101221623">
          <w:marLeft w:val="640"/>
          <w:marRight w:val="0"/>
          <w:marTop w:val="0"/>
          <w:marBottom w:val="0"/>
          <w:divBdr>
            <w:top w:val="none" w:sz="0" w:space="0" w:color="auto"/>
            <w:left w:val="none" w:sz="0" w:space="0" w:color="auto"/>
            <w:bottom w:val="none" w:sz="0" w:space="0" w:color="auto"/>
            <w:right w:val="none" w:sz="0" w:space="0" w:color="auto"/>
          </w:divBdr>
        </w:div>
        <w:div w:id="1876114214">
          <w:marLeft w:val="640"/>
          <w:marRight w:val="0"/>
          <w:marTop w:val="0"/>
          <w:marBottom w:val="0"/>
          <w:divBdr>
            <w:top w:val="none" w:sz="0" w:space="0" w:color="auto"/>
            <w:left w:val="none" w:sz="0" w:space="0" w:color="auto"/>
            <w:bottom w:val="none" w:sz="0" w:space="0" w:color="auto"/>
            <w:right w:val="none" w:sz="0" w:space="0" w:color="auto"/>
          </w:divBdr>
        </w:div>
        <w:div w:id="1204518053">
          <w:marLeft w:val="640"/>
          <w:marRight w:val="0"/>
          <w:marTop w:val="0"/>
          <w:marBottom w:val="0"/>
          <w:divBdr>
            <w:top w:val="none" w:sz="0" w:space="0" w:color="auto"/>
            <w:left w:val="none" w:sz="0" w:space="0" w:color="auto"/>
            <w:bottom w:val="none" w:sz="0" w:space="0" w:color="auto"/>
            <w:right w:val="none" w:sz="0" w:space="0" w:color="auto"/>
          </w:divBdr>
        </w:div>
        <w:div w:id="1655143862">
          <w:marLeft w:val="640"/>
          <w:marRight w:val="0"/>
          <w:marTop w:val="0"/>
          <w:marBottom w:val="0"/>
          <w:divBdr>
            <w:top w:val="none" w:sz="0" w:space="0" w:color="auto"/>
            <w:left w:val="none" w:sz="0" w:space="0" w:color="auto"/>
            <w:bottom w:val="none" w:sz="0" w:space="0" w:color="auto"/>
            <w:right w:val="none" w:sz="0" w:space="0" w:color="auto"/>
          </w:divBdr>
        </w:div>
        <w:div w:id="1788739997">
          <w:marLeft w:val="640"/>
          <w:marRight w:val="0"/>
          <w:marTop w:val="0"/>
          <w:marBottom w:val="0"/>
          <w:divBdr>
            <w:top w:val="none" w:sz="0" w:space="0" w:color="auto"/>
            <w:left w:val="none" w:sz="0" w:space="0" w:color="auto"/>
            <w:bottom w:val="none" w:sz="0" w:space="0" w:color="auto"/>
            <w:right w:val="none" w:sz="0" w:space="0" w:color="auto"/>
          </w:divBdr>
        </w:div>
        <w:div w:id="1593396488">
          <w:marLeft w:val="640"/>
          <w:marRight w:val="0"/>
          <w:marTop w:val="0"/>
          <w:marBottom w:val="0"/>
          <w:divBdr>
            <w:top w:val="none" w:sz="0" w:space="0" w:color="auto"/>
            <w:left w:val="none" w:sz="0" w:space="0" w:color="auto"/>
            <w:bottom w:val="none" w:sz="0" w:space="0" w:color="auto"/>
            <w:right w:val="none" w:sz="0" w:space="0" w:color="auto"/>
          </w:divBdr>
        </w:div>
        <w:div w:id="1169441309">
          <w:marLeft w:val="640"/>
          <w:marRight w:val="0"/>
          <w:marTop w:val="0"/>
          <w:marBottom w:val="0"/>
          <w:divBdr>
            <w:top w:val="none" w:sz="0" w:space="0" w:color="auto"/>
            <w:left w:val="none" w:sz="0" w:space="0" w:color="auto"/>
            <w:bottom w:val="none" w:sz="0" w:space="0" w:color="auto"/>
            <w:right w:val="none" w:sz="0" w:space="0" w:color="auto"/>
          </w:divBdr>
        </w:div>
        <w:div w:id="1592277206">
          <w:marLeft w:val="640"/>
          <w:marRight w:val="0"/>
          <w:marTop w:val="0"/>
          <w:marBottom w:val="0"/>
          <w:divBdr>
            <w:top w:val="none" w:sz="0" w:space="0" w:color="auto"/>
            <w:left w:val="none" w:sz="0" w:space="0" w:color="auto"/>
            <w:bottom w:val="none" w:sz="0" w:space="0" w:color="auto"/>
            <w:right w:val="none" w:sz="0" w:space="0" w:color="auto"/>
          </w:divBdr>
        </w:div>
        <w:div w:id="1961454352">
          <w:marLeft w:val="640"/>
          <w:marRight w:val="0"/>
          <w:marTop w:val="0"/>
          <w:marBottom w:val="0"/>
          <w:divBdr>
            <w:top w:val="none" w:sz="0" w:space="0" w:color="auto"/>
            <w:left w:val="none" w:sz="0" w:space="0" w:color="auto"/>
            <w:bottom w:val="none" w:sz="0" w:space="0" w:color="auto"/>
            <w:right w:val="none" w:sz="0" w:space="0" w:color="auto"/>
          </w:divBdr>
        </w:div>
      </w:divsChild>
    </w:div>
    <w:div w:id="1887523044">
      <w:bodyDiv w:val="1"/>
      <w:marLeft w:val="0"/>
      <w:marRight w:val="0"/>
      <w:marTop w:val="0"/>
      <w:marBottom w:val="0"/>
      <w:divBdr>
        <w:top w:val="none" w:sz="0" w:space="0" w:color="auto"/>
        <w:left w:val="none" w:sz="0" w:space="0" w:color="auto"/>
        <w:bottom w:val="none" w:sz="0" w:space="0" w:color="auto"/>
        <w:right w:val="none" w:sz="0" w:space="0" w:color="auto"/>
      </w:divBdr>
      <w:divsChild>
        <w:div w:id="983586952">
          <w:marLeft w:val="640"/>
          <w:marRight w:val="0"/>
          <w:marTop w:val="0"/>
          <w:marBottom w:val="0"/>
          <w:divBdr>
            <w:top w:val="none" w:sz="0" w:space="0" w:color="auto"/>
            <w:left w:val="none" w:sz="0" w:space="0" w:color="auto"/>
            <w:bottom w:val="none" w:sz="0" w:space="0" w:color="auto"/>
            <w:right w:val="none" w:sz="0" w:space="0" w:color="auto"/>
          </w:divBdr>
        </w:div>
        <w:div w:id="32076610">
          <w:marLeft w:val="640"/>
          <w:marRight w:val="0"/>
          <w:marTop w:val="0"/>
          <w:marBottom w:val="0"/>
          <w:divBdr>
            <w:top w:val="none" w:sz="0" w:space="0" w:color="auto"/>
            <w:left w:val="none" w:sz="0" w:space="0" w:color="auto"/>
            <w:bottom w:val="none" w:sz="0" w:space="0" w:color="auto"/>
            <w:right w:val="none" w:sz="0" w:space="0" w:color="auto"/>
          </w:divBdr>
        </w:div>
        <w:div w:id="1200439004">
          <w:marLeft w:val="640"/>
          <w:marRight w:val="0"/>
          <w:marTop w:val="0"/>
          <w:marBottom w:val="0"/>
          <w:divBdr>
            <w:top w:val="none" w:sz="0" w:space="0" w:color="auto"/>
            <w:left w:val="none" w:sz="0" w:space="0" w:color="auto"/>
            <w:bottom w:val="none" w:sz="0" w:space="0" w:color="auto"/>
            <w:right w:val="none" w:sz="0" w:space="0" w:color="auto"/>
          </w:divBdr>
        </w:div>
        <w:div w:id="620841897">
          <w:marLeft w:val="640"/>
          <w:marRight w:val="0"/>
          <w:marTop w:val="0"/>
          <w:marBottom w:val="0"/>
          <w:divBdr>
            <w:top w:val="none" w:sz="0" w:space="0" w:color="auto"/>
            <w:left w:val="none" w:sz="0" w:space="0" w:color="auto"/>
            <w:bottom w:val="none" w:sz="0" w:space="0" w:color="auto"/>
            <w:right w:val="none" w:sz="0" w:space="0" w:color="auto"/>
          </w:divBdr>
        </w:div>
        <w:div w:id="1107653807">
          <w:marLeft w:val="640"/>
          <w:marRight w:val="0"/>
          <w:marTop w:val="0"/>
          <w:marBottom w:val="0"/>
          <w:divBdr>
            <w:top w:val="none" w:sz="0" w:space="0" w:color="auto"/>
            <w:left w:val="none" w:sz="0" w:space="0" w:color="auto"/>
            <w:bottom w:val="none" w:sz="0" w:space="0" w:color="auto"/>
            <w:right w:val="none" w:sz="0" w:space="0" w:color="auto"/>
          </w:divBdr>
        </w:div>
        <w:div w:id="30083315">
          <w:marLeft w:val="640"/>
          <w:marRight w:val="0"/>
          <w:marTop w:val="0"/>
          <w:marBottom w:val="0"/>
          <w:divBdr>
            <w:top w:val="none" w:sz="0" w:space="0" w:color="auto"/>
            <w:left w:val="none" w:sz="0" w:space="0" w:color="auto"/>
            <w:bottom w:val="none" w:sz="0" w:space="0" w:color="auto"/>
            <w:right w:val="none" w:sz="0" w:space="0" w:color="auto"/>
          </w:divBdr>
        </w:div>
        <w:div w:id="1612778085">
          <w:marLeft w:val="640"/>
          <w:marRight w:val="0"/>
          <w:marTop w:val="0"/>
          <w:marBottom w:val="0"/>
          <w:divBdr>
            <w:top w:val="none" w:sz="0" w:space="0" w:color="auto"/>
            <w:left w:val="none" w:sz="0" w:space="0" w:color="auto"/>
            <w:bottom w:val="none" w:sz="0" w:space="0" w:color="auto"/>
            <w:right w:val="none" w:sz="0" w:space="0" w:color="auto"/>
          </w:divBdr>
        </w:div>
        <w:div w:id="1377925382">
          <w:marLeft w:val="640"/>
          <w:marRight w:val="0"/>
          <w:marTop w:val="0"/>
          <w:marBottom w:val="0"/>
          <w:divBdr>
            <w:top w:val="none" w:sz="0" w:space="0" w:color="auto"/>
            <w:left w:val="none" w:sz="0" w:space="0" w:color="auto"/>
            <w:bottom w:val="none" w:sz="0" w:space="0" w:color="auto"/>
            <w:right w:val="none" w:sz="0" w:space="0" w:color="auto"/>
          </w:divBdr>
        </w:div>
        <w:div w:id="272129817">
          <w:marLeft w:val="640"/>
          <w:marRight w:val="0"/>
          <w:marTop w:val="0"/>
          <w:marBottom w:val="0"/>
          <w:divBdr>
            <w:top w:val="none" w:sz="0" w:space="0" w:color="auto"/>
            <w:left w:val="none" w:sz="0" w:space="0" w:color="auto"/>
            <w:bottom w:val="none" w:sz="0" w:space="0" w:color="auto"/>
            <w:right w:val="none" w:sz="0" w:space="0" w:color="auto"/>
          </w:divBdr>
        </w:div>
        <w:div w:id="1633100238">
          <w:marLeft w:val="640"/>
          <w:marRight w:val="0"/>
          <w:marTop w:val="0"/>
          <w:marBottom w:val="0"/>
          <w:divBdr>
            <w:top w:val="none" w:sz="0" w:space="0" w:color="auto"/>
            <w:left w:val="none" w:sz="0" w:space="0" w:color="auto"/>
            <w:bottom w:val="none" w:sz="0" w:space="0" w:color="auto"/>
            <w:right w:val="none" w:sz="0" w:space="0" w:color="auto"/>
          </w:divBdr>
        </w:div>
        <w:div w:id="2126343139">
          <w:marLeft w:val="640"/>
          <w:marRight w:val="0"/>
          <w:marTop w:val="0"/>
          <w:marBottom w:val="0"/>
          <w:divBdr>
            <w:top w:val="none" w:sz="0" w:space="0" w:color="auto"/>
            <w:left w:val="none" w:sz="0" w:space="0" w:color="auto"/>
            <w:bottom w:val="none" w:sz="0" w:space="0" w:color="auto"/>
            <w:right w:val="none" w:sz="0" w:space="0" w:color="auto"/>
          </w:divBdr>
        </w:div>
        <w:div w:id="2096704762">
          <w:marLeft w:val="640"/>
          <w:marRight w:val="0"/>
          <w:marTop w:val="0"/>
          <w:marBottom w:val="0"/>
          <w:divBdr>
            <w:top w:val="none" w:sz="0" w:space="0" w:color="auto"/>
            <w:left w:val="none" w:sz="0" w:space="0" w:color="auto"/>
            <w:bottom w:val="none" w:sz="0" w:space="0" w:color="auto"/>
            <w:right w:val="none" w:sz="0" w:space="0" w:color="auto"/>
          </w:divBdr>
        </w:div>
        <w:div w:id="56175461">
          <w:marLeft w:val="640"/>
          <w:marRight w:val="0"/>
          <w:marTop w:val="0"/>
          <w:marBottom w:val="0"/>
          <w:divBdr>
            <w:top w:val="none" w:sz="0" w:space="0" w:color="auto"/>
            <w:left w:val="none" w:sz="0" w:space="0" w:color="auto"/>
            <w:bottom w:val="none" w:sz="0" w:space="0" w:color="auto"/>
            <w:right w:val="none" w:sz="0" w:space="0" w:color="auto"/>
          </w:divBdr>
        </w:div>
        <w:div w:id="1310750748">
          <w:marLeft w:val="640"/>
          <w:marRight w:val="0"/>
          <w:marTop w:val="0"/>
          <w:marBottom w:val="0"/>
          <w:divBdr>
            <w:top w:val="none" w:sz="0" w:space="0" w:color="auto"/>
            <w:left w:val="none" w:sz="0" w:space="0" w:color="auto"/>
            <w:bottom w:val="none" w:sz="0" w:space="0" w:color="auto"/>
            <w:right w:val="none" w:sz="0" w:space="0" w:color="auto"/>
          </w:divBdr>
        </w:div>
        <w:div w:id="1771124012">
          <w:marLeft w:val="640"/>
          <w:marRight w:val="0"/>
          <w:marTop w:val="0"/>
          <w:marBottom w:val="0"/>
          <w:divBdr>
            <w:top w:val="none" w:sz="0" w:space="0" w:color="auto"/>
            <w:left w:val="none" w:sz="0" w:space="0" w:color="auto"/>
            <w:bottom w:val="none" w:sz="0" w:space="0" w:color="auto"/>
            <w:right w:val="none" w:sz="0" w:space="0" w:color="auto"/>
          </w:divBdr>
        </w:div>
        <w:div w:id="1899627809">
          <w:marLeft w:val="640"/>
          <w:marRight w:val="0"/>
          <w:marTop w:val="0"/>
          <w:marBottom w:val="0"/>
          <w:divBdr>
            <w:top w:val="none" w:sz="0" w:space="0" w:color="auto"/>
            <w:left w:val="none" w:sz="0" w:space="0" w:color="auto"/>
            <w:bottom w:val="none" w:sz="0" w:space="0" w:color="auto"/>
            <w:right w:val="none" w:sz="0" w:space="0" w:color="auto"/>
          </w:divBdr>
        </w:div>
        <w:div w:id="1576741276">
          <w:marLeft w:val="640"/>
          <w:marRight w:val="0"/>
          <w:marTop w:val="0"/>
          <w:marBottom w:val="0"/>
          <w:divBdr>
            <w:top w:val="none" w:sz="0" w:space="0" w:color="auto"/>
            <w:left w:val="none" w:sz="0" w:space="0" w:color="auto"/>
            <w:bottom w:val="none" w:sz="0" w:space="0" w:color="auto"/>
            <w:right w:val="none" w:sz="0" w:space="0" w:color="auto"/>
          </w:divBdr>
        </w:div>
        <w:div w:id="1420828978">
          <w:marLeft w:val="640"/>
          <w:marRight w:val="0"/>
          <w:marTop w:val="0"/>
          <w:marBottom w:val="0"/>
          <w:divBdr>
            <w:top w:val="none" w:sz="0" w:space="0" w:color="auto"/>
            <w:left w:val="none" w:sz="0" w:space="0" w:color="auto"/>
            <w:bottom w:val="none" w:sz="0" w:space="0" w:color="auto"/>
            <w:right w:val="none" w:sz="0" w:space="0" w:color="auto"/>
          </w:divBdr>
        </w:div>
        <w:div w:id="125271941">
          <w:marLeft w:val="640"/>
          <w:marRight w:val="0"/>
          <w:marTop w:val="0"/>
          <w:marBottom w:val="0"/>
          <w:divBdr>
            <w:top w:val="none" w:sz="0" w:space="0" w:color="auto"/>
            <w:left w:val="none" w:sz="0" w:space="0" w:color="auto"/>
            <w:bottom w:val="none" w:sz="0" w:space="0" w:color="auto"/>
            <w:right w:val="none" w:sz="0" w:space="0" w:color="auto"/>
          </w:divBdr>
        </w:div>
        <w:div w:id="924874427">
          <w:marLeft w:val="640"/>
          <w:marRight w:val="0"/>
          <w:marTop w:val="0"/>
          <w:marBottom w:val="0"/>
          <w:divBdr>
            <w:top w:val="none" w:sz="0" w:space="0" w:color="auto"/>
            <w:left w:val="none" w:sz="0" w:space="0" w:color="auto"/>
            <w:bottom w:val="none" w:sz="0" w:space="0" w:color="auto"/>
            <w:right w:val="none" w:sz="0" w:space="0" w:color="auto"/>
          </w:divBdr>
        </w:div>
        <w:div w:id="320694201">
          <w:marLeft w:val="640"/>
          <w:marRight w:val="0"/>
          <w:marTop w:val="0"/>
          <w:marBottom w:val="0"/>
          <w:divBdr>
            <w:top w:val="none" w:sz="0" w:space="0" w:color="auto"/>
            <w:left w:val="none" w:sz="0" w:space="0" w:color="auto"/>
            <w:bottom w:val="none" w:sz="0" w:space="0" w:color="auto"/>
            <w:right w:val="none" w:sz="0" w:space="0" w:color="auto"/>
          </w:divBdr>
        </w:div>
        <w:div w:id="1281956227">
          <w:marLeft w:val="640"/>
          <w:marRight w:val="0"/>
          <w:marTop w:val="0"/>
          <w:marBottom w:val="0"/>
          <w:divBdr>
            <w:top w:val="none" w:sz="0" w:space="0" w:color="auto"/>
            <w:left w:val="none" w:sz="0" w:space="0" w:color="auto"/>
            <w:bottom w:val="none" w:sz="0" w:space="0" w:color="auto"/>
            <w:right w:val="none" w:sz="0" w:space="0" w:color="auto"/>
          </w:divBdr>
        </w:div>
        <w:div w:id="1104349196">
          <w:marLeft w:val="640"/>
          <w:marRight w:val="0"/>
          <w:marTop w:val="0"/>
          <w:marBottom w:val="0"/>
          <w:divBdr>
            <w:top w:val="none" w:sz="0" w:space="0" w:color="auto"/>
            <w:left w:val="none" w:sz="0" w:space="0" w:color="auto"/>
            <w:bottom w:val="none" w:sz="0" w:space="0" w:color="auto"/>
            <w:right w:val="none" w:sz="0" w:space="0" w:color="auto"/>
          </w:divBdr>
        </w:div>
        <w:div w:id="1218278921">
          <w:marLeft w:val="640"/>
          <w:marRight w:val="0"/>
          <w:marTop w:val="0"/>
          <w:marBottom w:val="0"/>
          <w:divBdr>
            <w:top w:val="none" w:sz="0" w:space="0" w:color="auto"/>
            <w:left w:val="none" w:sz="0" w:space="0" w:color="auto"/>
            <w:bottom w:val="none" w:sz="0" w:space="0" w:color="auto"/>
            <w:right w:val="none" w:sz="0" w:space="0" w:color="auto"/>
          </w:divBdr>
        </w:div>
        <w:div w:id="1697925719">
          <w:marLeft w:val="640"/>
          <w:marRight w:val="0"/>
          <w:marTop w:val="0"/>
          <w:marBottom w:val="0"/>
          <w:divBdr>
            <w:top w:val="none" w:sz="0" w:space="0" w:color="auto"/>
            <w:left w:val="none" w:sz="0" w:space="0" w:color="auto"/>
            <w:bottom w:val="none" w:sz="0" w:space="0" w:color="auto"/>
            <w:right w:val="none" w:sz="0" w:space="0" w:color="auto"/>
          </w:divBdr>
        </w:div>
        <w:div w:id="249395564">
          <w:marLeft w:val="640"/>
          <w:marRight w:val="0"/>
          <w:marTop w:val="0"/>
          <w:marBottom w:val="0"/>
          <w:divBdr>
            <w:top w:val="none" w:sz="0" w:space="0" w:color="auto"/>
            <w:left w:val="none" w:sz="0" w:space="0" w:color="auto"/>
            <w:bottom w:val="none" w:sz="0" w:space="0" w:color="auto"/>
            <w:right w:val="none" w:sz="0" w:space="0" w:color="auto"/>
          </w:divBdr>
        </w:div>
        <w:div w:id="1401634789">
          <w:marLeft w:val="640"/>
          <w:marRight w:val="0"/>
          <w:marTop w:val="0"/>
          <w:marBottom w:val="0"/>
          <w:divBdr>
            <w:top w:val="none" w:sz="0" w:space="0" w:color="auto"/>
            <w:left w:val="none" w:sz="0" w:space="0" w:color="auto"/>
            <w:bottom w:val="none" w:sz="0" w:space="0" w:color="auto"/>
            <w:right w:val="none" w:sz="0" w:space="0" w:color="auto"/>
          </w:divBdr>
        </w:div>
        <w:div w:id="1082289633">
          <w:marLeft w:val="640"/>
          <w:marRight w:val="0"/>
          <w:marTop w:val="0"/>
          <w:marBottom w:val="0"/>
          <w:divBdr>
            <w:top w:val="none" w:sz="0" w:space="0" w:color="auto"/>
            <w:left w:val="none" w:sz="0" w:space="0" w:color="auto"/>
            <w:bottom w:val="none" w:sz="0" w:space="0" w:color="auto"/>
            <w:right w:val="none" w:sz="0" w:space="0" w:color="auto"/>
          </w:divBdr>
        </w:div>
        <w:div w:id="66540776">
          <w:marLeft w:val="640"/>
          <w:marRight w:val="0"/>
          <w:marTop w:val="0"/>
          <w:marBottom w:val="0"/>
          <w:divBdr>
            <w:top w:val="none" w:sz="0" w:space="0" w:color="auto"/>
            <w:left w:val="none" w:sz="0" w:space="0" w:color="auto"/>
            <w:bottom w:val="none" w:sz="0" w:space="0" w:color="auto"/>
            <w:right w:val="none" w:sz="0" w:space="0" w:color="auto"/>
          </w:divBdr>
        </w:div>
        <w:div w:id="1925457151">
          <w:marLeft w:val="640"/>
          <w:marRight w:val="0"/>
          <w:marTop w:val="0"/>
          <w:marBottom w:val="0"/>
          <w:divBdr>
            <w:top w:val="none" w:sz="0" w:space="0" w:color="auto"/>
            <w:left w:val="none" w:sz="0" w:space="0" w:color="auto"/>
            <w:bottom w:val="none" w:sz="0" w:space="0" w:color="auto"/>
            <w:right w:val="none" w:sz="0" w:space="0" w:color="auto"/>
          </w:divBdr>
        </w:div>
        <w:div w:id="1331178725">
          <w:marLeft w:val="640"/>
          <w:marRight w:val="0"/>
          <w:marTop w:val="0"/>
          <w:marBottom w:val="0"/>
          <w:divBdr>
            <w:top w:val="none" w:sz="0" w:space="0" w:color="auto"/>
            <w:left w:val="none" w:sz="0" w:space="0" w:color="auto"/>
            <w:bottom w:val="none" w:sz="0" w:space="0" w:color="auto"/>
            <w:right w:val="none" w:sz="0" w:space="0" w:color="auto"/>
          </w:divBdr>
        </w:div>
        <w:div w:id="1714842680">
          <w:marLeft w:val="640"/>
          <w:marRight w:val="0"/>
          <w:marTop w:val="0"/>
          <w:marBottom w:val="0"/>
          <w:divBdr>
            <w:top w:val="none" w:sz="0" w:space="0" w:color="auto"/>
            <w:left w:val="none" w:sz="0" w:space="0" w:color="auto"/>
            <w:bottom w:val="none" w:sz="0" w:space="0" w:color="auto"/>
            <w:right w:val="none" w:sz="0" w:space="0" w:color="auto"/>
          </w:divBdr>
        </w:div>
        <w:div w:id="1428235770">
          <w:marLeft w:val="640"/>
          <w:marRight w:val="0"/>
          <w:marTop w:val="0"/>
          <w:marBottom w:val="0"/>
          <w:divBdr>
            <w:top w:val="none" w:sz="0" w:space="0" w:color="auto"/>
            <w:left w:val="none" w:sz="0" w:space="0" w:color="auto"/>
            <w:bottom w:val="none" w:sz="0" w:space="0" w:color="auto"/>
            <w:right w:val="none" w:sz="0" w:space="0" w:color="auto"/>
          </w:divBdr>
        </w:div>
        <w:div w:id="1867013691">
          <w:marLeft w:val="640"/>
          <w:marRight w:val="0"/>
          <w:marTop w:val="0"/>
          <w:marBottom w:val="0"/>
          <w:divBdr>
            <w:top w:val="none" w:sz="0" w:space="0" w:color="auto"/>
            <w:left w:val="none" w:sz="0" w:space="0" w:color="auto"/>
            <w:bottom w:val="none" w:sz="0" w:space="0" w:color="auto"/>
            <w:right w:val="none" w:sz="0" w:space="0" w:color="auto"/>
          </w:divBdr>
        </w:div>
        <w:div w:id="503208887">
          <w:marLeft w:val="640"/>
          <w:marRight w:val="0"/>
          <w:marTop w:val="0"/>
          <w:marBottom w:val="0"/>
          <w:divBdr>
            <w:top w:val="none" w:sz="0" w:space="0" w:color="auto"/>
            <w:left w:val="none" w:sz="0" w:space="0" w:color="auto"/>
            <w:bottom w:val="none" w:sz="0" w:space="0" w:color="auto"/>
            <w:right w:val="none" w:sz="0" w:space="0" w:color="auto"/>
          </w:divBdr>
        </w:div>
        <w:div w:id="498470832">
          <w:marLeft w:val="640"/>
          <w:marRight w:val="0"/>
          <w:marTop w:val="0"/>
          <w:marBottom w:val="0"/>
          <w:divBdr>
            <w:top w:val="none" w:sz="0" w:space="0" w:color="auto"/>
            <w:left w:val="none" w:sz="0" w:space="0" w:color="auto"/>
            <w:bottom w:val="none" w:sz="0" w:space="0" w:color="auto"/>
            <w:right w:val="none" w:sz="0" w:space="0" w:color="auto"/>
          </w:divBdr>
        </w:div>
        <w:div w:id="1391880575">
          <w:marLeft w:val="640"/>
          <w:marRight w:val="0"/>
          <w:marTop w:val="0"/>
          <w:marBottom w:val="0"/>
          <w:divBdr>
            <w:top w:val="none" w:sz="0" w:space="0" w:color="auto"/>
            <w:left w:val="none" w:sz="0" w:space="0" w:color="auto"/>
            <w:bottom w:val="none" w:sz="0" w:space="0" w:color="auto"/>
            <w:right w:val="none" w:sz="0" w:space="0" w:color="auto"/>
          </w:divBdr>
        </w:div>
        <w:div w:id="1543322094">
          <w:marLeft w:val="640"/>
          <w:marRight w:val="0"/>
          <w:marTop w:val="0"/>
          <w:marBottom w:val="0"/>
          <w:divBdr>
            <w:top w:val="none" w:sz="0" w:space="0" w:color="auto"/>
            <w:left w:val="none" w:sz="0" w:space="0" w:color="auto"/>
            <w:bottom w:val="none" w:sz="0" w:space="0" w:color="auto"/>
            <w:right w:val="none" w:sz="0" w:space="0" w:color="auto"/>
          </w:divBdr>
        </w:div>
        <w:div w:id="2109619470">
          <w:marLeft w:val="640"/>
          <w:marRight w:val="0"/>
          <w:marTop w:val="0"/>
          <w:marBottom w:val="0"/>
          <w:divBdr>
            <w:top w:val="none" w:sz="0" w:space="0" w:color="auto"/>
            <w:left w:val="none" w:sz="0" w:space="0" w:color="auto"/>
            <w:bottom w:val="none" w:sz="0" w:space="0" w:color="auto"/>
            <w:right w:val="none" w:sz="0" w:space="0" w:color="auto"/>
          </w:divBdr>
        </w:div>
        <w:div w:id="1778869822">
          <w:marLeft w:val="640"/>
          <w:marRight w:val="0"/>
          <w:marTop w:val="0"/>
          <w:marBottom w:val="0"/>
          <w:divBdr>
            <w:top w:val="none" w:sz="0" w:space="0" w:color="auto"/>
            <w:left w:val="none" w:sz="0" w:space="0" w:color="auto"/>
            <w:bottom w:val="none" w:sz="0" w:space="0" w:color="auto"/>
            <w:right w:val="none" w:sz="0" w:space="0" w:color="auto"/>
          </w:divBdr>
        </w:div>
        <w:div w:id="177432311">
          <w:marLeft w:val="640"/>
          <w:marRight w:val="0"/>
          <w:marTop w:val="0"/>
          <w:marBottom w:val="0"/>
          <w:divBdr>
            <w:top w:val="none" w:sz="0" w:space="0" w:color="auto"/>
            <w:left w:val="none" w:sz="0" w:space="0" w:color="auto"/>
            <w:bottom w:val="none" w:sz="0" w:space="0" w:color="auto"/>
            <w:right w:val="none" w:sz="0" w:space="0" w:color="auto"/>
          </w:divBdr>
        </w:div>
        <w:div w:id="1169370378">
          <w:marLeft w:val="640"/>
          <w:marRight w:val="0"/>
          <w:marTop w:val="0"/>
          <w:marBottom w:val="0"/>
          <w:divBdr>
            <w:top w:val="none" w:sz="0" w:space="0" w:color="auto"/>
            <w:left w:val="none" w:sz="0" w:space="0" w:color="auto"/>
            <w:bottom w:val="none" w:sz="0" w:space="0" w:color="auto"/>
            <w:right w:val="none" w:sz="0" w:space="0" w:color="auto"/>
          </w:divBdr>
        </w:div>
        <w:div w:id="1568148677">
          <w:marLeft w:val="640"/>
          <w:marRight w:val="0"/>
          <w:marTop w:val="0"/>
          <w:marBottom w:val="0"/>
          <w:divBdr>
            <w:top w:val="none" w:sz="0" w:space="0" w:color="auto"/>
            <w:left w:val="none" w:sz="0" w:space="0" w:color="auto"/>
            <w:bottom w:val="none" w:sz="0" w:space="0" w:color="auto"/>
            <w:right w:val="none" w:sz="0" w:space="0" w:color="auto"/>
          </w:divBdr>
        </w:div>
        <w:div w:id="2134472125">
          <w:marLeft w:val="640"/>
          <w:marRight w:val="0"/>
          <w:marTop w:val="0"/>
          <w:marBottom w:val="0"/>
          <w:divBdr>
            <w:top w:val="none" w:sz="0" w:space="0" w:color="auto"/>
            <w:left w:val="none" w:sz="0" w:space="0" w:color="auto"/>
            <w:bottom w:val="none" w:sz="0" w:space="0" w:color="auto"/>
            <w:right w:val="none" w:sz="0" w:space="0" w:color="auto"/>
          </w:divBdr>
        </w:div>
        <w:div w:id="257101541">
          <w:marLeft w:val="640"/>
          <w:marRight w:val="0"/>
          <w:marTop w:val="0"/>
          <w:marBottom w:val="0"/>
          <w:divBdr>
            <w:top w:val="none" w:sz="0" w:space="0" w:color="auto"/>
            <w:left w:val="none" w:sz="0" w:space="0" w:color="auto"/>
            <w:bottom w:val="none" w:sz="0" w:space="0" w:color="auto"/>
            <w:right w:val="none" w:sz="0" w:space="0" w:color="auto"/>
          </w:divBdr>
        </w:div>
        <w:div w:id="1880824325">
          <w:marLeft w:val="640"/>
          <w:marRight w:val="0"/>
          <w:marTop w:val="0"/>
          <w:marBottom w:val="0"/>
          <w:divBdr>
            <w:top w:val="none" w:sz="0" w:space="0" w:color="auto"/>
            <w:left w:val="none" w:sz="0" w:space="0" w:color="auto"/>
            <w:bottom w:val="none" w:sz="0" w:space="0" w:color="auto"/>
            <w:right w:val="none" w:sz="0" w:space="0" w:color="auto"/>
          </w:divBdr>
        </w:div>
        <w:div w:id="975910978">
          <w:marLeft w:val="640"/>
          <w:marRight w:val="0"/>
          <w:marTop w:val="0"/>
          <w:marBottom w:val="0"/>
          <w:divBdr>
            <w:top w:val="none" w:sz="0" w:space="0" w:color="auto"/>
            <w:left w:val="none" w:sz="0" w:space="0" w:color="auto"/>
            <w:bottom w:val="none" w:sz="0" w:space="0" w:color="auto"/>
            <w:right w:val="none" w:sz="0" w:space="0" w:color="auto"/>
          </w:divBdr>
        </w:div>
        <w:div w:id="1171263714">
          <w:marLeft w:val="640"/>
          <w:marRight w:val="0"/>
          <w:marTop w:val="0"/>
          <w:marBottom w:val="0"/>
          <w:divBdr>
            <w:top w:val="none" w:sz="0" w:space="0" w:color="auto"/>
            <w:left w:val="none" w:sz="0" w:space="0" w:color="auto"/>
            <w:bottom w:val="none" w:sz="0" w:space="0" w:color="auto"/>
            <w:right w:val="none" w:sz="0" w:space="0" w:color="auto"/>
          </w:divBdr>
        </w:div>
        <w:div w:id="1225720569">
          <w:marLeft w:val="640"/>
          <w:marRight w:val="0"/>
          <w:marTop w:val="0"/>
          <w:marBottom w:val="0"/>
          <w:divBdr>
            <w:top w:val="none" w:sz="0" w:space="0" w:color="auto"/>
            <w:left w:val="none" w:sz="0" w:space="0" w:color="auto"/>
            <w:bottom w:val="none" w:sz="0" w:space="0" w:color="auto"/>
            <w:right w:val="none" w:sz="0" w:space="0" w:color="auto"/>
          </w:divBdr>
        </w:div>
        <w:div w:id="430316097">
          <w:marLeft w:val="640"/>
          <w:marRight w:val="0"/>
          <w:marTop w:val="0"/>
          <w:marBottom w:val="0"/>
          <w:divBdr>
            <w:top w:val="none" w:sz="0" w:space="0" w:color="auto"/>
            <w:left w:val="none" w:sz="0" w:space="0" w:color="auto"/>
            <w:bottom w:val="none" w:sz="0" w:space="0" w:color="auto"/>
            <w:right w:val="none" w:sz="0" w:space="0" w:color="auto"/>
          </w:divBdr>
        </w:div>
        <w:div w:id="795295566">
          <w:marLeft w:val="640"/>
          <w:marRight w:val="0"/>
          <w:marTop w:val="0"/>
          <w:marBottom w:val="0"/>
          <w:divBdr>
            <w:top w:val="none" w:sz="0" w:space="0" w:color="auto"/>
            <w:left w:val="none" w:sz="0" w:space="0" w:color="auto"/>
            <w:bottom w:val="none" w:sz="0" w:space="0" w:color="auto"/>
            <w:right w:val="none" w:sz="0" w:space="0" w:color="auto"/>
          </w:divBdr>
        </w:div>
        <w:div w:id="898444297">
          <w:marLeft w:val="640"/>
          <w:marRight w:val="0"/>
          <w:marTop w:val="0"/>
          <w:marBottom w:val="0"/>
          <w:divBdr>
            <w:top w:val="none" w:sz="0" w:space="0" w:color="auto"/>
            <w:left w:val="none" w:sz="0" w:space="0" w:color="auto"/>
            <w:bottom w:val="none" w:sz="0" w:space="0" w:color="auto"/>
            <w:right w:val="none" w:sz="0" w:space="0" w:color="auto"/>
          </w:divBdr>
        </w:div>
        <w:div w:id="1986397003">
          <w:marLeft w:val="640"/>
          <w:marRight w:val="0"/>
          <w:marTop w:val="0"/>
          <w:marBottom w:val="0"/>
          <w:divBdr>
            <w:top w:val="none" w:sz="0" w:space="0" w:color="auto"/>
            <w:left w:val="none" w:sz="0" w:space="0" w:color="auto"/>
            <w:bottom w:val="none" w:sz="0" w:space="0" w:color="auto"/>
            <w:right w:val="none" w:sz="0" w:space="0" w:color="auto"/>
          </w:divBdr>
        </w:div>
        <w:div w:id="1806893426">
          <w:marLeft w:val="640"/>
          <w:marRight w:val="0"/>
          <w:marTop w:val="0"/>
          <w:marBottom w:val="0"/>
          <w:divBdr>
            <w:top w:val="none" w:sz="0" w:space="0" w:color="auto"/>
            <w:left w:val="none" w:sz="0" w:space="0" w:color="auto"/>
            <w:bottom w:val="none" w:sz="0" w:space="0" w:color="auto"/>
            <w:right w:val="none" w:sz="0" w:space="0" w:color="auto"/>
          </w:divBdr>
        </w:div>
        <w:div w:id="1986273887">
          <w:marLeft w:val="640"/>
          <w:marRight w:val="0"/>
          <w:marTop w:val="0"/>
          <w:marBottom w:val="0"/>
          <w:divBdr>
            <w:top w:val="none" w:sz="0" w:space="0" w:color="auto"/>
            <w:left w:val="none" w:sz="0" w:space="0" w:color="auto"/>
            <w:bottom w:val="none" w:sz="0" w:space="0" w:color="auto"/>
            <w:right w:val="none" w:sz="0" w:space="0" w:color="auto"/>
          </w:divBdr>
        </w:div>
        <w:div w:id="698311230">
          <w:marLeft w:val="640"/>
          <w:marRight w:val="0"/>
          <w:marTop w:val="0"/>
          <w:marBottom w:val="0"/>
          <w:divBdr>
            <w:top w:val="none" w:sz="0" w:space="0" w:color="auto"/>
            <w:left w:val="none" w:sz="0" w:space="0" w:color="auto"/>
            <w:bottom w:val="none" w:sz="0" w:space="0" w:color="auto"/>
            <w:right w:val="none" w:sz="0" w:space="0" w:color="auto"/>
          </w:divBdr>
        </w:div>
        <w:div w:id="97216109">
          <w:marLeft w:val="640"/>
          <w:marRight w:val="0"/>
          <w:marTop w:val="0"/>
          <w:marBottom w:val="0"/>
          <w:divBdr>
            <w:top w:val="none" w:sz="0" w:space="0" w:color="auto"/>
            <w:left w:val="none" w:sz="0" w:space="0" w:color="auto"/>
            <w:bottom w:val="none" w:sz="0" w:space="0" w:color="auto"/>
            <w:right w:val="none" w:sz="0" w:space="0" w:color="auto"/>
          </w:divBdr>
        </w:div>
        <w:div w:id="86846955">
          <w:marLeft w:val="640"/>
          <w:marRight w:val="0"/>
          <w:marTop w:val="0"/>
          <w:marBottom w:val="0"/>
          <w:divBdr>
            <w:top w:val="none" w:sz="0" w:space="0" w:color="auto"/>
            <w:left w:val="none" w:sz="0" w:space="0" w:color="auto"/>
            <w:bottom w:val="none" w:sz="0" w:space="0" w:color="auto"/>
            <w:right w:val="none" w:sz="0" w:space="0" w:color="auto"/>
          </w:divBdr>
        </w:div>
        <w:div w:id="771167390">
          <w:marLeft w:val="640"/>
          <w:marRight w:val="0"/>
          <w:marTop w:val="0"/>
          <w:marBottom w:val="0"/>
          <w:divBdr>
            <w:top w:val="none" w:sz="0" w:space="0" w:color="auto"/>
            <w:left w:val="none" w:sz="0" w:space="0" w:color="auto"/>
            <w:bottom w:val="none" w:sz="0" w:space="0" w:color="auto"/>
            <w:right w:val="none" w:sz="0" w:space="0" w:color="auto"/>
          </w:divBdr>
        </w:div>
        <w:div w:id="1836653660">
          <w:marLeft w:val="640"/>
          <w:marRight w:val="0"/>
          <w:marTop w:val="0"/>
          <w:marBottom w:val="0"/>
          <w:divBdr>
            <w:top w:val="none" w:sz="0" w:space="0" w:color="auto"/>
            <w:left w:val="none" w:sz="0" w:space="0" w:color="auto"/>
            <w:bottom w:val="none" w:sz="0" w:space="0" w:color="auto"/>
            <w:right w:val="none" w:sz="0" w:space="0" w:color="auto"/>
          </w:divBdr>
        </w:div>
        <w:div w:id="173766308">
          <w:marLeft w:val="640"/>
          <w:marRight w:val="0"/>
          <w:marTop w:val="0"/>
          <w:marBottom w:val="0"/>
          <w:divBdr>
            <w:top w:val="none" w:sz="0" w:space="0" w:color="auto"/>
            <w:left w:val="none" w:sz="0" w:space="0" w:color="auto"/>
            <w:bottom w:val="none" w:sz="0" w:space="0" w:color="auto"/>
            <w:right w:val="none" w:sz="0" w:space="0" w:color="auto"/>
          </w:divBdr>
        </w:div>
        <w:div w:id="538666582">
          <w:marLeft w:val="640"/>
          <w:marRight w:val="0"/>
          <w:marTop w:val="0"/>
          <w:marBottom w:val="0"/>
          <w:divBdr>
            <w:top w:val="none" w:sz="0" w:space="0" w:color="auto"/>
            <w:left w:val="none" w:sz="0" w:space="0" w:color="auto"/>
            <w:bottom w:val="none" w:sz="0" w:space="0" w:color="auto"/>
            <w:right w:val="none" w:sz="0" w:space="0" w:color="auto"/>
          </w:divBdr>
        </w:div>
        <w:div w:id="292713210">
          <w:marLeft w:val="640"/>
          <w:marRight w:val="0"/>
          <w:marTop w:val="0"/>
          <w:marBottom w:val="0"/>
          <w:divBdr>
            <w:top w:val="none" w:sz="0" w:space="0" w:color="auto"/>
            <w:left w:val="none" w:sz="0" w:space="0" w:color="auto"/>
            <w:bottom w:val="none" w:sz="0" w:space="0" w:color="auto"/>
            <w:right w:val="none" w:sz="0" w:space="0" w:color="auto"/>
          </w:divBdr>
        </w:div>
        <w:div w:id="2034499830">
          <w:marLeft w:val="640"/>
          <w:marRight w:val="0"/>
          <w:marTop w:val="0"/>
          <w:marBottom w:val="0"/>
          <w:divBdr>
            <w:top w:val="none" w:sz="0" w:space="0" w:color="auto"/>
            <w:left w:val="none" w:sz="0" w:space="0" w:color="auto"/>
            <w:bottom w:val="none" w:sz="0" w:space="0" w:color="auto"/>
            <w:right w:val="none" w:sz="0" w:space="0" w:color="auto"/>
          </w:divBdr>
        </w:div>
        <w:div w:id="1755474110">
          <w:marLeft w:val="640"/>
          <w:marRight w:val="0"/>
          <w:marTop w:val="0"/>
          <w:marBottom w:val="0"/>
          <w:divBdr>
            <w:top w:val="none" w:sz="0" w:space="0" w:color="auto"/>
            <w:left w:val="none" w:sz="0" w:space="0" w:color="auto"/>
            <w:bottom w:val="none" w:sz="0" w:space="0" w:color="auto"/>
            <w:right w:val="none" w:sz="0" w:space="0" w:color="auto"/>
          </w:divBdr>
        </w:div>
      </w:divsChild>
    </w:div>
    <w:div w:id="1937134411">
      <w:bodyDiv w:val="1"/>
      <w:marLeft w:val="0"/>
      <w:marRight w:val="0"/>
      <w:marTop w:val="0"/>
      <w:marBottom w:val="0"/>
      <w:divBdr>
        <w:top w:val="none" w:sz="0" w:space="0" w:color="auto"/>
        <w:left w:val="none" w:sz="0" w:space="0" w:color="auto"/>
        <w:bottom w:val="none" w:sz="0" w:space="0" w:color="auto"/>
        <w:right w:val="none" w:sz="0" w:space="0" w:color="auto"/>
      </w:divBdr>
    </w:div>
    <w:div w:id="1943683045">
      <w:bodyDiv w:val="1"/>
      <w:marLeft w:val="0"/>
      <w:marRight w:val="0"/>
      <w:marTop w:val="0"/>
      <w:marBottom w:val="0"/>
      <w:divBdr>
        <w:top w:val="none" w:sz="0" w:space="0" w:color="auto"/>
        <w:left w:val="none" w:sz="0" w:space="0" w:color="auto"/>
        <w:bottom w:val="none" w:sz="0" w:space="0" w:color="auto"/>
        <w:right w:val="none" w:sz="0" w:space="0" w:color="auto"/>
      </w:divBdr>
    </w:div>
    <w:div w:id="2070691131">
      <w:bodyDiv w:val="1"/>
      <w:marLeft w:val="0"/>
      <w:marRight w:val="0"/>
      <w:marTop w:val="0"/>
      <w:marBottom w:val="0"/>
      <w:divBdr>
        <w:top w:val="none" w:sz="0" w:space="0" w:color="auto"/>
        <w:left w:val="none" w:sz="0" w:space="0" w:color="auto"/>
        <w:bottom w:val="none" w:sz="0" w:space="0" w:color="auto"/>
        <w:right w:val="none" w:sz="0" w:space="0" w:color="auto"/>
      </w:divBdr>
      <w:divsChild>
        <w:div w:id="285626921">
          <w:marLeft w:val="0"/>
          <w:marRight w:val="0"/>
          <w:marTop w:val="0"/>
          <w:marBottom w:val="0"/>
          <w:divBdr>
            <w:top w:val="single" w:sz="2" w:space="0" w:color="D9D9E3"/>
            <w:left w:val="single" w:sz="2" w:space="0" w:color="D9D9E3"/>
            <w:bottom w:val="single" w:sz="2" w:space="0" w:color="D9D9E3"/>
            <w:right w:val="single" w:sz="2" w:space="0" w:color="D9D9E3"/>
          </w:divBdr>
          <w:divsChild>
            <w:div w:id="545412269">
              <w:marLeft w:val="0"/>
              <w:marRight w:val="0"/>
              <w:marTop w:val="0"/>
              <w:marBottom w:val="0"/>
              <w:divBdr>
                <w:top w:val="single" w:sz="2" w:space="0" w:color="D9D9E3"/>
                <w:left w:val="single" w:sz="2" w:space="0" w:color="D9D9E3"/>
                <w:bottom w:val="single" w:sz="2" w:space="0" w:color="D9D9E3"/>
                <w:right w:val="single" w:sz="2" w:space="0" w:color="D9D9E3"/>
              </w:divBdr>
              <w:divsChild>
                <w:div w:id="375280603">
                  <w:marLeft w:val="0"/>
                  <w:marRight w:val="0"/>
                  <w:marTop w:val="0"/>
                  <w:marBottom w:val="0"/>
                  <w:divBdr>
                    <w:top w:val="single" w:sz="2" w:space="0" w:color="D9D9E3"/>
                    <w:left w:val="single" w:sz="2" w:space="0" w:color="D9D9E3"/>
                    <w:bottom w:val="single" w:sz="2" w:space="0" w:color="D9D9E3"/>
                    <w:right w:val="single" w:sz="2" w:space="0" w:color="D9D9E3"/>
                  </w:divBdr>
                  <w:divsChild>
                    <w:div w:id="386957098">
                      <w:marLeft w:val="0"/>
                      <w:marRight w:val="0"/>
                      <w:marTop w:val="0"/>
                      <w:marBottom w:val="0"/>
                      <w:divBdr>
                        <w:top w:val="single" w:sz="2" w:space="0" w:color="D9D9E3"/>
                        <w:left w:val="single" w:sz="2" w:space="0" w:color="D9D9E3"/>
                        <w:bottom w:val="single" w:sz="2" w:space="0" w:color="D9D9E3"/>
                        <w:right w:val="single" w:sz="2" w:space="0" w:color="D9D9E3"/>
                      </w:divBdr>
                      <w:divsChild>
                        <w:div w:id="726220398">
                          <w:marLeft w:val="0"/>
                          <w:marRight w:val="0"/>
                          <w:marTop w:val="0"/>
                          <w:marBottom w:val="0"/>
                          <w:divBdr>
                            <w:top w:val="single" w:sz="2" w:space="0" w:color="D9D9E3"/>
                            <w:left w:val="single" w:sz="2" w:space="0" w:color="D9D9E3"/>
                            <w:bottom w:val="single" w:sz="2" w:space="0" w:color="D9D9E3"/>
                            <w:right w:val="single" w:sz="2" w:space="0" w:color="D9D9E3"/>
                          </w:divBdr>
                          <w:divsChild>
                            <w:div w:id="95351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745369030">
                                  <w:marLeft w:val="0"/>
                                  <w:marRight w:val="0"/>
                                  <w:marTop w:val="0"/>
                                  <w:marBottom w:val="0"/>
                                  <w:divBdr>
                                    <w:top w:val="single" w:sz="2" w:space="0" w:color="D9D9E3"/>
                                    <w:left w:val="single" w:sz="2" w:space="0" w:color="D9D9E3"/>
                                    <w:bottom w:val="single" w:sz="2" w:space="0" w:color="D9D9E3"/>
                                    <w:right w:val="single" w:sz="2" w:space="0" w:color="D9D9E3"/>
                                  </w:divBdr>
                                  <w:divsChild>
                                    <w:div w:id="1544056372">
                                      <w:marLeft w:val="0"/>
                                      <w:marRight w:val="0"/>
                                      <w:marTop w:val="0"/>
                                      <w:marBottom w:val="0"/>
                                      <w:divBdr>
                                        <w:top w:val="single" w:sz="2" w:space="0" w:color="D9D9E3"/>
                                        <w:left w:val="single" w:sz="2" w:space="0" w:color="D9D9E3"/>
                                        <w:bottom w:val="single" w:sz="2" w:space="0" w:color="D9D9E3"/>
                                        <w:right w:val="single" w:sz="2" w:space="0" w:color="D9D9E3"/>
                                      </w:divBdr>
                                      <w:divsChild>
                                        <w:div w:id="1392343835">
                                          <w:marLeft w:val="0"/>
                                          <w:marRight w:val="0"/>
                                          <w:marTop w:val="0"/>
                                          <w:marBottom w:val="0"/>
                                          <w:divBdr>
                                            <w:top w:val="single" w:sz="2" w:space="0" w:color="D9D9E3"/>
                                            <w:left w:val="single" w:sz="2" w:space="0" w:color="D9D9E3"/>
                                            <w:bottom w:val="single" w:sz="2" w:space="0" w:color="D9D9E3"/>
                                            <w:right w:val="single" w:sz="2" w:space="0" w:color="D9D9E3"/>
                                          </w:divBdr>
                                          <w:divsChild>
                                            <w:div w:id="551966204">
                                              <w:marLeft w:val="0"/>
                                              <w:marRight w:val="0"/>
                                              <w:marTop w:val="0"/>
                                              <w:marBottom w:val="0"/>
                                              <w:divBdr>
                                                <w:top w:val="single" w:sz="2" w:space="0" w:color="D9D9E3"/>
                                                <w:left w:val="single" w:sz="2" w:space="0" w:color="D9D9E3"/>
                                                <w:bottom w:val="single" w:sz="2" w:space="0" w:color="D9D9E3"/>
                                                <w:right w:val="single" w:sz="2" w:space="0" w:color="D9D9E3"/>
                                              </w:divBdr>
                                              <w:divsChild>
                                                <w:div w:id="35861081">
                                                  <w:marLeft w:val="0"/>
                                                  <w:marRight w:val="0"/>
                                                  <w:marTop w:val="0"/>
                                                  <w:marBottom w:val="0"/>
                                                  <w:divBdr>
                                                    <w:top w:val="single" w:sz="2" w:space="0" w:color="D9D9E3"/>
                                                    <w:left w:val="single" w:sz="2" w:space="0" w:color="D9D9E3"/>
                                                    <w:bottom w:val="single" w:sz="2" w:space="0" w:color="D9D9E3"/>
                                                    <w:right w:val="single" w:sz="2" w:space="0" w:color="D9D9E3"/>
                                                  </w:divBdr>
                                                  <w:divsChild>
                                                    <w:div w:id="1258102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61824905">
          <w:marLeft w:val="0"/>
          <w:marRight w:val="0"/>
          <w:marTop w:val="0"/>
          <w:marBottom w:val="0"/>
          <w:divBdr>
            <w:top w:val="none" w:sz="0" w:space="0" w:color="auto"/>
            <w:left w:val="none" w:sz="0" w:space="0" w:color="auto"/>
            <w:bottom w:val="none" w:sz="0" w:space="0" w:color="auto"/>
            <w:right w:val="none" w:sz="0" w:space="0" w:color="auto"/>
          </w:divBdr>
          <w:divsChild>
            <w:div w:id="2009559586">
              <w:marLeft w:val="0"/>
              <w:marRight w:val="0"/>
              <w:marTop w:val="0"/>
              <w:marBottom w:val="0"/>
              <w:divBdr>
                <w:top w:val="single" w:sz="2" w:space="0" w:color="D9D9E3"/>
                <w:left w:val="single" w:sz="2" w:space="0" w:color="D9D9E3"/>
                <w:bottom w:val="single" w:sz="2" w:space="0" w:color="D9D9E3"/>
                <w:right w:val="single" w:sz="2" w:space="0" w:color="D9D9E3"/>
              </w:divBdr>
              <w:divsChild>
                <w:div w:id="402064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89647295">
      <w:bodyDiv w:val="1"/>
      <w:marLeft w:val="0"/>
      <w:marRight w:val="0"/>
      <w:marTop w:val="0"/>
      <w:marBottom w:val="0"/>
      <w:divBdr>
        <w:top w:val="none" w:sz="0" w:space="0" w:color="auto"/>
        <w:left w:val="none" w:sz="0" w:space="0" w:color="auto"/>
        <w:bottom w:val="none" w:sz="0" w:space="0" w:color="auto"/>
        <w:right w:val="none" w:sz="0" w:space="0" w:color="auto"/>
      </w:divBdr>
    </w:div>
    <w:div w:id="2122650506">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commentsExtended" Target="commentsExtended.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comments" Target="comments.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i.org/10.5281/zenodo.6350331" TargetMode="External"/><Relationship Id="rId14" Type="http://schemas.openxmlformats.org/officeDocument/2006/relationships/image" Target="media/image6.png"/><Relationship Id="rId22" Type="http://schemas.microsoft.com/office/2018/08/relationships/commentsExtensible" Target="commentsExtensible.xml"/><Relationship Id="rId27" Type="http://schemas.openxmlformats.org/officeDocument/2006/relationships/footer" Target="footer2.xml"/><Relationship Id="rId30" Type="http://schemas.openxmlformats.org/officeDocument/2006/relationships/glossaryDocument" Target="glossary/document.xml"/></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ZCHI003\OneDrive%20-%20University%20of%20Cape%20Town\Documents\OneDrive\urban_malaria\projects\Manuscripts\intervention_prioritization_manuscript\IJERPH_Submission\main_manuscript_intervention_prioritization_ijerph.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0F147EC-8BC7-47D5-BB46-7FC2DA2FBA06}"/>
      </w:docPartPr>
      <w:docPartBody>
        <w:p w:rsidR="003A1A43" w:rsidRDefault="003A1A43">
          <w:r w:rsidRPr="00D64D46">
            <w:rPr>
              <w:rStyle w:val="PlaceholderText"/>
            </w:rPr>
            <w:t>Click or tap here to enter text.</w:t>
          </w:r>
        </w:p>
      </w:docPartBody>
    </w:docPart>
    <w:docPart>
      <w:docPartPr>
        <w:name w:val="3281C858F58244A4A132C1FA3103DAFD"/>
        <w:category>
          <w:name w:val="General"/>
          <w:gallery w:val="placeholder"/>
        </w:category>
        <w:types>
          <w:type w:val="bbPlcHdr"/>
        </w:types>
        <w:behaviors>
          <w:behavior w:val="content"/>
        </w:behaviors>
        <w:guid w:val="{F06649AC-DF3C-4ECC-B402-D2E8A08A0DA8}"/>
      </w:docPartPr>
      <w:docPartBody>
        <w:p w:rsidR="00EE38C4" w:rsidRDefault="007030FC" w:rsidP="007030FC">
          <w:pPr>
            <w:pStyle w:val="3281C858F58244A4A132C1FA3103DAFD"/>
          </w:pPr>
          <w:r w:rsidRPr="00D64D46">
            <w:rPr>
              <w:rStyle w:val="PlaceholderText"/>
            </w:rPr>
            <w:t>Click or tap here to enter text.</w:t>
          </w:r>
        </w:p>
      </w:docPartBody>
    </w:docPart>
    <w:docPart>
      <w:docPartPr>
        <w:name w:val="2E5C8512A7FF4689A341E661F3237EA6"/>
        <w:category>
          <w:name w:val="General"/>
          <w:gallery w:val="placeholder"/>
        </w:category>
        <w:types>
          <w:type w:val="bbPlcHdr"/>
        </w:types>
        <w:behaviors>
          <w:behavior w:val="content"/>
        </w:behaviors>
        <w:guid w:val="{CF4911BD-E183-409A-B9C5-AC16D6F44615}"/>
      </w:docPartPr>
      <w:docPartBody>
        <w:p w:rsidR="00551A7F" w:rsidRDefault="00551A7F" w:rsidP="00551A7F">
          <w:pPr>
            <w:pStyle w:val="2E5C8512A7FF4689A341E661F3237EA6"/>
          </w:pPr>
          <w:r w:rsidRPr="00D64D46">
            <w:rPr>
              <w:rStyle w:val="PlaceholderText"/>
            </w:rPr>
            <w:t>Click or tap here to enter text.</w:t>
          </w:r>
        </w:p>
      </w:docPartBody>
    </w:docPart>
    <w:docPart>
      <w:docPartPr>
        <w:name w:val="4F7DB18706CD4EADA66C757CB826BBD8"/>
        <w:category>
          <w:name w:val="General"/>
          <w:gallery w:val="placeholder"/>
        </w:category>
        <w:types>
          <w:type w:val="bbPlcHdr"/>
        </w:types>
        <w:behaviors>
          <w:behavior w:val="content"/>
        </w:behaviors>
        <w:guid w:val="{2E3DE76F-968C-4F3C-A88E-220DAE89C80F}"/>
      </w:docPartPr>
      <w:docPartBody>
        <w:p w:rsidR="00551A7F" w:rsidRDefault="00551A7F" w:rsidP="00551A7F">
          <w:pPr>
            <w:pStyle w:val="4F7DB18706CD4EADA66C757CB826BBD8"/>
          </w:pPr>
          <w:r w:rsidRPr="00D64D46">
            <w:rPr>
              <w:rStyle w:val="PlaceholderText"/>
            </w:rPr>
            <w:t>Click or tap here to enter text.</w:t>
          </w:r>
        </w:p>
      </w:docPartBody>
    </w:docPart>
    <w:docPart>
      <w:docPartPr>
        <w:name w:val="ED7FD22A59CD8049ADB6F8103533E1A7"/>
        <w:category>
          <w:name w:val="General"/>
          <w:gallery w:val="placeholder"/>
        </w:category>
        <w:types>
          <w:type w:val="bbPlcHdr"/>
        </w:types>
        <w:behaviors>
          <w:behavior w:val="content"/>
        </w:behaviors>
        <w:guid w:val="{8D931EA0-77F8-F14B-8584-59C5337EC654}"/>
      </w:docPartPr>
      <w:docPartBody>
        <w:p w:rsidR="00127AFB" w:rsidRDefault="00CE605E" w:rsidP="00CE605E">
          <w:pPr>
            <w:pStyle w:val="ED7FD22A59CD8049ADB6F8103533E1A7"/>
          </w:pPr>
          <w:r w:rsidRPr="00D64D4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604020202020204"/>
    <w:charset w:val="00"/>
    <w:family w:val="swiss"/>
    <w:pitch w:val="variable"/>
    <w:sig w:usb0="E4002EFF" w:usb1="C000E47F"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A43"/>
    <w:rsid w:val="00083559"/>
    <w:rsid w:val="000C542D"/>
    <w:rsid w:val="00127AFB"/>
    <w:rsid w:val="0016715B"/>
    <w:rsid w:val="00195A41"/>
    <w:rsid w:val="001F2175"/>
    <w:rsid w:val="002670B1"/>
    <w:rsid w:val="00315705"/>
    <w:rsid w:val="003A1A43"/>
    <w:rsid w:val="00403DE1"/>
    <w:rsid w:val="004B1A20"/>
    <w:rsid w:val="004D5273"/>
    <w:rsid w:val="00545B18"/>
    <w:rsid w:val="00551A7F"/>
    <w:rsid w:val="00563A2E"/>
    <w:rsid w:val="005F3FCC"/>
    <w:rsid w:val="00642EE5"/>
    <w:rsid w:val="007030FC"/>
    <w:rsid w:val="00720947"/>
    <w:rsid w:val="00723B61"/>
    <w:rsid w:val="00753F75"/>
    <w:rsid w:val="007D0B2D"/>
    <w:rsid w:val="008A3729"/>
    <w:rsid w:val="00962270"/>
    <w:rsid w:val="00992E6B"/>
    <w:rsid w:val="00A52559"/>
    <w:rsid w:val="00A80448"/>
    <w:rsid w:val="00AD07F9"/>
    <w:rsid w:val="00B76CF5"/>
    <w:rsid w:val="00BD3146"/>
    <w:rsid w:val="00C53239"/>
    <w:rsid w:val="00CE605E"/>
    <w:rsid w:val="00D13CCC"/>
    <w:rsid w:val="00D1744C"/>
    <w:rsid w:val="00DA5152"/>
    <w:rsid w:val="00E11263"/>
    <w:rsid w:val="00E315C3"/>
    <w:rsid w:val="00EE38C4"/>
    <w:rsid w:val="00F24F3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ZA" w:eastAsia="en-Z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CE605E"/>
    <w:rPr>
      <w:color w:val="808080"/>
    </w:rPr>
  </w:style>
  <w:style w:type="paragraph" w:customStyle="1" w:styleId="3281C858F58244A4A132C1FA3103DAFD">
    <w:name w:val="3281C858F58244A4A132C1FA3103DAFD"/>
    <w:rsid w:val="007030FC"/>
    <w:rPr>
      <w:lang w:val="en-US" w:eastAsia="en-US"/>
    </w:rPr>
  </w:style>
  <w:style w:type="paragraph" w:customStyle="1" w:styleId="2E5C8512A7FF4689A341E661F3237EA6">
    <w:name w:val="2E5C8512A7FF4689A341E661F3237EA6"/>
    <w:rsid w:val="00551A7F"/>
    <w:rPr>
      <w:lang w:val="en-US" w:eastAsia="en-US"/>
    </w:rPr>
  </w:style>
  <w:style w:type="paragraph" w:customStyle="1" w:styleId="4F7DB18706CD4EADA66C757CB826BBD8">
    <w:name w:val="4F7DB18706CD4EADA66C757CB826BBD8"/>
    <w:rsid w:val="00551A7F"/>
    <w:rPr>
      <w:lang w:val="en-US" w:eastAsia="en-US"/>
    </w:rPr>
  </w:style>
  <w:style w:type="paragraph" w:customStyle="1" w:styleId="ED7FD22A59CD8049ADB6F8103533E1A7">
    <w:name w:val="ED7FD22A59CD8049ADB6F8103533E1A7"/>
    <w:rsid w:val="00CE605E"/>
    <w:pPr>
      <w:spacing w:after="0" w:line="240" w:lineRule="auto"/>
    </w:pPr>
    <w:rPr>
      <w:sz w:val="24"/>
      <w:szCs w:val="24"/>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BB6EB5-3EF2-4BDF-8676-AA5F55EF1C93}">
  <we:reference id="wa104382081" version="1.55.1.0" store="en-US" storeType="OMEX"/>
  <we:alternateReferences>
    <we:reference id="WA104382081" version="1.55.1.0" store="WA104382081" storeType="OMEX"/>
  </we:alternateReferences>
  <we:properties>
    <we:property name="MENDELEY_CITATIONS" value="[{&quot;citationID&quot;:&quot;MENDELEY_CITATION_90e73196-e840-4edd-9df6-6dfd909497e5&quot;,&quot;properties&quot;:{&quot;noteIndex&quot;:0},&quot;isEdited&quot;:false,&quot;manualOverride&quot;:{&quot;citeprocText&quot;:&quot;[1]&quot;,&quot;isManuallyOverridden&quot;:false,&quot;manualOverrideText&quot;:&quot;&quot;},&quot;citationTag&quot;:&quot;MENDELEY_CITATION_v3_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&quot;,&quot;citationItems&quot;:[{&quot;id&quot;:&quot;2a28a6fa-084f-58d2-a0c4-a300aa24b7d1&quot;,&quot;itemData&quot;:{&quot;author&quot;:[{&quot;dropping-particle&quot;:&quot;&quot;,&quot;family&quot;:&quot;World Health Organization&quot;,&quot;given&quot;:&quot;&quot;,&quot;non-dropping-particle&quot;:&quot;&quot;,&quot;parse-names&quot;:false,&quot;suffix&quot;:&quot;&quot;}],&quot;id&quot;:&quot;2a28a6fa-084f-58d2-a0c4-a300aa24b7d1&quot;,&quot;issued&quot;:{&quot;date-parts&quot;:[[&quot;2021&quot;]]},&quot;publisher-place&quot;:&quot;Geneva&quot;,&quot;title&quot;:&quot;World Malaria Report 2021&quot;,&quot;type&quot;:&quot;report&quot;,&quot;container-title-short&quot;:&quot;&quot;},&quot;uris&quot;:[&quot;http://www.mendeley.com/documents/?uuid=1b5b73b5-ac20-36d6-824d-ec9674bb251c&quot;],&quot;isTemporary&quot;:false,&quot;legacyDesktopId&quot;:&quot;1b5b73b5-ac20-36d6-824d-ec9674bb251c&quot;}]},{&quot;citationID&quot;:&quot;MENDELEY_CITATION_a157015e-1f60-406b-a5ba-a8875c8dbb59&quot;,&quot;properties&quot;:{&quot;noteIndex&quot;:0},&quot;isEdited&quot;:false,&quot;manualOverride&quot;:{&quot;citeprocText&quot;:&quot;[2–4]&quot;,&quot;isManuallyOverridden&quot;:false,&quot;manualOverrideText&quot;:&quot;&quot;},&quot;citationTag&quot;:&quot;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&quot;,&quot;citationItems&quot;:[{&quot;id&quot;:&quot;12ccbbeb-d38d-563b-8b2d-92d4e8c9e7e2&quot;,&quot;itemData&quot;:{&quot;DOI&quot;:&quot;10.1038/s41598-019-53814-x&quot;,&quot;ISSN&quot;:&quot;20452322&quot;,&quot;abstract&quot;:&quot;Malaria still poses a significant threat in Nigeria despite the various efforts to abate its transmission. Certain environmental factors have been implicated to increase the risk of malaria in Nigeria and other affected countries. The study aimed to evaluate the spatial and temporal association between the incidence of malaria and some environmental risk factors in Nigeria. The study used malaria incidence and environmental risk factors data emanating from 2015 Nigeria Malaria Indicator Survey accessed from the Demographic and Health Survey database. A total of 333 and 326 clusters throughout the country were used for malaria incidence study and environmental variables respectively. The spatial autocorrelation of malaria incidence and hotspot analysis was determined by the Moran’s diagram and local Moran’s I index, respectively. The relationships between the malaria incidence and the ecological predictors of transmission were analysed in all the six geopolitical zones of Nigeria from 2000–2015 using ordinary least square (OLS), spatial lag model (SLM), and spatial error model (SEM). Annual rainfall, precipitation and proximity to water showed significant positive relationship with the incidence rate of malaria in the OLS model (P &lt; 0.01), whereas aridity was negatively related to malaria incidence (P &lt; 0.001) in the same model. The rate of incidence of malaria increased significantly with increase in temperature, aridity, rainfall and proximity to water in the SEM whereas only temperature and proximity to water have significant positive effect on malaria incidence in the SLM. The modelling of the ecological predictors of malaria transmission and spatial maps provided in this study could aid in developing framework to mitigate malaria and identify its hotspots for urgent intervention in the endemic regions.&quot;,&quot;author&quot;:[{&quot;dropping-particle&quot;:&quot;&quot;,&quot;family&quot;:&quot;Okunlola&quot;,&quot;given&quot;:&quot;Oluyemi A.&quot;,&quot;non-dropping-particle&quot;:&quot;&quot;,&quot;parse-names&quot;:false,&quot;suffix&quot;:&quot;&quot;},{&quot;dropping-particle&quot;:&quot;&quot;,&quot;family&quot;:&quot;Oyeyemi&quot;,&quot;given&quot;:&quot;Oyetunde T.&quot;,&quot;non-dropping-particle&quot;:&quot;&quot;,&quot;parse-names&quot;:false,&quot;suffix&quot;:&quot;&quot;}],&quot;container-title&quot;:&quot;Scientific Reports&quot;,&quot;id&quot;:&quot;12ccbbeb-d38d-563b-8b2d-92d4e8c9e7e2&quot;,&quot;issue&quot;:&quot;1&quot;,&quot;issued&quot;:{&quot;date-parts&quot;:[[&quot;2019&quot;,&quot;12&quot;,&quot;1&quot;]]},&quot;page&quot;:&quot;1-11&quot;,&quot;publisher&quot;:&quot;Nature Research&quot;,&quot;title&quot;:&quot;Spatio-temporal analysis of association between incidence of malaria and environmental predictors of malaria transmission in Nigeria&quot;,&quot;type&quot;:&quot;article-journal&quot;,&quot;volume&quot;:&quot;9&quot;,&quot;container-title-short&quot;:&quot;Sci Rep&quot;},&quot;uris&quot;:[&quot;http://www.mendeley.com/documents/?uuid=def62fd3-daf5-37dd-9921-cd8ce28defe7&quot;],&quot;isTemporary&quot;:false,&quot;legacyDesktopId&quot;:&quot;def62fd3-daf5-37dd-9921-cd8ce28defe7&quot;},{&quot;id&quot;:&quot;96f2af6c-1514-52cf-92a7-1c4ed99ee285&quot;,&quot;itemData&quot;:{&quot;author&quot;:[{&quot;dropping-particle&quot;:&quot;&quot;,&quot;family&quot;:&quot;National Malaria Control Programme&quot;,&quot;given&quot;:&quot;&quot;,&quot;non-dropping-particle&quot;:&quot;&quot;,&quot;parse-names&quot;:false,&quot;suffix&quot;:&quot;&quot;},{&quot;dropping-particle&quot;:&quot;&quot;,&quot;family&quot;:&quot;suMAP&quot;,&quot;given&quot;:&quot;&quot;,&quot;non-dropping-particle&quot;:&quot;&quot;,&quot;parse-names&quot;:false,&quot;suffix&quot;:&quot;&quot;},{&quot;dropping-particle&quot;:&quot;&quot;,&quot;family&quot;:&quot;World Health Organization&quot;,&quot;given&quot;:&quot;&quot;,&quot;non-dropping-particle&quot;:&quot;&quot;,&quot;parse-names&quot;:false,&quot;suffix&quot;:&quot;&quot;},{&quot;dropping-particle&quot;:&quot;&quot;,&quot;family&quot;:&quot;INFORM project&quot;,&quot;given&quot;:&quot;&quot;,&quot;non-dropping-particle&quot;:&quot;&quot;,&quot;parse-names&quot;:false,&quot;suffix&quot;:&quot;&quot;}],&quot;id&quot;:&quot;96f2af6c-1514-52cf-92a7-1c4ed99ee285&quot;,&quot;issued&quot;:{&quot;date-parts&quot;:[[&quot;2013&quot;]]},&quot;title&quot;:&quot;A description of the epidemiology of malaria to guide the planning of control in Nigeria. A report prepared for the Federal Ministry of Health, Nigeria, the Roll Back Malaria Partnership and the Department for International Development, UK.&quot;,&quot;type&quot;:&quot;report&quot;,&quot;container-title-short&quot;:&quot;&quot;},&quot;uris&quot;:[&quot;http://www.mendeley.com/documents/?uuid=4d29c760-ae07-4143-b8f9-ae348b170dbe&quot;],&quot;isTemporary&quot;:false,&quot;legacyDesktopId&quot;:&quot;4d29c760-ae07-4143-b8f9-ae348b170dbe&quot;},{&quot;id&quot;:&quot;7002c842-4f55-5482-913b-b651407e6961&quot;,&quot;itemData&quot;:{&quot;DOI&quot;:&quot;10.2991/jegh.k.200814.001&quot;,&quot;ISSN&quot;:&quot;22106014&quot;,&quot;PMID&quot;:&quot;33009733&quot;,&quot;abstract&quot;:&quot;Although malaria burden has declined globally following scale up of intervention, the disease has remained a leading cause of hospitalization and deaths among children aged under-5 years in Nigeria. Malaria is known to be related to climate and environmental conditions. Previous research has usually studied the effects of these factors, neglecting possible correlation between them, high correlation among variables is a source of multicollinearity that induces overfitting in regression modelling. In this paper, a factor analysis was first introduced to circumvent the issue of multicollinearity and a Generalized Additive Model (GAM) was subsequently explored to identify the important risk factors that might influence the prevalence of childhood malaria in Nigeria. The GAM incorporated the complexity of the survey data, while simultaneously modelling the nonlinear and spatial random effects to allow a more precise identification of the major malaria risk factors that influence the geographical distribution of the disease. From our findings, the three latent factor components (constituted by humidity, precipitation, potential evapotranspiration, and wet days/maximum and minimum temperature/proximity to permanent waters, respectively) were significantly associated with malaria prevalence. Our analysis also detected statistically significant and nonlinear effect of altitude: the risk of malaria increased with lower values but declined sharply with higher values. A significant spatial variability in under-5 malaria prevalence across the survey clusters was also observed; malaria burden was higher in the northern part of Nigeria. Investigating the impact of important risk factors and geographical location on childhood malaria is of high relevance for the sustainable development goals (SDGs) 2015–2030 Agenda on malaria eradication, and we believe that the information obtained from this study and the generated risk maps can be useful to effectively target intervention efforts to high-risk areas based on climate and environmental context.&quot;,&quot;author&quot;:[{&quot;dropping-particle&quot;:&quot;&quot;,&quot;family&quot;:&quot;Jane Ugwu&quot;,&quot;given&quot;:&quot;Chigozie Louisa&quot;,&quot;non-dropping-particle&quot;:&quot;&quot;,&quot;parse-names&quot;:false,&quot;suffix&quot;:&quot;&quot;},{&quot;dropping-particle&quot;:&quot;&quot;,&quot;family&quot;:&quot;Zewotir&quot;,&quot;given&quot;:&quot;Temesgen&quot;,&quot;non-dropping-particle&quot;:&quot;&quot;,&quot;parse-names&quot;:false,&quot;suffix&quot;:&quot;&quot;}],&quot;container-title&quot;:&quot;Journal of Epidemiology and Global Health&quot;,&quot;id&quot;:&quot;7002c842-4f55-5482-913b-b651407e6961&quot;,&quot;issue&quot;:&quot;4&quot;,&quot;issued&quot;:{&quot;date-parts&quot;:[[&quot;2020&quot;,&quot;12&quot;,&quot;1&quot;]]},&quot;page&quot;:&quot;304-314&quot;,&quot;publisher&quot;:&quot;Atlantis Press International&quot;,&quot;title&quot;:&quot;Evaluating the effects of climate and environmental factors on under-5 children malaria spatial distribution using generalized additive models (GAMs)&quot;,&quot;type&quot;:&quot;article-journal&quot;,&quot;volume&quot;:&quot;10&quot;,&quot;container-title-short&quot;:&quot;J Epidemiol Glob Health&quot;},&quot;uris&quot;:[&quot;http://www.mendeley.com/documents/?uuid=c561954e-18b1-3cd8-836a-b720b8744e6a&quot;],&quot;isTemporary&quot;:false,&quot;legacyDesktopId&quot;:&quot;c561954e-18b1-3cd8-836a-b720b8744e6a&quot;}]},{&quot;citationID&quot;:&quot;MENDELEY_CITATION_55af040c-54c2-4119-b621-75e901d7057c&quot;,&quot;properties&quot;:{&quot;noteIndex&quot;:0},&quot;isEdited&quot;:false,&quot;manualOverride&quot;:{&quot;citeprocText&quot;:&quot;[5]&quot;,&quot;isManuallyOverridden&quot;:false,&quot;manualOverrideText&quot;:&quot;&quot;},&quot;citationTag&quot;:&quot;MENDELEY_CITATION_v3_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&quot;,&quot;citationItems&quot;:[{&quot;id&quot;:&quot;f5bbeeb3-a9d8-5223-9d0b-5000d41d71da&quot;,&quot;itemData&quot;:{&quot;DOI&quot;:&quot;10.18356/b9e995fe-en&quot;,&quot;abstract&quot;:&quot;• Globally, more people live in urban areas than in rural areas, with 55 % of the world's population residing in urban areas in 2018. In 1950, 30 % of the world's population was urban, and by 2050, 68 % of the world's population is projected to be urban. • Today, the most urbanized regions include Northern America (with 82 % of its population living in urban areas in 2018), Latin America and the Caribbean (81 %), Europe (74 %) and Oceania (68%). The level of urbanization in Asia is now approximating 50 %. In contrast, Africa remains mostly rural, with 43 % of its population living in urban areas. • The rural population of the world has grown slowly since 1950 and is expected to reach its peak in a few years. The global rural population is now close to 3.4 billion and is expected to rise slightly and then decline to around 3.1 billion in 2050. Africa and Asia are home to nearly 90 % of the world's rural population. India has the largest rural population (893 million), followed by China (578 million). • The urban population of the world has grown rapidly since 1950, having increased from 751 million to 4.2 billion in 2018. Asia, despite being less urbanized than most other regions today, is home to 54 % of the world's urban population, followed by Europe and Africa (13 % each). • Growth in the urban population is driven by overall population increase and by the upward shift in the percentage living in urban areas. Together, these two factors are projected to add 2.5 billion to the world's urban population by 2050, with almost 90 % of this growth happening in Asia and Africa. • Just three countries-India, China and Nigeria-together are expected to account for 35 % of the growth in the world's urban population between 2018 and 2050. India is projected to add 416 million urban dwellers, China 255 million and Nigeria 189 million. • Close to half of the world's urban dwellers reside in settlements with fewer than 500,000 inhabitants, while around one in eight live in 33 megacities with more than 10 million inhabitants. By 2030, the world is projected to have 43 megacities, most of them in developing regions. • Tokyo is the world's largest city with an agglomeration of 37 million inhabitants, followed by Delhi with 29 million, Shanghai with 26 million, and Mexico City and São Paulo, each with around 22 million inhabitants. Today, Cairo, Mumbai, Beijing and Dhaka all have close to 20 million inhabitants. • Some cities have experienced population decline in recen…&quot;,&quot;author&quot;:[{&quot;dropping-particle&quot;:&quot;&quot;,&quot;family&quot;:&quot;United Nations Department of Economic and Social Affairs&quot;,&quot;given&quot;:&quot;&quot;,&quot;non-dropping-particle&quot;:&quot;&quot;,&quot;parse-names&quot;:false,&quot;suffix&quot;:&quot;&quot;}],&quot;id&quot;:&quot;f5bbeeb3-a9d8-5223-9d0b-5000d41d71da&quot;,&quot;issued&quot;:{&quot;date-parts&quot;:[[&quot;2019&quot;]]},&quot;title&quot;:&quot;World Urbanization Prospects: The 2018 Revision&quot;,&quot;type&quot;:&quot;report&quot;,&quot;container-title-short&quot;:&quot;&quot;},&quot;uris&quot;:[&quot;http://www.mendeley.com/documents/?uuid=b9e4d11f-b1c7-3724-9bcb-cea24464d12a&quot;],&quot;isTemporary&quot;:false,&quot;legacyDesktopId&quot;:&quot;b9e4d11f-b1c7-3724-9bcb-cea24464d12a&quot;}]},{&quot;citationID&quot;:&quot;MENDELEY_CITATION_f402b4b8-ae7f-41bf-8199-27cdc3864dc3&quot;,&quot;properties&quot;:{&quot;noteIndex&quot;:0},&quot;isEdited&quot;:false,&quot;manualOverride&quot;:{&quot;citeprocText&quot;:&quot;[5]&quot;,&quot;isManuallyOverridden&quot;:false,&quot;manualOverrideText&quot;:&quot;&quot;},&quot;citationTag&quot;:&quot;MENDELEY_CITATION_v3_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&quot;,&quot;citationItems&quot;:[{&quot;id&quot;:&quot;f5bbeeb3-a9d8-5223-9d0b-5000d41d71da&quot;,&quot;itemData&quot;:{&quot;DOI&quot;:&quot;10.18356/b9e995fe-en&quot;,&quot;abstract&quot;:&quot;• Globally, more people live in urban areas than in rural areas, with 55 % of the world's population residing in urban areas in 2018. In 1950, 30 % of the world's population was urban, and by 2050, 68 % of the world's population is projected to be urban. • Today, the most urbanized regions include Northern America (with 82 % of its population living in urban areas in 2018), Latin America and the Caribbean (81 %), Europe (74 %) and Oceania (68%). The level of urbanization in Asia is now approximating 50 %. In contrast, Africa remains mostly rural, with 43 % of its population living in urban areas. • The rural population of the world has grown slowly since 1950 and is expected to reach its peak in a few years. The global rural population is now close to 3.4 billion and is expected to rise slightly and then decline to around 3.1 billion in 2050. Africa and Asia are home to nearly 90 % of the world's rural population. India has the largest rural population (893 million), followed by China (578 million). • The urban population of the world has grown rapidly since 1950, having increased from 751 million to 4.2 billion in 2018. Asia, despite being less urbanized than most other regions today, is home to 54 % of the world's urban population, followed by Europe and Africa (13 % each). • Growth in the urban population is driven by overall population increase and by the upward shift in the percentage living in urban areas. Together, these two factors are projected to add 2.5 billion to the world's urban population by 2050, with almost 90 % of this growth happening in Asia and Africa. • Just three countries-India, China and Nigeria-together are expected to account for 35 % of the growth in the world's urban population between 2018 and 2050. India is projected to add 416 million urban dwellers, China 255 million and Nigeria 189 million. • Close to half of the world's urban dwellers reside in settlements with fewer than 500,000 inhabitants, while around one in eight live in 33 megacities with more than 10 million inhabitants. By 2030, the world is projected to have 43 megacities, most of them in developing regions. • Tokyo is the world's largest city with an agglomeration of 37 million inhabitants, followed by Delhi with 29 million, Shanghai with 26 million, and Mexico City and São Paulo, each with around 22 million inhabitants. Today, Cairo, Mumbai, Beijing and Dhaka all have close to 20 million inhabitants. • Some cities have experienced population decline in recen…&quot;,&quot;author&quot;:[{&quot;dropping-particle&quot;:&quot;&quot;,&quot;family&quot;:&quot;United Nations Department of Economic and Social Affairs&quot;,&quot;given&quot;:&quot;&quot;,&quot;non-dropping-particle&quot;:&quot;&quot;,&quot;parse-names&quot;:false,&quot;suffix&quot;:&quot;&quot;}],&quot;id&quot;:&quot;f5bbeeb3-a9d8-5223-9d0b-5000d41d71da&quot;,&quot;issued&quot;:{&quot;date-parts&quot;:[[&quot;2019&quot;]]},&quot;title&quot;:&quot;World Urbanization Prospects: The 2018 Revision&quot;,&quot;type&quot;:&quot;report&quot;,&quot;container-title-short&quot;:&quot;&quot;},&quot;uris&quot;:[&quot;http://www.mendeley.com/documents/?uuid=b9e4d11f-b1c7-3724-9bcb-cea24464d12a&quot;],&quot;isTemporary&quot;:false,&quot;legacyDesktopId&quot;:&quot;b9e4d11f-b1c7-3724-9bcb-cea24464d12a&quot;}]},{&quot;citationID&quot;:&quot;MENDELEY_CITATION_2927ad61-8f90-412c-ac29-201cd45d7c23&quot;,&quot;properties&quot;:{&quot;noteIndex&quot;:0},&quot;isEdited&quot;:false,&quot;manualOverride&quot;:{&quot;citeprocText&quot;:&quot;[6–8]&quot;,&quot;isManuallyOverridden&quot;:false,&quot;manualOverrideText&quot;:&quot;&quot;},&quot;citationTag&quot;:&quot;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&quot;,&quot;citationItems&quot;:[{&quot;id&quot;:&quot;fbd15d96-1aee-5c31-bece-7de1fd29a4b8&quot;,&quot;itemData&quot;:{&quot;DOI&quot;:&quot;10.1016/J.TMAID.2006.04.003&quot;,&quot;ISSN&quot;:&quot;1477-8939&quot;,&quot;abstract&quot;:&quot;It is essential that the precautions that are advisable for travel in sub-Saharan Africa, including antimalarial prophylaxis, are supported by evidence. Sub-Saharan Africa accounts for 90% of global malaria cases and the more serious falciparum form predominates. The risk of malaria transmission is qualitatively much greater in rural than urban areas. However, there is little quantitative data on the risk in urban areas on which to base a risk assessment. Rapid urban population growth and trends of tourism to urban-only (rather than rural) areas both support the need to focus attention on the level of risk in malaria endemic African cities. There is evidence in urban settings that the reduced intensity of malaria transmission is due to a decline in the level of parasitism in the local population and reduced anophelism. The most useful evidence for an urban risk assessment is the entomological inoculation rate (EIR) which is generally below 30 infective bites per person per year. Transmission is acknowledged to be much lower in central urban areas compared with peri-urban areas or rural areas.Transmission is local and focal because the anopheles mosquito has a limited flight range of several kilometres. The risk assessment should examine nocturnal activities outside an air-conditioned environment (because the anopheline mosquito only bites between dusk and dawn) and the level of adherence to accompanying protective measures. Several studies have noted the protection air-conditioning provides against malaria. Evidence of low occupational risk for airline crew, unprotected by prophylaxis, from brief layovers of several nights in quality hotels in 8 endemic cities is explored. A literature search examines the evidence of environmental surveys and entomological inoculation rates. The limitations of the available data are discussed, including the highly focal nature of malaria transmission. © 2006 Elsevier Ltd. All rights reserved.&quot;,&quot;author&quot;:[{&quot;dropping-particle&quot;:&quot;&quot;,&quot;family&quot;:&quot;Byrne&quot;,&quot;given&quot;:&quot;Neville&quot;,&quot;non-dropping-particle&quot;:&quot;&quot;,&quot;parse-names&quot;:false,&quot;suffix&quot;:&quot;&quot;}],&quot;container-title&quot;:&quot;Travel Medicine and Infectious Disease&quot;,&quot;id&quot;:&quot;fbd15d96-1aee-5c31-bece-7de1fd29a4b8&quot;,&quot;issue&quot;:&quot;2&quot;,&quot;issued&quot;:{&quot;date-parts&quot;:[[&quot;2007&quot;,&quot;3&quot;,&quot;1&quot;]]},&quot;page&quot;:&quot;135-137&quot;,&quot;publisher&quot;:&quot;Elsevier&quot;,&quot;title&quot;:&quot;Urban malaria risk in sub-Saharan Africa: Where is the evidence?&quot;,&quot;type&quot;:&quot;article-journal&quot;,&quot;volume&quot;:&quot;5&quot;,&quot;container-title-short&quot;:&quot;Travel Med Infect Dis&quot;},&quot;uris&quot;:[&quot;http://www.mendeley.com/documents/?uuid=425d963c-331e-3c1e-833b-2013795ccc48&quot;],&quot;isTemporary&quot;:false,&quot;legacyDesktopId&quot;:&quot;425d963c-331e-3c1e-833b-2013795ccc48&quot;},{&quot;id&quot;:&quot;f3da5321-61a8-5618-804d-cc847dfc2f3e&quot;,&quot;itemData&quot;:{&quot;DOI&quot;:&quot;10.1016/0035-9203(87)90473-1&quot;,&quot;ISSN&quot;:&quot;0035-9203&quot;,&quot;abstract&quot;:&quot;The authors present a map of malaria transmission intensity in Brazzaville from which they analyse the impact of urbanization on anopheline density and transmission of malaria. Whereas at first each new human settlement promotes the introduction or the proliferation of A. gambiae, the major vector of malaria in Central Africa, urban growth later proves to be unfavourable to this vector. Apart from the canalization of surface water and improvement in sanitation, it is the increase in population density which seems, by its direct or indirect consequences in urban areas, to determine the decrease in malaria transmission intensity. By favouring the absorption of the last remaining open spaces and by the accompanying domestic pollution, urbanization tends to eliminate an increasing number of A. gambiae breeding places; by limiting the dispersion of anopheles from breeding sites, it tends to focus malaria transmission and by thinning out the subsisting anopheline population among a denser human population, it tends to reduce the degree of exposure of each person. © 1987 Oxford University press. All rights reserved.&quot;,&quot;author&quot;:[{&quot;dropping-particle&quot;:&quot;&quot;,&quot;family&quot;:&quot;Trape&quot;,&quot;given&quot;:&quot;J.F.&quot;,&quot;non-dropping-particle&quot;:&quot;&quot;,&quot;parse-names&quot;:false,&quot;suffix&quot;:&quot;&quot;},{&quot;dropping-particle&quot;:&quot;&quot;,&quot;family&quot;:&quot;Zoulani&quot;,&quot;given&quot;:&quot;A.&quot;,&quot;non-dropping-particle&quot;:&quot;&quot;,&quot;parse-names&quot;:false,&quot;suffix&quot;:&quot;&quot;}],&quot;container-title&quot;:&quot;Transactions of The Royal Society of Tropical Medicine and Hygiene&quot;,&quot;id&quot;:&quot;f3da5321-61a8-5618-804d-cc847dfc2f3e&quot;,&quot;issue&quot;:&quot;Supplement_2&quot;,&quot;issued&quot;:{&quot;date-parts&quot;:[[&quot;1987&quot;,&quot;1&quot;,&quot;1&quot;]]},&quot;page&quot;:&quot;19-25&quot;,&quot;publisher&quot;:&quot;Oxford Academic&quot;,&quot;title&quot;:&quot;Malaria and urbanization in Central Africa: the example of Brazzaville. Part III: Relationships between urbanization and the intensity of malaria transmission&quot;,&quot;type&quot;:&quot;article-journal&quot;,&quot;volume&quot;:&quot;81&quot;,&quot;container-title-short&quot;:&quot;Trans R Soc Trop Med Hyg&quot;},&quot;uris&quot;:[&quot;http://www.mendeley.com/documents/?uuid=d67c0715-b69a-385e-a618-12e76a634fe1&quot;],&quot;isTemporary&quot;:false,&quot;legacyDesktopId&quot;:&quot;d67c0715-b69a-385e-a618-12e76a634fe1&quot;},{&quot;id&quot;:&quot;2774ce22-69d4-5e8c-83df-ea01198870ec&quot;,&quot;itemData&quot;:{&quot;DOI&quot;:&quot;10.1038/NRMICRO1069&quot;,&quot;PMID&quot;:&quot;15608702&quot;,&quot;abstract&quot;:&quot;Many attempts have been made to quantity Africa's malaria burden but none has addressed how urbanization will affect disease transmission and outcome, and therefore mortality and morbidity estimates. In 2003, 39% of Africa's 850 million people lived in urban settings; by 2030, 54% of Africans are expected to do so. We present the results of a series of entomological, parasitological and behavioural meta-analyses of studies that have investigated the effect of urbanization on malaria in Africa. We describe the effect of urbanization on both the impact of malaria transmission and be concomitant improvements in access to preventative and curative measures. Using these data, we have recalculated estimates of populations at risk of malaria and the resulting mortality. We find there were 1,068,505 malaria deaths in Africa in 2000 - a modest 6.7% reduction over previous iterations. The public-health implications of these findings and revised estimates are discussed.&quot;,&quot;author&quot;:[{&quot;dropping-particle&quot;:&quot;&quot;,&quot;family&quot;:&quot;Hay&quot;,&quot;given&quot;:&quot;Simon I.&quot;,&quot;non-dropping-particle&quot;:&quot;&quot;,&quot;parse-names&quot;:false,&quot;suffix&quot;:&quot;&quot;},{&quot;dropping-particle&quot;:&quot;&quot;,&quot;family&quot;:&quot;Guerra&quot;,&quot;given&quot;:&quot;Carlos A.&quot;,&quot;non-dropping-particle&quot;:&quot;&quot;,&quot;parse-names&quot;:false,&quot;suffix&quot;:&quot;&quot;},{&quot;dropping-particle&quot;:&quot;&quot;,&quot;family&quot;:&quot;Tatem&quot;,&quot;given&quot;:&quot;Andrew J.&quot;,&quot;non-dropping-particle&quot;:&quot;&quot;,&quot;parse-names&quot;:false,&quot;suffix&quot;:&quot;&quot;},{&quot;dropping-particle&quot;:&quot;&quot;,&quot;family&quot;:&quot;Atkinson&quot;,&quot;given&quot;:&quot;Peter M.&quot;,&quot;non-dropping-particle&quot;:&quot;&quot;,&quot;parse-names&quot;:false,&quot;suffix&quot;:&quot;&quot;},{&quot;dropping-particle&quot;:&quot;&quot;,&quot;family&quot;:&quot;Snow&quot;,&quot;given&quot;:&quot;Robert W.&quot;,&quot;non-dropping-particle&quot;:&quot;&quot;,&quot;parse-names&quot;:false,&quot;suffix&quot;:&quot;&quot;}],&quot;container-title&quot;:&quot;Nature reviews. Microbiology&quot;,&quot;id&quot;:&quot;2774ce22-69d4-5e8c-83df-ea01198870ec&quot;,&quot;issue&quot;:&quot;1&quot;,&quot;issued&quot;:{&quot;date-parts&quot;:[[&quot;2005&quot;,&quot;1&quot;]]},&quot;page&quot;:&quot;81&quot;,&quot;publisher&quot;:&quot;Europe PMC Funders&quot;,&quot;title&quot;:&quot;Urbanization, malaria transmission and disease burden in Africa&quot;,&quot;type&quot;:&quot;article-journal&quot;,&quot;volume&quot;:&quot;3&quot;,&quot;container-title-short&quot;:&quot;Nat Rev Microbiol&quot;},&quot;uris&quot;:[&quot;http://www.mendeley.com/documents/?uuid=72e9ee5e-461e-33be-ba40-b31873a90a11&quot;],&quot;isTemporary&quot;:false,&quot;legacyDesktopId&quot;:&quot;72e9ee5e-461e-33be-ba40-b31873a90a11&quot;}]},{&quot;citationID&quot;:&quot;MENDELEY_CITATION_ad4d4c00-b72a-43c4-a586-142031b23965&quot;,&quot;properties&quot;:{&quot;noteIndex&quot;:0},&quot;isEdited&quot;:false,&quot;manualOverride&quot;:{&quot;citeprocText&quot;:&quot;[9]&quot;,&quot;isManuallyOverridden&quot;:false,&quot;manualOverrideText&quot;:&quot;&quot;},&quot;citationTag&quot;:&quot;MENDELEY_CITATION_v3_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&quot;,&quot;citationItems&quot;:[{&quot;id&quot;:&quot;6f0b18bc-1c06-5bfb-acf7-1e4aff91ef36&quot;,&quot;itemData&quot;:{&quot;DOI&quot;:&quot;10.1186/1475-2875-5-45&quot;,&quot;PMID&quot;:&quot;16749927&quot;,&quot;abstract&quot;:&quot;BACKGROUND An estimated 40 % of the population in Benin lives in urban areas. The purpose of the study was to estimate malaria endemicity and the fraction of malaria-attributable fevers in health facilities in Cotonou. METHODS A health care system evaluation and a series of school parasitaemia surveys and health facility-based surveys were carried out during the dry season in of 2003, applying standard Rapid Urban Malaria Appraisal (RUMA) methodology. This study was part of a multi-site assessment supported by the Roll Back Malaria Partnership. RESULTS The field work was carried out in February-March 2003. In 2002 and out of 289,342 consultations in the public health facilities of Cotonou there were 100,257 reported simple malaria cases (34.6%) and 12,195 complicated malaria cases (4.2%). In the school parasitaemia surveys, a malaria infection was found in 5.2 % of all samples. The prevalence rates of parasitaemia in the centre, intermediate and periphery zones were 2.6%, 9.0% and 2.5%, respectively. In the health facility surveys the malaria infection rates in presenting fever cases were 0% (under one year old), 6.8% (one to five years old), 0% (&gt; five to 15 years old) and 0.9% (over 15 years old), while these rates in the control group were 1.4%, 2.8%, 1.3% and 2.0%. The malaria-attributable fractions among presenting fever cases were 0.04 in the one to five years old and zero in the three other age groups. Hence, malaria played only a small role in fever episodes at the end of the dry season. In total, 69.2% of patients used a mosquito net the night before the survey and 35.1% used an insecticide-treated net, which was shown to be protective for an infection (OR = 0.23, 95% CI 0.07-0.78). Travelling to a rural area (5.8% of all respondents) did not increase the infection risk. CONCLUSION The homogenously low malaria prevalence might be associated with urban transformation and/or a high bednet usage. Over-diagnosis of malaria and over-treatment with antimalarials was found to be a serious problem.&quot;,&quot;author&quot;:[{&quot;dropping-particle&quot;:&quot;&quot;,&quot;family&quot;:&quot;Wang&quot;,&quot;given&quot;:&quot;Shr-Jie&quot;,&quot;non-dropping-particle&quot;:&quot;&quot;,&quot;parse-names&quot;:false,&quot;suffix&quot;:&quot;&quot;},{&quot;dropping-particle&quot;:&quot;&quot;,&quot;family&quot;:&quot;Lengeler&quot;,&quot;given&quot;:&quot;Christian&quot;,&quot;non-dropping-particle&quot;:&quot;&quot;,&quot;parse-names&quot;:false,&quot;suffix&quot;:&quot;&quot;},{&quot;dropping-particle&quot;:&quot;&quot;,&quot;family&quot;:&quot;Smith&quot;,&quot;given&quot;:&quot;Thomas A&quot;,&quot;non-dropping-particle&quot;:&quot;&quot;,&quot;parse-names&quot;:false,&quot;suffix&quot;:&quot;&quot;},{&quot;dropping-particle&quot;:&quot;&quot;,&quot;family&quot;:&quot;Vounatsou&quot;,&quot;given&quot;:&quot;Penelope&quot;,&quot;non-dropping-particle&quot;:&quot;&quot;,&quot;parse-names&quot;:false,&quot;suffix&quot;:&quot;&quot;},{&quot;dropping-particle&quot;:&quot;&quot;,&quot;family&quot;:&quot;Akogbeto&quot;,&quot;given&quot;:&quot;Martin&quot;,&quot;non-dropping-particle&quot;:&quot;&quot;,&quot;parse-names&quot;:false,&quot;suffix&quot;:&quot;&quot;},{&quot;dropping-particle&quot;:&quot;&quot;,&quot;family&quot;:&quot;Tanner&quot;,&quot;given&quot;:&quot;Marcel&quot;,&quot;non-dropping-particle&quot;:&quot;&quot;,&quot;parse-names&quot;:false,&quot;suffix&quot;:&quot;&quot;}],&quot;container-title&quot;:&quot;Malaria Journal&quot;,&quot;id&quot;:&quot;6f0b18bc-1c06-5bfb-acf7-1e4aff91ef36&quot;,&quot;issue&quot;:&quot;1&quot;,&quot;issued&quot;:{&quot;date-parts&quot;:[[&quot;2006&quot;,&quot;12&quot;]]},&quot;page&quot;:&quot;45&quot;,&quot;publisher&quot;:&quot;BioMed Central&quot;,&quot;title&quot;:&quot;Rapid Urban Malaria Appraisal (RUMA) IV: Epidemiology of urban malaria in Cotonou (Benin)&quot;,&quot;type&quot;:&quot;article-journal&quot;,&quot;volume&quot;:&quot;5&quot;,&quot;container-title-short&quot;:&quot;Malar J&quot;},&quot;uris&quot;:[&quot;http://www.mendeley.com/documents/?uuid=b5db6a68-8247-39e6-95cb-47506d6e7072&quot;],&quot;isTemporary&quot;:false,&quot;legacyDesktopId&quot;:&quot;b5db6a68-8247-39e6-95cb-47506d6e7072&quot;}]},{&quot;citationID&quot;:&quot;MENDELEY_CITATION_d0ae672b-9711-47a5-810c-7f7804455be8&quot;,&quot;properties&quot;:{&quot;noteIndex&quot;:0},&quot;isEdited&quot;:false,&quot;manualOverride&quot;:{&quot;citeprocText&quot;:&quot;[10]&quot;,&quot;isManuallyOverridden&quot;:false,&quot;manualOverrideText&quot;:&quot;&quot;},&quot;citationTag&quot;:&quot;MENDELEY_CITATION_v3_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&quot;,&quot;citationItems&quot;:[{&quot;id&quot;:&quot;0029ebaf-459a-52bf-bb8c-adae5fa37fe6&quot;,&quot;itemData&quot;:{&quot;DOI&quot;:&quot;10.4314/thrb.v13i3.66915&quot;,&quot;ISSN&quot;:&quot;1821-6404&quot;,&quot;abstract&quot;:&quot;Malaria is endemic in Ghana as in most countries of sub-Saharan Africa. This study was conducted to characterize Anopheles gambiae s.l. and determine pyrethroid resistance profiles relative to physicochemical properties of breeding habitats in Accra, Ghana. Eight aquatic habitats containing Anopheles larvae were identified and from each habitat, larvae and water were sampled. Adult An. gambiae reared from larvae were morphologically identified and tested for permethrin (0.75%) and deltamethrin (0.05%) resistance using WHO bioassay method. An. gambiae s.s. found were identified to their molecular levels and kdr mutation detected using PCR-based methods. Twenty-nine physicochemical parameters of each water sample were measured and their levels connected with pyrethroid resistance and proportions of An. gambiae s.s. molecular forms in habitats. A total of 2,257 mosquitoes were morphologically identified as An. gambiae s.l. and all 224 processed for PCR were identified as An. gambiae s.s., of which 56.46% and 43.54% were M and S-forms, respectively. Both forms occurred in sympatry in all larval habitats and no S/M hybrids were detected. However, M-form larvae were in high proportion in polluted habitats than the S-form. An. gambiae s.s. was highly resistant to both deltamethrin and permethrin with mortality rates of 42.98-70.0% and 6.5-20.0% respectively. The frequency of kdr mutation was 60.5% (n=195). This mutation occurred in both S and M-forms, but was mainly associated with the S-form (X2=10.92, df =1, P=0.001). Carbonate and pH were both selected in discriminant function analysis as best predictors of high proportion of M-form in the habitats. The adaptation of An. gambiae s.s. in polluted aquatic habitats coupled with occurrence of insecticide resistance is quite alarming particularly for urban malaria control and needs further exploration in a wider context.&quot;,&quot;author&quot;:[{&quot;dropping-particle&quot;:&quot;&quot;,&quot;family&quot;:&quot;Kabula&quot;,&quot;given&quot;:&quot;Bilali I.&quot;,&quot;non-dropping-particle&quot;:&quot;&quot;,&quot;parse-names&quot;:false,&quot;suffix&quot;:&quot;&quot;},{&quot;dropping-particle&quot;:&quot;&quot;,&quot;family&quot;:&quot;Attah&quot;,&quot;given&quot;:&quot;Paul K.&quot;,&quot;non-dropping-particle&quot;:&quot;&quot;,&quot;parse-names&quot;:false,&quot;suffix&quot;:&quot;&quot;},{&quot;dropping-particle&quot;:&quot;&quot;,&quot;family&quot;:&quot;Wilson&quot;,&quot;given&quot;:&quot;Michael D.&quot;,&quot;non-dropping-particle&quot;:&quot;&quot;,&quot;parse-names&quot;:false,&quot;suffix&quot;:&quot;&quot;},{&quot;dropping-particle&quot;:&quot;&quot;,&quot;family&quot;:&quot;Boakye&quot;,&quot;given&quot;:&quot;Daniel A.&quot;,&quot;non-dropping-particle&quot;:&quot;&quot;,&quot;parse-names&quot;:false,&quot;suffix&quot;:&quot;&quot;}],&quot;container-title&quot;:&quot;Tanzania Journal of Health Research&quot;,&quot;id&quot;:&quot;0029ebaf-459a-52bf-bb8c-adae5fa37fe6&quot;,&quot;issue&quot;:&quot;3&quot;,&quot;issued&quot;:{&quot;date-parts&quot;:[[&quot;2011&quot;,&quot;6&quot;,&quot;30&quot;]]},&quot;page&quot;:&quot;163-187&quot;,&quot;publisher&quot;:&quot;National Institute for Medical Research&quot;,&quot;title&quot;:&quot;Characterization of Anopheles gambiae s.l. and insecticide resistance profile relative to physicochemical properties of breeding habitats within Accra Metropolis, Ghana&quot;,&quot;type&quot;:&quot;article-journal&quot;,&quot;volume&quot;:&quot;13&quot;,&quot;container-title-short&quot;:&quot;Tanzan J Health Res&quot;},&quot;uris&quot;:[&quot;http://www.mendeley.com/documents/?uuid=3713280a-ed91-331e-86e9-0f9e062eaa6c&quot;],&quot;isTemporary&quot;:false,&quot;legacyDesktopId&quot;:&quot;3713280a-ed91-331e-86e9-0f9e062eaa6c&quot;}]},{&quot;citationID&quot;:&quot;MENDELEY_CITATION_0bb8015f-fbed-4f91-b179-90fb7cc2fb20&quot;,&quot;properties&quot;:{&quot;noteIndex&quot;:0},&quot;isEdited&quot;:false,&quot;manualOverride&quot;:{&quot;citeprocText&quot;:&quot;[11]&quot;,&quot;isManuallyOverridden&quot;:false,&quot;manualOverrideText&quot;:&quot;&quot;},&quot;citationTag&quot;:&quot;MENDELEY_CITATION_v3_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&quot;,&quot;citationItems&quot;:[{&quot;id&quot;:&quot;5e5d2597-7b98-5c69-8285-516c0dcb6456&quot;,&quot;itemData&quot;:{&quot;DOI&quot;:&quot;10.1186/1475-2875-10-154/TABLES/6&quot;,&quot;ISSN&quot;:&quot;14752875&quot;,&quot;PMID&quot;:&quot;21651761&quot;,&quot;abstract&quot;:&quot;Background: Urban malaria is becoming a major health priority across Africa. A study was undertaken to assess the importance of urban pollution and agriculture practice on the distribution and susceptibility to insecticide of malaria vectors in the two main cities in Cameroon. Methods. Anopheline larval breeding sites were surveyed and water samples analysed monthly from October 2009 to December 2010. Parameters analysed included turbidity, pH, temperature, conductivity, sulfates, phosphates, nitrates, nitrites, ammonia, aluminium, alkalinity, iron, potassium, manganese, magnesium, magnesium hardness and total hardness. Characteristics of water bodies in urban areas were compared to rural areas and between urban sites. The level of susceptibility of Anopheles gambiae to 4% DDT, 0.75% permethrin, 0.05% deltamethrin, 0.1% bendiocarb and 5% malathion were compared between mosquitoes collected from polluted, non polluted and cultivated areas. Results: A total of 1,546 breeding sites, 690 in Yaoundé and 856 in Douala, were sampled in the course of the study. Almost all measured parameters had a concentration of 2- to 100-fold higher in urban compare to rural breeding sites. No resistance to malathion was detected, but bendiocarb resistance was present in Yaounde. Very low mortality rates were observed following DDT or permethrin exposure, associated with high kdr frequencies. Mosquitoes collected in cultivated areas, exhibited the highest resistant levels. There was little difference in insecticide resistance or kdr allele frequency in mosquitoes collected from polluted versus non-polluted sites. Conclusion: The data confirm high selection pressure on mosquitoes originating from urban areas and suggest urban agriculture rather than pollution as the major factor driving resistance to insecticide. © 2011 Antonio-Nkondjio et al; licensee BioMed Central Ltd.&quot;,&quot;author&quot;:[{&quot;dropping-particle&quot;:&quot;&quot;,&quot;family&quot;:&quot;Antonio-Nkondjio&quot;,&quot;given&quot;:&quot;Christophe&quot;,&quot;non-dropping-particle&quot;:&quot;&quot;,&quot;parse-names&quot;:false,&quot;suffix&quot;:&quot;&quot;},{&quot;dropping-particle&quot;:&quot;&quot;,&quot;family&quot;:&quot;Fossog&quot;,&quot;given&quot;:&quot;Billy Tene&quot;,&quot;non-dropping-particle&quot;:&quot;&quot;,&quot;parse-names&quot;:false,&quot;suffix&quot;:&quot;&quot;},{&quot;dropping-particle&quot;:&quot;&quot;,&quot;family&quot;:&quot;Ndo&quot;,&quot;given&quot;:&quot;Cyrille&quot;,&quot;non-dropping-particle&quot;:&quot;&quot;,&quot;parse-names&quot;:false,&quot;suffix&quot;:&quot;&quot;},{&quot;dropping-particle&quot;:&quot;&quot;,&quot;family&quot;:&quot;Djantio&quot;,&quot;given&quot;:&quot;Benjamin Menze&quot;,&quot;non-dropping-particle&quot;:&quot;&quot;,&quot;parse-names&quot;:false,&quot;suffix&quot;:&quot;&quot;},{&quot;dropping-particle&quot;:&quot;&quot;,&quot;family&quot;:&quot;Togouet&quot;,&quot;given&quot;:&quot;Serge Zebaze&quot;,&quot;non-dropping-particle&quot;:&quot;&quot;,&quot;parse-names&quot;:false,&quot;suffix&quot;:&quot;&quot;},{&quot;dropping-particle&quot;:&quot;&quot;,&quot;family&quot;:&quot;Awono-Ambene&quot;,&quot;given&quot;:&quot;Parfait&quot;,&quot;non-dropping-particle&quot;:&quot;&quot;,&quot;parse-names&quot;:false,&quot;suffix&quot;:&quot;&quot;},{&quot;dropping-particle&quot;:&quot;&quot;,&quot;family&quot;:&quot;Costantini&quot;,&quot;given&quot;:&quot;Carlo&quot;,&quot;non-dropping-particle&quot;:&quot;&quot;,&quot;parse-names&quot;:false,&quot;suffix&quot;:&quot;&quot;},{&quot;dropping-particle&quot;:&quot;&quot;,&quot;family&quot;:&quot;Wondji&quot;,&quot;given&quot;:&quot;Charles S.&quot;,&quot;non-dropping-particle&quot;:&quot;&quot;,&quot;parse-names&quot;:false,&quot;suffix&quot;:&quot;&quot;},{&quot;dropping-particle&quot;:&quot;&quot;,&quot;family&quot;:&quot;Ranson&quot;,&quot;given&quot;:&quot;Hilary&quot;,&quot;non-dropping-particle&quot;:&quot;&quot;,&quot;parse-names&quot;:false,&quot;suffix&quot;:&quot;&quot;}],&quot;container-title&quot;:&quot;Malaria Journal&quot;,&quot;id&quot;:&quot;5e5d2597-7b98-5c69-8285-516c0dcb6456&quot;,&quot;issue&quot;:&quot;1&quot;,&quot;issued&quot;:{&quot;date-parts&quot;:[[&quot;2011&quot;,&quot;6&quot;,&quot;8&quot;]]},&quot;page&quot;:&quot;1-13&quot;,&quot;publisher&quot;:&quot;BioMed Central&quot;,&quot;title&quot;:&quot;Anopheles gambiae distribution and insecticide resistance in the cities of Douala and Yaoundé (Cameroon): Influence of urban agriculture and pollution&quot;,&quot;type&quot;:&quot;article-journal&quot;,&quot;volume&quot;:&quot;10&quot;,&quot;container-title-short&quot;:&quot;Malar J&quot;},&quot;uris&quot;:[&quot;http://www.mendeley.com/documents/?uuid=da1286bb-077b-385a-a7a3-6f99b236bd24&quot;],&quot;isTemporary&quot;:false,&quot;legacyDesktopId&quot;:&quot;da1286bb-077b-385a-a7a3-6f99b236bd24&quot;}]},{&quot;citationID&quot;:&quot;MENDELEY_CITATION_11442d9f-1f21-46f0-b0c7-0f1e02d7d917&quot;,&quot;properties&quot;:{&quot;noteIndex&quot;:0},&quot;isEdited&quot;:false,&quot;manualOverride&quot;:{&quot;citeprocText&quot;:&quot;[12]&quot;,&quot;isManuallyOverridden&quot;:false,&quot;manualOverrideText&quot;:&quot;&quot;},&quot;citationTag&quot;:&quot;MENDELEY_CITATION_v3_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&quot;,&quot;citationItems&quot;:[{&quot;id&quot;:&quot;4db8c529-7196-5b03-b288-95f6a5676bd7&quot;,&quot;itemData&quot;:{&quot;DOI&quot;:&quot;10.1186/S12936-018-2350-1/TABLES/5&quot;,&quot;ISSN&quot;:&quot;14752875&quot;,&quot;PMID&quot;:&quot;29776357&quot;,&quot;abstract&quot;:&quot;Background: It has been documented that unplanned urbanization leads to the exposure of members of the Anopheles vectors to a range of water pollution in urban settings. Many surveys from African and Asian countries reported the presence of Anopheles larvae in polluted urban habitats. The present study documents an obvious tolerance of the melanic and normal forms of Anopheles arabiensis to urban polluted larval habitats accompanied by resistance to Temephos larvicide. Methods: A cross-sectional survey was carried out to inspect apparently polluted An. arabiensis larval habitats during the hot dry season of 2015. Larval specimens were collected from only apparently polluted habitats after visual inspection from 5 localities in Khartoum State. After morphological and molecular identification of random samples of larvae the magnitude of water pollution was determined using nine abiotic factors. The susceptibility status of An. arabiensis larval forms from normal and polluted habitats to Temephos was tested using the WHO standard diagnostic concentration doses. Results: Morphological and PCR analysis of anopheline larvae revealed the presence of An. arabiensis, a member of the Anopheles gambiae complex. Seven out of 9 physiochemical parameters showed higher concentrations in polluted larval habitats in comparison to control site. Anopheles arabiensis larvae were found in water bodies characterized by high mean of conductivity (1857.8 ± 443.3 uS/cm), turbidity (189.4 ± 69.1 NTU) and nitrate (19.7 ± 16.7 mg/l). The range of mortality rates of An. arabiensis larvae collected from polluted habitats in comparison to An. arabiensis larvae collected from non-polluted habitats was 6.7-64% (LD50 = 1.682) and 67.6-96% (LD50 = 0.806), respectively. Conclusions: The present study reveals that minor populations of An. arabiensis larval forms are adapted to breed in polluted urban habitats, which further influenced susceptibility to Temephos, especially for the melanic larval forms. This could have further implications on the biology of the malaria vector and on the transmission and epidemiology of urban malaria in Sudan.&quot;,&quot;author&quot;:[{&quot;dropping-particle&quot;:&quot;&quot;,&quot;family&quot;:&quot;Azrag&quot;,&quot;given&quot;:&quot;Rasha S.&quot;,&quot;non-dropping-particle&quot;:&quot;&quot;,&quot;parse-names&quot;:false,&quot;suffix&quot;:&quot;&quot;},{&quot;dropping-particle&quot;:&quot;&quot;,&quot;family&quot;:&quot;Mohammed&quot;,&quot;given&quot;:&quot;Babiker H.&quot;,&quot;non-dropping-particle&quot;:&quot;&quot;,&quot;parse-names&quot;:false,&quot;suffix&quot;:&quot;&quot;}],&quot;container-title&quot;:&quot;Malaria Journal&quot;,&quot;id&quot;:&quot;4db8c529-7196-5b03-b288-95f6a5676bd7&quot;,&quot;issue&quot;:&quot;1&quot;,&quot;issued&quot;:{&quot;date-parts&quot;:[[&quot;2018&quot;,&quot;5&quot;,&quot;18&quot;]]},&quot;page&quot;:&quot;1-11&quot;,&quot;publisher&quot;:&quot;BioMed Central Ltd.&quot;,&quot;title&quot;:&quot;Anopheles arabiensis in Sudan: A noticeable tolerance to urban polluted larval habitats associated with resistance to Temephos&quot;,&quot;type&quot;:&quot;article-journal&quot;,&quot;volume&quot;:&quot;17&quot;,&quot;container-title-short&quot;:&quot;Malar J&quot;},&quot;uris&quot;:[&quot;http://www.mendeley.com/documents/?uuid=fa2a370a-838f-313a-b3e5-2fd38fa69a23&quot;],&quot;isTemporary&quot;:false,&quot;legacyDesktopId&quot;:&quot;fa2a370a-838f-313a-b3e5-2fd38fa69a23&quot;}]},{&quot;citationID&quot;:&quot;MENDELEY_CITATION_b719d64e-5e6f-493e-9097-f138316abd99&quot;,&quot;properties&quot;:{&quot;noteIndex&quot;:0},&quot;isEdited&quot;:false,&quot;manualOverride&quot;:{&quot;citeprocText&quot;:&quot;[13]&quot;,&quot;isManuallyOverridden&quot;:false,&quot;manualOverrideText&quot;:&quot;&quot;},&quot;citationTag&quot;:&quot;MENDELEY_CITATION_v3_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&quot;,&quot;citationItems&quot;:[{&quot;id&quot;:&quot;b9e7f566-e13f-50f1-9c42-198a87e57800&quot;,&quot;itemData&quot;:{&quot;author&quot;:[{&quot;dropping-particle&quot;:&quot;&quot;,&quot;family&quot;:&quot;World Health Organization&quot;,&quot;given&quot;:&quot;&quot;,&quot;non-dropping-particle&quot;:&quot;&quot;,&quot;parse-names&quot;:false,&quot;suffix&quot;:&quot;&quot;}],&quot;id&quot;:&quot;b9e7f566-e13f-50f1-9c42-198a87e57800&quot;,&quot;issued&quot;:{&quot;date-parts&quot;:[[&quot;2022&quot;]]},&quot;publisher-place&quot;:&quot;Geneva&quot;,&quot;title&quot;:&quot;World Malaria Report 2022&quot;,&quot;type&quot;:&quot;report&quot;,&quot;container-title-short&quot;:&quot;&quot;},&quot;uris&quot;:[&quot;http://www.mendeley.com/documents/?uuid=fd3c623f-f6f2-406d-a453-2fcc3222d142&quot;],&quot;isTemporary&quot;:false,&quot;legacyDesktopId&quot;:&quot;fd3c623f-f6f2-406d-a453-2fcc3222d142&quot;}]},{&quot;citationID&quot;:&quot;MENDELEY_CITATION_8cf18491-632f-4b8e-88e0-38b395753d00&quot;,&quot;properties&quot;:{&quot;noteIndex&quot;:0},&quot;isEdited&quot;:false,&quot;manualOverride&quot;:{&quot;citeprocText&quot;:&quot;[14]&quot;,&quot;isManuallyOverridden&quot;:false,&quot;manualOverrideText&quot;:&quot;&quot;},&quot;citationTag&quot;:&quot;MENDELEY_CITATION_v3_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&quot;,&quot;citationItems&quot;:[{&quot;id&quot;:&quot;601d8546-8f97-5f92-839b-350bf28474cf&quot;,&quot;itemData&quot;:{&quot;DOI&quot;:&quot;10.4269/AJTMH.20-0189&quot;,&quot;ISSN&quot;:&quot;0002-9637&quot;,&quot;abstract&quot;:&quot;Malaria is frequently diagnosed in urban Kampala, despite low transmission intensity. To evaluate the association between recent travel out of Kampala and malaria, we conducted a matched case-control study. Cases were febrile outpatients with a positive malaria test; controls were febrile outpatients with a negative test. For every two cases, five controls were selected, matching on age. Data were collected on recent overnight travel out of Kampala (past 60 days), destination and duration of travel, and behavioral factors, including sleeping under an insecticide-treated net (ITN) during travel. From July to August 2019, 162 cases and 405 controls were enrolled. The locations of residence of cases and controls were similar. More controls were female (62.7% versus 46.3%, P &lt; 0.001). Overall, 158 (27.9%) participants reported recent overnight travel. Travelers were far more likely to be diagnosed with malaria than those who did not travel (80.4% versus 8.6%, OR 58.9, 95% CI: 23.1-150.1, P &lt; 0.001). Among travelers, traveling to a district not receiving indoor residual spraying of insecticide (OR 35.0, 95% CI: 4.80-254.9, P &lt; 0.001), no ITN use (OR 30.1, 95% CI: 6.37-142.7, P &lt; 0.001), engaging in outdoor activities (OR 22.0, 95% CI: 3.42-141.8, P = 0.001), and age &lt; 16 years (OR 8.36, 95% CI: 2.22-56.2, P = 0.03) were associated with increased odds of malaria. Kampala residents who traveled overnight out of the city were at substantially higher risk of malaria than those who did not travel. For these travelers, personal protection measures, including sleeping under an ITN when traveling, should be advocated.&quot;,&quot;author&quot;:[{&quot;dropping-particle&quot;:&quot;&quot;,&quot;family&quot;:&quot;Arinaitwe&quot;,&quot;given&quot;:&quot;Emmanuel&quot;,&quot;non-dropping-particle&quot;:&quot;&quot;,&quot;parse-names&quot;:false,&quot;suffix&quot;:&quot;&quot;},{&quot;dropping-particle&quot;:&quot;&quot;,&quot;family&quot;:&quot;Mpimbaza&quot;,&quot;given&quot;:&quot;Arthur&quot;,&quot;non-dropping-particle&quot;:&quot;&quot;,&quot;parse-names&quot;:false,&quot;suffix&quot;:&quot;&quot;},{&quot;dropping-particle&quot;:&quot;&quot;,&quot;family&quot;:&quot;Nankabirwa&quot;,&quot;given&quot;:&quot;Joaniter I.&quot;,&quot;non-dropping-particle&quot;:&quot;&quot;,&quot;parse-names&quot;:false,&quot;suffix&quot;:&quot;&quot;},{&quot;dropping-particle&quot;:&quot;&quot;,&quot;family&quot;:&quot;Kamya&quot;,&quot;given&quot;:&quot;Victor&quot;,&quot;non-dropping-particle&quot;:&quot;&quot;,&quot;parse-names&quot;:false,&quot;suffix&quot;:&quot;&quot;},{&quot;dropping-particle&quot;:&quot;&quot;,&quot;family&quot;:&quot;Asiimwe&quot;,&quot;given&quot;:&quot;Alan&quot;,&quot;non-dropping-particle&quot;:&quot;&quot;,&quot;parse-names&quot;:false,&quot;suffix&quot;:&quot;&quot;},{&quot;dropping-particle&quot;:&quot;&quot;,&quot;family&quot;:&quot;Kuule&quot;,&quot;given&quot;:&quot;Julius K.&quot;,&quot;non-dropping-particle&quot;:&quot;&quot;,&quot;parse-names&quot;:false,&quot;suffix&quot;:&quot;&quot;},{&quot;dropping-particle&quot;:&quot;&quot;,&quot;family&quot;:&quot;Kamya&quot;,&quot;given&quot;:&quot;Moses R.&quot;,&quot;non-dropping-particle&quot;:&quot;&quot;,&quot;parse-names&quot;:false,&quot;suffix&quot;:&quot;&quot;},{&quot;dropping-particle&quot;:&quot;&quot;,&quot;family&quot;:&quot;Drakeley&quot;,&quot;given&quot;:&quot;Chris&quot;,&quot;non-dropping-particle&quot;:&quot;&quot;,&quot;parse-names&quot;:false,&quot;suffix&quot;:&quot;&quot;},{&quot;dropping-particle&quot;:&quot;&quot;,&quot;family&quot;:&quot;Dorsey&quot;,&quot;given&quot;:&quot;Grant&quot;,&quot;non-dropping-particle&quot;:&quot;&quot;,&quot;parse-names&quot;:false,&quot;suffix&quot;:&quot;&quot;},{&quot;dropping-particle&quot;:&quot;&quot;,&quot;family&quot;:&quot;Rosenthal&quot;,&quot;given&quot;:&quot;Philip J.&quot;,&quot;non-dropping-particle&quot;:&quot;&quot;,&quot;parse-names&quot;:false,&quot;suffix&quot;:&quot;&quot;},{&quot;dropping-particle&quot;:&quot;&quot;,&quot;family&quot;:&quot;Staedke&quot;,&quot;given&quot;:&quot;Sarah G.&quot;,&quot;non-dropping-particle&quot;:&quot;&quot;,&quot;parse-names&quot;:false,&quot;suffix&quot;:&quot;&quot;}],&quot;container-title&quot;:&quot;The American Journal of Tropical Medicine and Hygiene&quot;,&quot;id&quot;:&quot;601d8546-8f97-5f92-839b-350bf28474cf&quot;,&quot;issue&quot;:&quot;4&quot;,&quot;issued&quot;:{&quot;date-parts&quot;:[[&quot;2020&quot;,&quot;10&quot;,&quot;7&quot;]]},&quot;page&quot;:&quot;1517-1524&quot;,&quot;publisher&quot;:&quot;The American Society of Tropical Medicine and Hygiene&quot;,&quot;title&quot;:&quot;Malaria Diagnosed in an Urban Setting Strongly Associated with Recent Overnight Travel: A Case–Control Study from Kampala, Uganda&quot;,&quot;type&quot;:&quot;article-journal&quot;,&quot;volume&quot;:&quot;103&quot;,&quot;container-title-short&quot;:&quot;Am J Trop Med Hyg&quot;},&quot;uris&quot;:[&quot;http://www.mendeley.com/documents/?uuid=cfb9625b-c856-3b08-8239-13fbd0f97c65&quot;],&quot;isTemporary&quot;:false,&quot;legacyDesktopId&quot;:&quot;cfb9625b-c856-3b08-8239-13fbd0f97c65&quot;}]},{&quot;citationID&quot;:&quot;MENDELEY_CITATION_b5266858-c990-4471-8128-5f50df68e69c&quot;,&quot;properties&quot;:{&quot;noteIndex&quot;:0},&quot;isEdited&quot;:false,&quot;manualOverride&quot;:{&quot;citeprocText&quot;:&quot;[15]&quot;,&quot;isManuallyOverridden&quot;:false,&quot;manualOverrideText&quot;:&quot;&quot;},&quot;citationTag&quot;:&quot;MENDELEY_CITATION_v3_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&quot;,&quot;citationItems&quot;:[{&quot;id&quot;:&quot;6bb1f8cc-3ba3-5699-bb4e-c72f945202d9&quot;,&quot;itemData&quot;:{&quot;DOI&quot;:&quot;10.1186/1475-2875-8-13&quot;,&quot;ISSN&quot;:&quot;1475-2875&quot;,&quot;abstract&quot;:&quot;Despite low endemicity, malaria remains a major health problem in urban areas where a high proportion of fevers are presumptively treated using anti-malarial drugs. Low acquired malaria immunity, behaviour of city-dwellers, access to health care and preventive interventions, and heterogenic suitability of urban ecosystems for malaria transmission contribute to the complexity of the malaria epidemiology in urban areas. The study was designed to identify the determinants of malaria transmission estimated by the prevalence of anti-circumsporozoite (CSP) antibodies, the prevalence and density of Plasmodium falciparum infection, and the prevalence of malarial disease in areas of Ouagadougou, Burkina-Faso. Thick blood smears, dried blood spots and clinical status have been collected from 3,354 randomly chosen children aged 6 months to 12 years using two cross-sectional surveys (during the dry and rainy seasons) in eight areas from four ecological strata defined according to building density and land tenure (regular versus irregular). Demographic characteristics, socio-economic information, and sanitary and environmental data concerning the children or their households were simultaneously collected. Dependent variables were analysed using mixed multivariable models with random effects, taking into account the clustering of participants within compounds and areas. Overall prevalences of CSP-antibodies and P. falciparum infections were 7.7% and 16.6% during the dry season, and 12.4% and 26.1% during the rainy season, respectively, with significant differences according to ecological strata. Malaria risk was significantly higher among children who i) lived in households with lower economic or education levels, iii) near the hydrographic network, iv) in sparsely built-up areas, v) in irregularly built areas, vi) who did not use a bed net, vii) were sampled during the rainy season or ii) had traveled outside of Ouagadougou. Malaria control should be focused in areas which are irregularly or sparsely built-up or near the hydrographic network. Furthermore, urban children would benefit from preventive interventions (e.g. anti-vectorial devices or chemoprophylaxis) aimed at reducing malaria risk during and after travel in rural areas.&quot;,&quot;author&quot;:[{&quot;dropping-particle&quot;:&quot;&quot;,&quot;family&quot;:&quot;Baragatti&quot;,&quot;given&quot;:&quot;Meili&quot;,&quot;non-dropping-particle&quot;:&quot;&quot;,&quot;parse-names&quot;:false,&quot;suffix&quot;:&quot;&quot;},{&quot;dropping-particle&quot;:&quot;&quot;,&quot;family&quot;:&quot;Fournet&quot;,&quot;given&quot;:&quot;Florence&quot;,&quot;non-dropping-particle&quot;:&quot;&quot;,&quot;parse-names&quot;:false,&quot;suffix&quot;:&quot;&quot;},{&quot;dropping-particle&quot;:&quot;&quot;,&quot;family&quot;:&quot;Henry&quot;,&quot;given&quot;:&quot;Marie-Claire&quot;,&quot;non-dropping-particle&quot;:&quot;&quot;,&quot;parse-names&quot;:false,&quot;suffix&quot;:&quot;&quot;},{&quot;dropping-particle&quot;:&quot;&quot;,&quot;family&quot;:&quot;Assi&quot;,&quot;given&quot;:&quot;Serge&quot;,&quot;non-dropping-particle&quot;:&quot;&quot;,&quot;parse-names&quot;:false,&quot;suffix&quot;:&quot;&quot;},{&quot;dropping-particle&quot;:&quot;&quot;,&quot;family&quot;:&quot;Ouedraogo&quot;,&quot;given&quot;:&quot;Herman&quot;,&quot;non-dropping-particle&quot;:&quot;&quot;,&quot;parse-names&quot;:false,&quot;suffix&quot;:&quot;&quot;},{&quot;dropping-particle&quot;:&quot;&quot;,&quot;family&quot;:&quot;Rogier&quot;,&quot;given&quot;:&quot;Christophe&quot;,&quot;non-dropping-particle&quot;:&quot;&quot;,&quot;parse-names&quot;:false,&quot;suffix&quot;:&quot;&quot;},{&quot;dropping-particle&quot;:&quot;&quot;,&quot;family&quot;:&quot;Salem&quot;,&quot;given&quot;:&quot;Gérard&quot;,&quot;non-dropping-particle&quot;:&quot;&quot;,&quot;parse-names&quot;:false,&quot;suffix&quot;:&quot;&quot;}],&quot;container-title&quot;:&quot;Malaria Journal 2009 8:1&quot;,&quot;id&quot;:&quot;6bb1f8cc-3ba3-5699-bb4e-c72f945202d9&quot;,&quot;issue&quot;:&quot;1&quot;,&quot;issued&quot;:{&quot;date-parts&quot;:[[&quot;2009&quot;,&quot;1&quot;,&quot;13&quot;]]},&quot;page&quot;:&quot;1-14&quot;,&quot;publisher&quot;:&quot;BioMed Central&quot;,&quot;title&quot;:&quot;Social and environmental malaria risk factors in urban areas of Ouagadougou, Burkina Faso&quot;,&quot;type&quot;:&quot;article-journal&quot;,&quot;volume&quot;:&quot;8&quot;,&quot;container-title-short&quot;:&quot;&quot;},&quot;uris&quot;:[&quot;http://www.mendeley.com/documents/?uuid=63802e00-0153-3608-b24c-dea23e0a5245&quot;],&quot;isTemporary&quot;:false,&quot;legacyDesktopId&quot;:&quot;63802e00-0153-3608-b24c-dea23e0a5245&quot;}]},{&quot;citationID&quot;:&quot;MENDELEY_CITATION_1361206f-42cf-44b5-b820-65d85397fd0d&quot;,&quot;properties&quot;:{&quot;noteIndex&quot;:0},&quot;isEdited&quot;:false,&quot;manualOverride&quot;:{&quot;citeprocText&quot;:&quot;[16–20]&quot;,&quot;isManuallyOverridden&quot;:false,&quot;manualOverrideText&quot;:&quot;&quot;},&quot;citationTag&quot;:&quot;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&quot;,&quot;citationItems&quot;:[{&quot;id&quot;:&quot;909c4bf1-dcbd-5182-a2a7-e81cbc31be00&quot;,&quot;itemData&quot;:{&quot;ISSN&quot;:&quot;1597-1627&quot;,&quot;PMID&quot;:&quot;32669988&quot;,&quot;abstract&quot;:&quot;Background Malaria complicates up to 58.1% of pregnancies in Nigeria. Preventive measures include intermittent preventive treatment and consistent use of insecticide-treated nets. However, uptake of these interventions can often be sub-optimal. Objective This study aimed to assess the prevalence of malaria in pregnancy in peri-urban and rural communities of Ibadan, Nigeria and its association with the use of preventive measures. Methods In this cross-sectional study, pregnant women were recruited from selected primary health centres and blood films were taken for malaria parasites. Explanatory variables were the use of bed nets and chemoprophylaxis; the primary outcome was presence of peripheral malaria parasitaemia. Results Malaria prevalence was 4.3% (67 of 1570 participants); two-thirds of women with parasitaemia had malaria symptoms. Four hundred and thirty-eight (27.9%) used prescribed sulphadoxine-pyrimethamine prophylaxis, 784 (49.9%) women reported that they consistently slept under insecticide-treated nets, and 236 (15%) complied with both interventions. Bed net use appeared more protective than chemoprophylaxis. However, the protection from malaria in those who used preventive measures was not statistically significant (p=0.075). Conclusion Malaria prevalence was low. No association was determined between malaria and the use of preventive measures; the lack of association may be due to the low prevalence.&quot;,&quot;author&quot;:[{&quot;dropping-particle&quot;:&quot;&quot;,&quot;family&quot;:&quot;Bello&quot;,&quot;given&quot;:&quot;F A&quot;,&quot;non-dropping-particle&quot;:&quot;&quot;,&quot;parse-names&quot;:false,&quot;suffix&quot;:&quot;&quot;},{&quot;dropping-particle&quot;:&quot;&quot;,&quot;family&quot;:&quot;Ayede&quot;,&quot;given&quot;:&quot;A I&quot;,&quot;non-dropping-particle&quot;:&quot;&quot;,&quot;parse-names&quot;:false,&quot;suffix&quot;:&quot;&quot;}],&quot;container-title&quot;:&quot;Annals of Ibadan postgraduate medicine&quot;,&quot;id&quot;:&quot;909c4bf1-dcbd-5182-a2a7-e81cbc31be00&quot;,&quot;issue&quot;:&quot;2&quot;,&quot;issued&quot;:{&quot;date-parts&quot;:[[&quot;2019&quot;,&quot;12&quot;]]},&quot;page&quot;:&quot;124-129&quot;,&quot;publisher&quot;:&quot;Association of Resident Doctors, University College Hospital, Ibadan&quot;,&quot;title&quot;:&quot;Prevalence of malaria parasitemia and the use of malaria prevaention measures in pregnant women in Ibadan, Nigeria.&quot;,&quot;type&quot;:&quot;article-journal&quot;,&quot;volume&quot;:&quot;17&quot;,&quot;container-title-short&quot;:&quot;Ann Ib Postgrad Med&quot;},&quot;uris&quot;:[&quot;http://www.mendeley.com/documents/?uuid=ee4c8d7b-7131-3068-b367-838477331c8e&quot;],&quot;isTemporary&quot;:false,&quot;legacyDesktopId&quot;:&quot;ee4c8d7b-7131-3068-b367-838477331c8e&quot;},{&quot;id&quot;:&quot;fb2c00cd-c3bd-537f-8e6a-c5364a7c0b84&quot;,&quot;itemData&quot;:{&quot;DOI&quot;:&quot;10.1186/S12936-020-03462-8&quot;,&quot;PMID&quot;:&quot;33160357&quot;,&quot;abstract&quot;:&quot;Background: Incidence of malaria and anaemia are of public health importance especially in pregnant women in endemic regions, due to the negative health consequences to the mother and fetus. This study aimed to assess the pattern of falciparum malaria infection and anaemia, based on malaria prevention methods practiced by participants. Methods: A semi-structured tool was used to capture information on demographic, socio-economic and malaria prevention practices from 113 pregnant women attending antenatal clinics in 2 peri-urban health facilities in Lagos, southwest Nigeria. Malaria microscopy was conducted and haematocrit was measured. Logistic regression analysis was performed on the data collated from the survey. Results: The prevalence of anaemia among pregnant women was 87.2%. The mean (± sd) packed cell volume (PCV) (%) of the 22 (19.5%) infected subjects (26.8 ± 6.6), was significantly lower (t = −2.60, P value = 0.007) than that of the 91 (80.5%) uninfected subjects (30.8 ± 6.0). The prevalence of infection was highest in the 3rd trimester (n = 40, 35.4%) at 27.5% (11/40) and among those in their first pregnancy (n = 32, 28.3%) at 25.0% (8/32). There was a significant difference (t = −2.23, P-value = 0.01) in the mean PCV % of pregnant women who consumed herbal teas in pregnancy (28.2 ± 5.2) compared to those who did not (30.8 ± 6.6). Regression analysis showed that first pregnancy, anti-malarial use and insecticide-treated nets use the night before study had increased odds of malaria infection in participants (OR = 1.35, P = 0.006, 95% CI 0.52−2.49; OR = 2.3, P = 0.005, 95% CI 0.14−0.41; OR = 1.92, P = 0.001, 95% CI 0.62−5.98) while intermittent preventive treatment (IPT) participation and formal education were strongly and significantly associated with lower risk of parasitaemia (OR = 0.95, P = 0.025, 95% CI 0.41−2.26; OR = 0.44, P = 0.005, 95% CI 0.34−10.50). Conclusion: Interventions that will reduce malaria and moderate to severe anaemia, especially in a first pregnancy, should include education on the correct use of long-lasting insecticide-treated bed nets (LLIN), IPT and the dangers of herbal teas in pregnancy.&quot;,&quot;author&quot;:[{&quot;dropping-particle&quot;:&quot;&quot;,&quot;family&quot;:&quot;Olukosi&quot;,&quot;given&quot;:&quot;Adeola Y.&quot;,&quot;non-dropping-particle&quot;:&quot;&quot;,&quot;parse-names&quot;:false,&quot;suffix&quot;:&quot;&quot;},{&quot;dropping-particle&quot;:&quot;&quot;,&quot;family&quot;:&quot;Olakiigbe&quot;,&quot;given&quot;:&quot;Abiodun&quot;,&quot;non-dropping-particle&quot;:&quot;&quot;,&quot;parse-names&quot;:false,&quot;suffix&quot;:&quot;&quot;},{&quot;dropping-particle&quot;:&quot;&quot;,&quot;family&quot;:&quot;Ajibaye&quot;,&quot;given&quot;:&quot;Olusola&quot;,&quot;non-dropping-particle&quot;:&quot;&quot;,&quot;parse-names&quot;:false,&quot;suffix&quot;:&quot;&quot;},{&quot;dropping-particle&quot;:&quot;&quot;,&quot;family&quot;:&quot;Orok&quot;,&quot;given&quot;:&quot;Bassey A.&quot;,&quot;non-dropping-particle&quot;:&quot;&quot;,&quot;parse-names&quot;:false,&quot;suffix&quot;:&quot;&quot;},{&quot;dropping-particle&quot;:&quot;&quot;,&quot;family&quot;:&quot;Aina&quot;,&quot;given&quot;:&quot;Olugbenga O.&quot;,&quot;non-dropping-particle&quot;:&quot;&quot;,&quot;parse-names&quot;:false,&quot;suffix&quot;:&quot;&quot;},{&quot;dropping-particle&quot;:&quot;&quot;,&quot;family&quot;:&quot;Akindele&quot;,&quot;given&quot;:&quot;Samuel K.&quot;,&quot;non-dropping-particle&quot;:&quot;&quot;,&quot;parse-names&quot;:false,&quot;suffix&quot;:&quot;&quot;},{&quot;dropping-particle&quot;:&quot;&quot;,&quot;family&quot;:&quot;Akinyele&quot;,&quot;given&quot;:&quot;Olajumoke O.&quot;,&quot;non-dropping-particle&quot;:&quot;&quot;,&quot;parse-names&quot;:false,&quot;suffix&quot;:&quot;&quot;},{&quot;dropping-particle&quot;:&quot;&quot;,&quot;family&quot;:&quot;Onajole&quot;,&quot;given&quot;:&quot;Adebayo T.&quot;,&quot;non-dropping-particle&quot;:&quot;&quot;,&quot;parse-names&quot;:false,&quot;suffix&quot;:&quot;&quot;},{&quot;dropping-particle&quot;:&quot;&quot;,&quot;family&quot;:&quot;Awolola&quot;,&quot;given&quot;:&quot;Samson T.&quot;,&quot;non-dropping-particle&quot;:&quot;&quot;,&quot;parse-names&quot;:false,&quot;suffix&quot;:&quot;&quot;},{&quot;dropping-particle&quot;:&quot;&quot;,&quot;family&quot;:&quot;Arowolo&quot;,&quot;given&quot;:&quot;Tolulope&quot;,&quot;non-dropping-particle&quot;:&quot;&quot;,&quot;parse-names&quot;:false,&quot;suffix&quot;:&quot;&quot;},{&quot;dropping-particle&quot;:&quot;&quot;,&quot;family&quot;:&quot;Afolabi&quot;,&quot;given&quot;:&quot;Bamigboye M.&quot;,&quot;non-dropping-particle&quot;:&quot;&quot;,&quot;parse-names&quot;:false,&quot;suffix&quot;:&quot;&quot;}],&quot;container-title&quot;:&quot;Malaria Journal&quot;,&quot;id&quot;:&quot;fb2c00cd-c3bd-537f-8e6a-c5364a7c0b84&quot;,&quot;issue&quot;:&quot;1&quot;,&quot;issued&quot;:{&quot;date-parts&quot;:[[&quot;2020&quot;,&quot;12&quot;,&quot;1&quot;]]},&quot;publisher&quot;:&quot;BioMed Central&quot;,&quot;title&quot;:&quot;Socio-economic behavioural indicators of falciparum malaria parasitaemia and moderate to severe anaemia among pregnant women attending antenatal clinics in Lagos, Southwest Nigeria&quot;,&quot;type&quot;:&quot;article-journal&quot;,&quot;volume&quot;:&quot;19&quot;,&quot;container-title-short&quot;:&quot;Malar J&quot;},&quot;uris&quot;:[&quot;http://www.mendeley.com/documents/?uuid=d6141033-d2f2-325d-ab60-af9bf8189fd3&quot;],&quot;isTemporary&quot;:false,&quot;legacyDesktopId&quot;:&quot;d6141033-d2f2-325d-ab60-af9bf8189fd3&quot;},{&quot;id&quot;:&quot;ea2c1dc8-a255-57f8-875e-78e6af7a40de&quot;,&quot;itemData&quot;:{&quot;ISSN&quot;:&quot;09729062&quot;,&quot;PMID&quot;:&quot;20834085&quot;,&quot;abstract&quot;:&quot;Background &amp; objectives: Oyo is an urban community in Oyo state of south-western Nigeria and it is holoendemic for malaria. Information was collected on the knowledge, attitudes and practices (KAP) of inhabitants of Oyo town in relation to malaria. Methods: A cross-sectional survey of 192 households with the aid of self- or researcher-administered questionnaires was carried out to identify factors associated with the disease in the area. Results: About 93.2% (n=192) of respondents recognized mosquito bites as the cause of malaria. A small proportion of children (13.7%) and adults (5.3%) received prompt treatment; however, more adults (65.8%) got correct dosage of antimalarials than children (38.7%). About 90% of suspected malaria cases in children and adults were first treated at home with local herbs or drugs, purchased from medicine stores. The use of insecticide-treated nets (ITNs) was scarce as only 16.7% of households used them for their children. Other reported malaria prevention methods include the use of insecticides (79.7%) and herbs (44.3%). In all, 17 (8.9%) of households did not have screening nets on their windows and 6.3% of 175 households with screening nets on their windows had rusty and torn nets. The level of education of heads of households was a strong predictor of positive malaria-related KAP. Window types and environmental hygiene were associated with prevalence of malaria in households. Interpretation &amp; conclusion: The control of malaria cannot be achieved without full involvement of the affected communities; the available tools for control can only be effective and sustainable if the local communities are mobilized and empowered with knowledge. It is suggested that health education campaigns be intensified; chemist shop-keepers and mothers being important target groups.&quot;,&quot;author&quot;:[{&quot;dropping-particle&quot;:&quot;&quot;,&quot;family&quot;:&quot;Adedotun&quot;,&quot;given&quot;:&quot;A. A.&quot;,&quot;non-dropping-particle&quot;:&quot;&quot;,&quot;parse-names&quot;:false,&quot;suffix&quot;:&quot;&quot;},{&quot;dropping-particle&quot;:&quot;&quot;,&quot;family&quot;:&quot;Morenikeji&quot;,&quot;given&quot;:&quot;O. A.&quot;,&quot;non-dropping-particle&quot;:&quot;&quot;,&quot;parse-names&quot;:false,&quot;suffix&quot;:&quot;&quot;},{&quot;dropping-particle&quot;:&quot;&quot;,&quot;family&quot;:&quot;Odaibo&quot;,&quot;given&quot;:&quot;A. B.&quot;,&quot;non-dropping-particle&quot;:&quot;&quot;,&quot;parse-names&quot;:false,&quot;suffix&quot;:&quot;&quot;}],&quot;container-title&quot;:&quot;Journal of Vector Borne Diseases&quot;,&quot;id&quot;:&quot;ea2c1dc8-a255-57f8-875e-78e6af7a40de&quot;,&quot;issue&quot;:&quot;3&quot;,&quot;issued&quot;:{&quot;date-parts&quot;:[[&quot;2010&quot;]]},&quot;page&quot;:&quot;155-159&quot;,&quot;title&quot;:&quot;Knowledge, attitudes and practices about malaria in an urban community in south-western Nigeria&quot;,&quot;type&quot;:&quot;article-journal&quot;,&quot;volume&quot;:&quot;47&quot;,&quot;container-title-short&quot;:&quot;J Vector Borne Dis&quot;},&quot;uris&quot;:[&quot;http://www.mendeley.com/documents/?uuid=f9fd2c93-7253-3fdc-8e64-ca89dfcec7af&quot;],&quot;isTemporary&quot;:false,&quot;legacyDesktopId&quot;:&quot;f9fd2c93-7253-3fdc-8e64-ca89dfcec7af&quot;},{&quot;id&quot;:&quot;6f7a5558-db0a-5ff3-8290-6b8f6a3088a9&quot;,&quot;itemData&quot;:{&quot;DOI&quot;:&quot;10.1186/S40249-015-0054-0&quot;,&quot;PMID&quot;:&quot;26269742&quot;,&quot;abstract&quot;:&quot;Background: Malaria during pregnancy remains a serious public health problem, with substantial risks for the mother, her foetus and the newborn. The aim of this study was to determine the prevalence of malaria and possible risk factors for malaria infection among pregnant women in a semi-urban area in north-western Nigeria. Pregnant women are among the most susceptible to malaria infection. Knowledge of their malaria infection status is an important yardstick to measure the effectiveness of any malaria control programme. Methods: We conducted a cross sectional study in the semi-urban area of Argungu, Kebbi State Nigeria. Two hundred and fifty five pregnant women were included in the study after informed verbal consent was obtained. For each participant, the socio-demographic profile, stage of pregnancy and attitude to the use of insecticide- treated nets (ITNs) were investigated using a questionnaire. Peripheral blood samples were collected and thick blood smears were prepared and stained with Giemsa stains to check for malaria parasitaemia. The associations between age, education level and use of ITNs with occurrence of malaria infection during pregnancy were analysed using the chi-square test. Results: One hundred and six (41.6%) out of 255 pregnant women were infected with malaria parasites, with a mean parasite density of 800 parasitesμl-1. It was found that prevalence and parasite density decreased as age increased. The chi-square test indicated that a lack of education and non-usage of ITNs were significantly associated with malaria infection. Conclusion: Malaria is still a major public health issue among pregnant women mainly due to illiteracy and non -compliance to using ITNs. Increasing awareness about malaria preventive measures and early attendance of antenatal care services will help to reduce malaria and, consequently, its associated morbidities and mortalities.&quot;,&quot;author&quot;:[{&quot;dropping-particle&quot;:&quot;&quot;,&quot;family&quot;:&quot;Fana&quot;,&quot;given&quot;:&quot;Sani Abdullahi&quot;,&quot;non-dropping-particle&quot;:&quot;&quot;,&quot;parse-names&quot;:false,&quot;suffix&quot;:&quot;&quot;},{&quot;dropping-particle&quot;:&quot;&quot;,&quot;family&quot;:&quot;Bunza&quot;,&quot;given&quot;:&quot;Mohammed Danladi Abubakar&quot;,&quot;non-dropping-particle&quot;:&quot;&quot;,&quot;parse-names&quot;:false,&quot;suffix&quot;:&quot;&quot;},{&quot;dropping-particle&quot;:&quot;&quot;,&quot;family&quot;:&quot;Anka&quot;,&quot;given&quot;:&quot;Sule Aliyu&quot;,&quot;non-dropping-particle&quot;:&quot;&quot;,&quot;parse-names&quot;:false,&quot;suffix&quot;:&quot;&quot;},{&quot;dropping-particle&quot;:&quot;&quot;,&quot;family&quot;:&quot;Imam&quot;,&quot;given&quot;:&quot;Asiya Umar&quot;,&quot;non-dropping-particle&quot;:&quot;&quot;,&quot;parse-names&quot;:false,&quot;suffix&quot;:&quot;&quot;},{&quot;dropping-particle&quot;:&quot;&quot;,&quot;family&quot;:&quot;Nataala&quot;,&quot;given&quot;:&quot;Shehu Usman&quot;,&quot;non-dropping-particle&quot;:&quot;&quot;,&quot;parse-names&quot;:false,&quot;suffix&quot;:&quot;&quot;}],&quot;container-title&quot;:&quot;Infectious Diseases of Poverty&quot;,&quot;id&quot;:&quot;6f7a5558-db0a-5ff3-8290-6b8f6a3088a9&quot;,&quot;issue&quot;:&quot;1&quot;,&quot;issued&quot;:{&quot;date-parts&quot;:[[&quot;2015&quot;,&quot;4&quot;,&quot;24&quot;]]},&quot;publisher&quot;:&quot;BioMed Central&quot;,&quot;title&quot;:&quot;Prevalence and risk factors associated with malaria infection among pregnant women in a semi-urban community of north-western Nigeria&quot;,&quot;type&quot;:&quot;article-journal&quot;,&quot;volume&quot;:&quot;4&quot;,&quot;container-title-short&quot;:&quot;Infect Dis Poverty&quot;},&quot;uris&quot;:[&quot;http://www.mendeley.com/documents/?uuid=69ff3b6e-8443-3ed7-998e-911f2e4750c9&quot;],&quot;isTemporary&quot;:false,&quot;legacyDesktopId&quot;:&quot;69ff3b6e-8443-3ed7-998e-911f2e4750c9&quot;},{&quot;id&quot;:&quot;923d9ad0-b43b-3316-9ed1-bc21195f4265&quot;,&quot;itemData&quot;:{&quot;type&quot;:&quot;article-journal&quot;,&quot;id&quot;:&quot;923d9ad0-b43b-3316-9ed1-bc21195f4265&quot;,&quot;title&quot;:&quot;A cross-sectional study of the prevalence, density, and risk factors associated with malaria transmission in urban communities of Ibadan, Southwestern Nigeria&quot;,&quot;author&quot;:[{&quot;family&quot;:&quot;Awosolu&quot;,&quot;given&quot;:&quot;Oluwaseun Bunmi&quot;,&quot;parse-names&quot;:false,&quot;dropping-particle&quot;:&quot;&quot;,&quot;non-dropping-particle&quot;:&quot;&quot;},{&quot;family&quot;:&quot;Yahaya&quot;,&quot;given&quot;:&quot;Zary Shariman&quot;,&quot;parse-names&quot;:false,&quot;dropping-particle&quot;:&quot;&quot;,&quot;non-dropping-particle&quot;:&quot;&quot;},{&quot;family&quot;:&quot;Haziqah&quot;,&quot;given&quot;:&quot;Meor Termizi Farah&quot;,&quot;parse-names&quot;:false,&quot;dropping-particle&quot;:&quot;&quot;,&quot;non-dropping-particle&quot;:&quot;&quot;},{&quot;family&quot;:&quot;Simon-Oke&quot;,&quot;given&quot;:&quot;Iyabo Adepeju&quot;,&quot;parse-names&quot;:false,&quot;dropping-particle&quot;:&quot;&quot;,&quot;non-dropping-particle&quot;:&quot;&quot;},{&quot;family&quot;:&quot;Fakunle&quot;,&quot;given&quot;:&quot;Comfort&quot;,&quot;parse-names&quot;:false,&quot;dropping-particle&quot;:&quot;&quot;,&quot;non-dropping-particle&quot;:&quot;&quot;}],&quot;container-title&quot;:&quot;Heliyon&quot;,&quot;container-title-short&quot;:&quot;Heliyon&quot;,&quot;DOI&quot;:&quot;10.1016/J.HELIYON.2021.E05975&quot;,&quot;ISSN&quot;:&quot;2405-8440&quot;,&quot;PMID&quot;:&quot;33521357&quot;,&quot;issued&quot;:{&quot;date-parts&quot;:[[2021,1]]},&quot;page&quot;:&quot;e05975&quot;,&quot;abstract&quot;:&quot;&lt;h2&gt;Abstract&lt;/h2&gt;&lt;h3&gt;Background&lt;/h3&gt;&lt;p&gt;Malaria is a severe global public health challenge that causes significant morbidity and mortality worldwide, particularly in sub-Saharan Africa. This study was designed to determine the prevalence, parasite density, and risk factors associated with malaria infection transmission among residents of two urban communities of Ibadan, southwestern Nigeria.&lt;/p&gt;&lt;h3&gt;Materials and methods&lt;/h3&gt;&lt;p&gt;A cross-sectional hospital-based study was carried out on 300 participants. Blood samples were obtained. Thick and thin blood films were prepared and viewed using the standard parasitological technique of microscopy. Moreover, data on sociodemographic and environmental variables were obtained using a pre-tested standard questionnaire.&lt;/p&gt;&lt;h3&gt;Results&lt;/h3&gt;&lt;p&gt;Of the 300 participants examined, a total of 165 (55.0%) were found positive for &lt;i&gt;Plasmodium falciparum&lt;/i&gt; with a mean (S.D) parasite density of 1814.70 (1829.117) parasite/μL of blood. The prevalence and parasite density of malaria infection vary significantly (P &lt; 0.05) with age group. Children &lt;5 years old were more likely to have malaria infection and high parasite densities than adults (p &lt; 0.05). Similarly, in relation to gender, males significantly (P &lt; 0.05) had a higher prevalence (60.2%) and mean (S.D) parasite density of malaria infection [2157.73 (1659.570) parasite/μL of blood] compared to females. Additionally, those without formal education had the highest prevalence (73.0%) and mean (S.D) parasite density of infection [2626.96 (2442.195) parasite/μL of blood]. The bivariate logistic regression analysis shows that age group 6–10 (Crude Odds Ratio, COR 0.066, 95% CI: 0.007–0.635), presence of streams/rivers (COR 0.225, 95% CI: 0.103–0.492), distance from streams/rivers within ≤1 km (COR 0.283, 95% CI: 0.122–0.654) and travel to rural area (COR 4.689, 95% CI: 2.430–9.049) were the significant risk factors.&lt;/p&gt;&lt;h3&gt;Conclusions&lt;/h3&gt;&lt;p&gt;Malaria infection is prevalent in the study area and was greatly influenced by traveling activities from the rural areas to urban centers and vice versa. Multifaceted and integrated control strategy should be adopted. Health education on mosquito prevention and chemoprophylaxis before and during travel to rural areas are essential.&lt;/p&gt;&quot;,&quot;publisher&quot;:&quot;Elsevier&quot;,&quot;issue&quot;:&quot;1&quot;,&quot;volume&quot;:&quot;7&quot;},&quot;isTemporary&quot;:false}]},{&quot;citationID&quot;:&quot;MENDELEY_CITATION_319a3335-6d51-430c-a092-c9be4cc37093&quot;,&quot;properties&quot;:{&quot;noteIndex&quot;:0},&quot;isEdited&quot;:false,&quot;manualOverride&quot;:{&quot;citeprocText&quot;:&quot;[19]&quot;,&quot;isManuallyOverridden&quot;:false,&quot;manualOverrideText&quot;:&quot;&quot;},&quot;citationTag&quot;:&quot;MENDELEY_CITATION_v3_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&quot;,&quot;citationItems&quot;:[{&quot;id&quot;:&quot;6f7a5558-db0a-5ff3-8290-6b8f6a3088a9&quot;,&quot;itemData&quot;:{&quot;DOI&quot;:&quot;10.1186/S40249-015-0054-0&quot;,&quot;PMID&quot;:&quot;26269742&quot;,&quot;abstract&quot;:&quot;Background: Malaria during pregnancy remains a serious public health problem, with substantial risks for the mother, her foetus and the newborn. The aim of this study was to determine the prevalence of malaria and possible risk factors for malaria infection among pregnant women in a semi-urban area in north-western Nigeria. Pregnant women are among the most susceptible to malaria infection. Knowledge of their malaria infection status is an important yardstick to measure the effectiveness of any malaria control programme. Methods: We conducted a cross sectional study in the semi-urban area of Argungu, Kebbi State Nigeria. Two hundred and fifty five pregnant women were included in the study after informed verbal consent was obtained. For each participant, the socio-demographic profile, stage of pregnancy and attitude to the use of insecticide- treated nets (ITNs) were investigated using a questionnaire. Peripheral blood samples were collected and thick blood smears were prepared and stained with Giemsa stains to check for malaria parasitaemia. The associations between age, education level and use of ITNs with occurrence of malaria infection during pregnancy were analysed using the chi-square test. Results: One hundred and six (41.6%) out of 255 pregnant women were infected with malaria parasites, with a mean parasite density of 800 parasitesμl-1. It was found that prevalence and parasite density decreased as age increased. The chi-square test indicated that a lack of education and non-usage of ITNs were significantly associated with malaria infection. Conclusion: Malaria is still a major public health issue among pregnant women mainly due to illiteracy and non -compliance to using ITNs. Increasing awareness about malaria preventive measures and early attendance of antenatal care services will help to reduce malaria and, consequently, its associated morbidities and mortalities.&quot;,&quot;author&quot;:[{&quot;dropping-particle&quot;:&quot;&quot;,&quot;family&quot;:&quot;Fana&quot;,&quot;given&quot;:&quot;Sani Abdullahi&quot;,&quot;non-dropping-particle&quot;:&quot;&quot;,&quot;parse-names&quot;:false,&quot;suffix&quot;:&quot;&quot;},{&quot;dropping-particle&quot;:&quot;&quot;,&quot;family&quot;:&quot;Bunza&quot;,&quot;given&quot;:&quot;Mohammed Danladi Abubakar&quot;,&quot;non-dropping-particle&quot;:&quot;&quot;,&quot;parse-names&quot;:false,&quot;suffix&quot;:&quot;&quot;},{&quot;dropping-particle&quot;:&quot;&quot;,&quot;family&quot;:&quot;Anka&quot;,&quot;given&quot;:&quot;Sule Aliyu&quot;,&quot;non-dropping-particle&quot;:&quot;&quot;,&quot;parse-names&quot;:false,&quot;suffix&quot;:&quot;&quot;},{&quot;dropping-particle&quot;:&quot;&quot;,&quot;family&quot;:&quot;Imam&quot;,&quot;given&quot;:&quot;Asiya Umar&quot;,&quot;non-dropping-particle&quot;:&quot;&quot;,&quot;parse-names&quot;:false,&quot;suffix&quot;:&quot;&quot;},{&quot;dropping-particle&quot;:&quot;&quot;,&quot;family&quot;:&quot;Nataala&quot;,&quot;given&quot;:&quot;Shehu Usman&quot;,&quot;non-dropping-particle&quot;:&quot;&quot;,&quot;parse-names&quot;:false,&quot;suffix&quot;:&quot;&quot;}],&quot;container-title&quot;:&quot;Infectious Diseases of Poverty&quot;,&quot;id&quot;:&quot;6f7a5558-db0a-5ff3-8290-6b8f6a3088a9&quot;,&quot;issue&quot;:&quot;1&quot;,&quot;issued&quot;:{&quot;date-parts&quot;:[[&quot;2015&quot;,&quot;4&quot;,&quot;24&quot;]]},&quot;publisher&quot;:&quot;BioMed Central&quot;,&quot;title&quot;:&quot;Prevalence and risk factors associated with malaria infection among pregnant women in a semi-urban community of north-western Nigeria&quot;,&quot;type&quot;:&quot;article-journal&quot;,&quot;volume&quot;:&quot;4&quot;,&quot;container-title-short&quot;:&quot;Infect Dis Poverty&quot;},&quot;uris&quot;:[&quot;http://www.mendeley.com/documents/?uuid=69ff3b6e-8443-3ed7-998e-911f2e4750c9&quot;],&quot;isTemporary&quot;:false,&quot;legacyDesktopId&quot;:&quot;69ff3b6e-8443-3ed7-998e-911f2e4750c9&quot;}]},{&quot;citationID&quot;:&quot;MENDELEY_CITATION_92f03d01-cb33-4892-aa03-274640c83e3a&quot;,&quot;properties&quot;:{&quot;noteIndex&quot;:0},&quot;isEdited&quot;:false,&quot;manualOverride&quot;:{&quot;citeprocText&quot;:&quot;[21,22]&quot;,&quot;isManuallyOverridden&quot;:false,&quot;manualOverrideText&quot;:&quot;&quot;},&quot;citationTag&quot;:&quot;MENDELEY_CITATION_v3_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&quot;,&quot;citationItems&quot;:[{&quot;id&quot;:&quot;da6f3f3a-5b12-51ed-b034-62cb4a253034&quot;,&quot;itemData&quot;:{&quot;DOI&quot;:&quot;10.1186/s12916-020-01593-y&quot;,&quot;ISSN&quot;:&quot;17417015&quot;,&quot;PMID&quot;:&quot;32487080&quot;,&quot;abstract&quot;:&quot;Background: The burden of malaria in sub-Saharan Africa remains challenging to measure relying on epidemiological modelling to evaluate the impact of investments and providing an in-depth analysis of progress and trends in malaria response globally. In malaria-endemic countries of Africa, there is increasing use of routine surveillance data to define national strategic targets, estimate malaria case burdens and measure control progress to identify financing priorities. Existing research focuses mainly on the strengths of these data with less emphasis on existing challenges and opportunities presented. Conclusion: Here we define the current imperfections common to routine malaria morbidity data at national levels and offer prospects into their future use to reflect changing disease burdens.&quot;,&quot;author&quot;:[{&quot;dropping-particle&quot;:&quot;&quot;,&quot;family&quot;:&quot;Alegana&quot;,&quot;given&quot;:&quot;Victor A.&quot;,&quot;non-dropping-particle&quot;:&quot;&quot;,&quot;parse-names&quot;:false,&quot;suffix&quot;:&quot;&quot;},{&quot;dropping-particle&quot;:&quot;&quot;,&quot;family&quot;:&quot;Okiro&quot;,&quot;given&quot;:&quot;Emelda A.&quot;,&quot;non-dropping-particle&quot;:&quot;&quot;,&quot;parse-names&quot;:false,&quot;suffix&quot;:&quot;&quot;},{&quot;dropping-particle&quot;:&quot;&quot;,&quot;family&quot;:&quot;Snow&quot;,&quot;given&quot;:&quot;Robert W.&quot;,&quot;non-dropping-particle&quot;:&quot;&quot;,&quot;parse-names&quot;:false,&quot;suffix&quot;:&quot;&quot;}],&quot;container-title&quot;:&quot;BMC Medicine&quot;,&quot;id&quot;:&quot;da6f3f3a-5b12-51ed-b034-62cb4a253034&quot;,&quot;issue&quot;:&quot;1&quot;,&quot;issued&quot;:{&quot;date-parts&quot;:[[&quot;2020&quot;,&quot;6&quot;,&quot;3&quot;]]},&quot;page&quot;:&quot;1-13&quot;,&quot;publisher&quot;:&quot;BioMed Central Ltd.&quot;,&quot;title&quot;:&quot;Routine data for malaria morbidity estimation in Africa: Challenges and prospects&quot;,&quot;type&quot;:&quot;article-journal&quot;,&quot;volume&quot;:&quot;18&quot;,&quot;container-title-short&quot;:&quot;BMC Med&quot;},&quot;uris&quot;:[&quot;http://www.mendeley.com/documents/?uuid=a865deb7-94a1-3e66-a76c-f7dd143339a2&quot;],&quot;isTemporary&quot;:false,&quot;legacyDesktopId&quot;:&quot;a865deb7-94a1-3e66-a76c-f7dd143339a2&quot;},{&quot;id&quot;:&quot;9721783a-f20e-5076-8828-387066cfec91&quot;,&quot;itemData&quot;:{&quot;author&quot;:[{&quot;dropping-particle&quot;:&quot;&quot;,&quot;family&quot;:&quot;World Health Organization&quot;,&quot;given&quot;:&quot;&quot;,&quot;non-dropping-particle&quot;:&quot;&quot;,&quot;parse-names&quot;:false,&quot;suffix&quot;:&quot;&quot;},{&quot;dropping-particle&quot;:&quot;&quot;,&quot;family&quot;:&quot;Clinton Health Access Initiative&quot;,&quot;given&quot;:&quot;&quot;,&quot;non-dropping-particle&quot;:&quot;&quot;,&quot;parse-names&quot;:false,&quot;suffix&quot;:&quot;&quot;}],&quot;id&quot;:&quot;9721783a-f20e-5076-8828-387066cfec91&quot;,&quot;issued&quot;:{&quot;date-parts&quot;:[[&quot;2018&quot;,&quot;8&quot;]]},&quot;title&quot;:&quot;Landscape Assessment of Malaria Surveillance in Nigeria&quot;,&quot;type&quot;:&quot;report&quot;,&quot;container-title-short&quot;:&quot;&quot;},&quot;uris&quot;:[&quot;http://www.mendeley.com/documents/?uuid=575f4c5e-61d5-3d82-aa38-f565f5caa7fc&quot;],&quot;isTemporary&quot;:false,&quot;legacyDesktopId&quot;:&quot;575f4c5e-61d5-3d82-aa38-f565f5caa7fc&quot;}]},{&quot;citationID&quot;:&quot;MENDELEY_CITATION_705c136d-6239-475e-b231-63a6e413e6e4&quot;,&quot;properties&quot;:{&quot;noteIndex&quot;:0},&quot;isEdited&quot;:false,&quot;manualOverride&quot;:{&quot;citeprocText&quot;:&quot;[23]&quot;,&quot;isManuallyOverridden&quot;:false,&quot;manualOverrideText&quot;:&quot;&quot;},&quot;citationTag&quot;:&quot;MENDELEY_CITATION_v3_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&quot;,&quot;citationItems&quot;:[{&quot;id&quot;:&quot;4d89e73f-619d-5628-9bd8-9728d6a6f729&quot;,&quot;itemData&quot;:{&quot;author&quot;:[{&quot;dropping-particle&quot;:&quot;&quot;,&quot;family&quot;:&quot;National Population Commission (NPC) [Nigeria] and ICF&quot;,&quot;given&quot;:&quot;&quot;,&quot;non-dropping-particle&quot;:&quot;&quot;,&quot;parse-names&quot;:false,&quot;suffix&quot;:&quot;&quot;}],&quot;id&quot;:&quot;4d89e73f-619d-5628-9bd8-9728d6a6f729&quot;,&quot;issued&quot;:{&quot;date-parts&quot;:[[&quot;2019&quot;]]},&quot;publisher-place&quot;:&quot;Abuja, Nigeria, and Rockville, Maryland, USA&quot;,&quot;title&quot;:&quot;Nigeria Demographic and Health Survey 2018&quot;,&quot;type&quot;:&quot;report&quot;,&quot;container-title-short&quot;:&quot;&quot;},&quot;uris&quot;:[&quot;http://www.mendeley.com/documents/?uuid=02e7ed16-c984-4d54-8aa6-e8768ea73ca7&quot;],&quot;isTemporary&quot;:false,&quot;legacyDesktopId&quot;:&quot;02e7ed16-c984-4d54-8aa6-e8768ea73ca7&quot;}]},{&quot;citationID&quot;:&quot;MENDELEY_CITATION_ca2dbcce-78bf-493a-b856-2cf8b2a42354&quot;,&quot;properties&quot;:{&quot;noteIndex&quot;:0},&quot;isEdited&quot;:false,&quot;manualOverride&quot;:{&quot;isManuallyOverridden&quot;:false,&quot;citeprocText&quot;:&quot;[24]&quot;,&quot;manualOverrideText&quot;:&quot;&quot;},&quot;citationTag&quot;:&quot;MENDELEY_CITATION_v3_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&quot;,&quot;citationItems&quot;:[{&quot;id&quot;:&quot;76760ece-6556-38b2-bb93-4ab8a5365d40&quot;,&quot;itemData&quot;:{&quot;type&quot;:&quot;article-journal&quot;,&quot;id&quot;:&quot;76760ece-6556-38b2-bb93-4ab8a5365d40&quot;,&quot;title&quot;:&quot;Age-Patterns of Malaria Vary with Severity, Transmission Intensity and Seasonality in Sub-Saharan Africa: A Systematic Review and Pooled Analysis&quot;,&quot;author&quot;:[{&quot;family&quot;:&quot;Carneiro&quot;,&quot;given&quot;:&quot;Ilona&quot;,&quot;parse-names&quot;:false,&quot;dropping-particle&quot;:&quot;&quot;,&quot;non-dropping-particle&quot;:&quot;&quot;},{&quot;family&quot;:&quot;Roca-Feltrer&quot;,&quot;given&quot;:&quot;Arantxa&quot;,&quot;parse-names&quot;:false,&quot;dropping-particle&quot;:&quot;&quot;,&quot;non-dropping-particle&quot;:&quot;&quot;},{&quot;family&quot;:&quot;Griffin&quot;,&quot;given&quot;:&quot;Jamie T.&quot;,&quot;parse-names&quot;:false,&quot;dropping-particle&quot;:&quot;&quot;,&quot;non-dropping-particle&quot;:&quot;&quot;},{&quot;family&quot;:&quot;Smith&quot;,&quot;given&quot;:&quot;Lucy&quot;,&quot;parse-names&quot;:false,&quot;dropping-particle&quot;:&quot;&quot;,&quot;non-dropping-particle&quot;:&quot;&quot;},{&quot;family&quot;:&quot;Tanner&quot;,&quot;given&quot;:&quot;Marcel&quot;,&quot;parse-names&quot;:false,&quot;dropping-particle&quot;:&quot;&quot;,&quot;non-dropping-particle&quot;:&quot;&quot;},{&quot;family&quot;:&quot;Schellenberg&quot;,&quot;given&quot;:&quot;Joanna Armstrong&quot;,&quot;parse-names&quot;:false,&quot;dropping-particle&quot;:&quot;&quot;,&quot;non-dropping-particle&quot;:&quot;&quot;},{&quot;family&quot;:&quot;Greenwood&quot;,&quot;given&quot;:&quot;Brian&quot;,&quot;parse-names&quot;:false,&quot;dropping-particle&quot;:&quot;&quot;,&quot;non-dropping-particle&quot;:&quot;&quot;},{&quot;family&quot;:&quot;Schellenberg&quot;,&quot;given&quot;:&quot;David&quot;,&quot;parse-names&quot;:false,&quot;dropping-particle&quot;:&quot;&quot;,&quot;non-dropping-particle&quot;:&quot;&quot;}],&quot;container-title&quot;:&quot;PLoS ONE&quot;,&quot;container-title-short&quot;:&quot;PLoS One&quot;,&quot;accessed&quot;:{&quot;date-parts&quot;:[[2021,11,16]]},&quot;DOI&quot;:&quot;10.1371/JOURNAL.PONE.0008988&quot;,&quot;ISSN&quot;:&quot;19326203&quot;,&quot;PMID&quot;:&quot;20126547&quot;,&quot;URL&quot;:&quot;/pmc/articles/PMC2813874/&quot;,&quot;issued&quot;:{&quot;date-parts&quot;:[[2010,2,1]]},&quot;abstract&quot;:&quot;Background: There is evidence that the age-pattern of Plasmodium falciparum malaria varies with transmission intensity. A better understanding of how this varies with the severity of outcome and across a range of transmission settings could enable locally appropriate targeting of interventions to those most at risk. We have, therefore, undertaken a pooled analysis of existing data from multiple sites to enable a comprehensive overview of the age-patterns of malaria outcomes under different epidemiological conditions in sub-Saharan Africa. Methodology/Principal Findings: A systematic review using PubMed and CAB Abstracts (1980-2005), contacts with experts and searching bibliographies identified epidemiological studies with data on the age distribution of children with P. falciparum clinical malaria, hospital admissions with malaria and malaria-diagnosed mortality. Studies were allocated to a 3x2 matrix of intensity and seasonality of malaria transmission. Maximum likelihood methods were used to fit five continuous probability distributions to the percentage of each outcome by age for each of the six transmission scenarios. The best-fitting distributions are presented graphically, together with the estimated median age for each outcome. Clinical malaria incidence was relatively evenly distributed across the first 10 years of life for all transmission scenarios. Hospital admissions with malaria were more concentrated in younger children, with this effect being even more pronounced for malaria-diagnosed deaths. For all outcomes, the burden of malaria shifted towards younger ages with increasing transmission intensity, although marked seasonality moderated this effect. Conclusions:The most severe consequences of P. falciparum malaria were concentrated in the youngest age groups across all settings. Despite recently observed declines in malaria transmission in several countries, which will shift the burden of malaria cases towards older children, it is still appropriate to target strategies for preventing malaria mortality and severe morbidity at very young children who will continue to bear the brunt of malaria deaths in Sub-Saharan Africa. © 2010 Carneiro et al.&quot;,&quot;publisher&quot;:&quot;Public Library of Science&quot;,&quot;issue&quot;:&quot;2&quot;,&quot;volume&quot;:&quot;5&quot;},&quot;isTemporary&quot;:false}]},{&quot;citationID&quot;:&quot;MENDELEY_CITATION_746513ce-1937-424f-a775-27aea92d0dc8&quot;,&quot;properties&quot;:{&quot;noteIndex&quot;:0},&quot;isEdited&quot;:false,&quot;manualOverride&quot;:{&quot;citeprocText&quot;:&quot;[25]&quot;,&quot;isManuallyOverridden&quot;:false,&quot;manualOverrideText&quot;:&quot;&quot;},&quot;citationTag&quot;:&quot;MENDELEY_CITATION_v3_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&quot;,&quot;citationItems&quot;:[{&quot;id&quot;:&quot;f7d6ec60-88ac-52cd-9460-cdfd95894da7&quot;,&quot;itemData&quot;:{&quot;author&quot;:[{&quot;dropping-particle&quot;:&quot;&quot;,&quot;family&quot;:&quot;NPC&quot;,&quot;given&quot;:&quot;National Population Commission -&quot;,&quot;non-dropping-particle&quot;:&quot;&quot;,&quot;parse-names&quot;:false,&quot;suffix&quot;:&quot;&quot;},{&quot;dropping-particle&quot;:&quot;&quot;,&quot;family&quot;:&quot;ICF&quot;,&quot;given&quot;:&quot;&quot;,&quot;non-dropping-particle&quot;:&quot;&quot;,&quot;parse-names&quot;:false,&quot;suffix&quot;:&quot;&quot;}],&quot;id&quot;:&quot;f7d6ec60-88ac-52cd-9460-cdfd95894da7&quot;,&quot;issued&quot;:{&quot;date-parts&quot;:[[&quot;2019&quot;,&quot;10&quot;]]},&quot;title&quot;:&quot;The Federal Republic of Nigeria Nigeria Demographic and Health Survey 2018 National Population Commission Abuja, Nigeria&quot;,&quot;type&quot;:&quot;report&quot;,&quot;container-title-short&quot;:&quot;&quot;},&quot;uris&quot;:[&quot;http://www.mendeley.com/documents/?uuid=32520db9-6c87-4183-92f1-68dda0ff7acc&quot;],&quot;isTemporary&quot;:false,&quot;legacyDesktopId&quot;:&quot;32520db9-6c87-4183-92f1-68dda0ff7acc&quot;}]},{&quot;citationID&quot;:&quot;MENDELEY_CITATION_4e3223a0-761d-4141-b270-3d8f328b6372&quot;,&quot;properties&quot;:{&quot;noteIndex&quot;:0},&quot;isEdited&quot;:false,&quot;manualOverride&quot;:{&quot;citeprocText&quot;:&quot;[25]&quot;,&quot;isManuallyOverridden&quot;:false,&quot;manualOverrideText&quot;:&quot;&quot;},&quot;citationTag&quot;:&quot;MENDELEY_CITATION_v3_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&quot;,&quot;citationItems&quot;:[{&quot;id&quot;:&quot;f7d6ec60-88ac-52cd-9460-cdfd95894da7&quot;,&quot;itemData&quot;:{&quot;author&quot;:[{&quot;dropping-particle&quot;:&quot;&quot;,&quot;family&quot;:&quot;NPC&quot;,&quot;given&quot;:&quot;National Population Commission -&quot;,&quot;non-dropping-particle&quot;:&quot;&quot;,&quot;parse-names&quot;:false,&quot;suffix&quot;:&quot;&quot;},{&quot;dropping-particle&quot;:&quot;&quot;,&quot;family&quot;:&quot;ICF&quot;,&quot;given&quot;:&quot;&quot;,&quot;non-dropping-particle&quot;:&quot;&quot;,&quot;parse-names&quot;:false,&quot;suffix&quot;:&quot;&quot;}],&quot;id&quot;:&quot;f7d6ec60-88ac-52cd-9460-cdfd95894da7&quot;,&quot;issued&quot;:{&quot;date-parts&quot;:[[&quot;2019&quot;,&quot;10&quot;]]},&quot;title&quot;:&quot;The Federal Republic of Nigeria Nigeria Demographic and Health Survey 2018 National Population Commission Abuja, Nigeria&quot;,&quot;type&quot;:&quot;report&quot;,&quot;container-title-short&quot;:&quot;&quot;},&quot;uris&quot;:[&quot;http://www.mendeley.com/documents/?uuid=32520db9-6c87-4183-92f1-68dda0ff7acc&quot;],&quot;isTemporary&quot;:false,&quot;legacyDesktopId&quot;:&quot;32520db9-6c87-4183-92f1-68dda0ff7acc&quot;}]},{&quot;citationID&quot;:&quot;MENDELEY_CITATION_70156ad6-6713-45da-82da-a66f54c3c672&quot;,&quot;properties&quot;:{&quot;noteIndex&quot;:0},&quot;isEdited&quot;:false,&quot;manualOverride&quot;:{&quot;citeprocText&quot;:&quot;[25]&quot;,&quot;isManuallyOverridden&quot;:false,&quot;manualOverrideText&quot;:&quot;&quot;},&quot;citationTag&quot;:&quot;MENDELEY_CITATION_v3_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&quot;,&quot;citationItems&quot;:[{&quot;id&quot;:&quot;f7d6ec60-88ac-52cd-9460-cdfd95894da7&quot;,&quot;itemData&quot;:{&quot;author&quot;:[{&quot;dropping-particle&quot;:&quot;&quot;,&quot;family&quot;:&quot;NPC&quot;,&quot;given&quot;:&quot;National Population Commission -&quot;,&quot;non-dropping-particle&quot;:&quot;&quot;,&quot;parse-names&quot;:false,&quot;suffix&quot;:&quot;&quot;},{&quot;dropping-particle&quot;:&quot;&quot;,&quot;family&quot;:&quot;ICF&quot;,&quot;given&quot;:&quot;&quot;,&quot;non-dropping-particle&quot;:&quot;&quot;,&quot;parse-names&quot;:false,&quot;suffix&quot;:&quot;&quot;}],&quot;id&quot;:&quot;f7d6ec60-88ac-52cd-9460-cdfd95894da7&quot;,&quot;issued&quot;:{&quot;date-parts&quot;:[[&quot;2019&quot;,&quot;10&quot;]]},&quot;title&quot;:&quot;The Federal Republic of Nigeria Nigeria Demographic and Health Survey 2018 National Population Commission Abuja, Nigeria&quot;,&quot;type&quot;:&quot;report&quot;,&quot;container-title-short&quot;:&quot;&quot;},&quot;uris&quot;:[&quot;http://www.mendeley.com/documents/?uuid=32520db9-6c87-4183-92f1-68dda0ff7acc&quot;],&quot;isTemporary&quot;:false,&quot;legacyDesktopId&quot;:&quot;32520db9-6c87-4183-92f1-68dda0ff7acc&quot;}]},{&quot;citationID&quot;:&quot;MENDELEY_CITATION_f7e77349-4ae9-41f5-ac57-1a5426b44357&quot;,&quot;properties&quot;:{&quot;noteIndex&quot;:0},&quot;isEdited&quot;:false,&quot;manualOverride&quot;:{&quot;citeprocText&quot;:&quot;[26]&quot;,&quot;isManuallyOverridden&quot;:false,&quot;manualOverrideText&quot;:&quot;&quot;},&quot;citationTag&quot;:&quot;MENDELEY_CITATION_v3_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&quot;,&quot;citationItems&quot;:[{&quot;id&quot;:&quot;1bd7303c-01da-5bee-9faa-b445f7e0a904&quot;,&quot;itemData&quot;:{&quot;author&quot;:[{&quot;dropping-particle&quot;:&quot;&quot;,&quot;family&quot;:&quot;Burgert-Brucker&quot;,&quot;given&quot;:&quot;Clara R&quot;,&quot;non-dropping-particle&quot;:&quot;&quot;,&quot;parse-names&quot;:false,&quot;suffix&quot;:&quot;&quot;},{&quot;dropping-particle&quot;:&quot;&quot;,&quot;family&quot;:&quot;Colston&quot;,&quot;given&quot;:&quot;Josh&quot;,&quot;non-dropping-particle&quot;:&quot;&quot;,&quot;parse-names&quot;:false,&quot;suffix&quot;:&quot;&quot;},{&quot;dropping-particle&quot;:&quot;&quot;,&quot;family&quot;:&quot;Roy&quot;,&quot;given&quot;:&quot;Thea&quot;,&quot;non-dropping-particle&quot;:&quot;&quot;,&quot;parse-names&quot;:false,&quot;suffix&quot;:&quot;&quot;},{&quot;dropping-particle&quot;:&quot;&quot;,&quot;family&quot;:&quot;Zachary&quot;,&quot;given&quot;:&quot;Blake&quot;,&quot;non-dropping-particle&quot;:&quot;&quot;,&quot;parse-names&quot;:false,&quot;suffix&quot;:&quot;&quot;}],&quot;id&quot;:&quot;1bd7303c-01da-5bee-9faa-b445f7e0a904&quot;,&quot;issued&quot;:{&quot;date-parts&quot;:[[&quot;2013&quot;]]},&quot;number-of-pages&quot;:&quot;1-35&quot;,&quot;publisher-place&quot;:&quot;Calverton, Maryland&quot;,&quot;title&quot;:&quot;Geographic displacement procedure and georeferenced data release policy for the Demographic and Health Surveys. DHS Spatial Analysis Reports No. 7&quot;,&quot;type&quot;:&quot;report&quot;,&quot;container-title-short&quot;:&quot;&quot;},&quot;uris&quot;:[&quot;http://www.mendeley.com/documents/?uuid=5309ed36-5c46-4015-bceb-3c00dc484b97&quot;],&quot;isTemporary&quot;:false,&quot;legacyDesktopId&quot;:&quot;5309ed36-5c46-4015-bceb-3c00dc484b97&quot;}]},{&quot;citationID&quot;:&quot;MENDELEY_CITATION_51908fa2-59d8-4c99-ad8a-047932726fd8&quot;,&quot;properties&quot;:{&quot;noteIndex&quot;:0},&quot;isEdited&quot;:false,&quot;manualOverride&quot;:{&quot;citeprocText&quot;:&quot;[2,4,15,27–30]&quot;,&quot;isManuallyOverridden&quot;:false,&quot;manualOverrideText&quot;:&quot;&quot;},&quot;citationTag&quot;:&quot;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&quot;,&quot;citationItems&quot;:[{&quot;id&quot;:&quot;12ccbbeb-d38d-563b-8b2d-92d4e8c9e7e2&quot;,&quot;itemData&quot;:{&quot;DOI&quot;:&quot;10.1038/s41598-019-53814-x&quot;,&quot;ISSN&quot;:&quot;20452322&quot;,&quot;abstract&quot;:&quot;Malaria still poses a significant threat in Nigeria despite the various efforts to abate its transmission. Certain environmental factors have been implicated to increase the risk of malaria in Nigeria and other affected countries. The study aimed to evaluate the spatial and temporal association between the incidence of malaria and some environmental risk factors in Nigeria. The study used malaria incidence and environmental risk factors data emanating from 2015 Nigeria Malaria Indicator Survey accessed from the Demographic and Health Survey database. A total of 333 and 326 clusters throughout the country were used for malaria incidence study and environmental variables respectively. The spatial autocorrelation of malaria incidence and hotspot analysis was determined by the Moran’s diagram and local Moran’s I index, respectively. The relationships between the malaria incidence and the ecological predictors of transmission were analysed in all the six geopolitical zones of Nigeria from 2000–2015 using ordinary least square (OLS), spatial lag model (SLM), and spatial error model (SEM). Annual rainfall, precipitation and proximity to water showed significant positive relationship with the incidence rate of malaria in the OLS model (P &lt; 0.01), whereas aridity was negatively related to malaria incidence (P &lt; 0.001) in the same model. The rate of incidence of malaria increased significantly with increase in temperature, aridity, rainfall and proximity to water in the SEM whereas only temperature and proximity to water have significant positive effect on malaria incidence in the SLM. The modelling of the ecological predictors of malaria transmission and spatial maps provided in this study could aid in developing framework to mitigate malaria and identify its hotspots for urgent intervention in the endemic regions.&quot;,&quot;author&quot;:[{&quot;dropping-particle&quot;:&quot;&quot;,&quot;family&quot;:&quot;Okunlola&quot;,&quot;given&quot;:&quot;Oluyemi A.&quot;,&quot;non-dropping-particle&quot;:&quot;&quot;,&quot;parse-names&quot;:false,&quot;suffix&quot;:&quot;&quot;},{&quot;dropping-particle&quot;:&quot;&quot;,&quot;family&quot;:&quot;Oyeyemi&quot;,&quot;given&quot;:&quot;Oyetunde T.&quot;,&quot;non-dropping-particle&quot;:&quot;&quot;,&quot;parse-names&quot;:false,&quot;suffix&quot;:&quot;&quot;}],&quot;container-title&quot;:&quot;Scientific Reports&quot;,&quot;id&quot;:&quot;12ccbbeb-d38d-563b-8b2d-92d4e8c9e7e2&quot;,&quot;issue&quot;:&quot;1&quot;,&quot;issued&quot;:{&quot;date-parts&quot;:[[&quot;2019&quot;,&quot;12&quot;,&quot;1&quot;]]},&quot;page&quot;:&quot;1-11&quot;,&quot;publisher&quot;:&quot;Nature Research&quot;,&quot;title&quot;:&quot;Spatio-temporal analysis of association between incidence of malaria and environmental predictors of malaria transmission in Nigeria&quot;,&quot;type&quot;:&quot;article-journal&quot;,&quot;volume&quot;:&quot;9&quot;,&quot;container-title-short&quot;:&quot;Sci Rep&quot;},&quot;uris&quot;:[&quot;http://www.mendeley.com/documents/?uuid=def62fd3-daf5-37dd-9921-cd8ce28defe7&quot;],&quot;isTemporary&quot;:false,&quot;legacyDesktopId&quot;:&quot;def62fd3-daf5-37dd-9921-cd8ce28defe7&quot;},{&quot;id&quot;:&quot;7002c842-4f55-5482-913b-b651407e6961&quot;,&quot;itemData&quot;:{&quot;DOI&quot;:&quot;10.2991/jegh.k.200814.001&quot;,&quot;ISSN&quot;:&quot;22106014&quot;,&quot;PMID&quot;:&quot;33009733&quot;,&quot;abstract&quot;:&quot;Although malaria burden has declined globally following scale up of intervention, the disease has remained a leading cause of hospitalization and deaths among children aged under-5 years in Nigeria. Malaria is known to be related to climate and environmental conditions. Previous research has usually studied the effects of these factors, neglecting possible correlation between them, high correlation among variables is a source of multicollinearity that induces overfitting in regression modelling. In this paper, a factor analysis was first introduced to circumvent the issue of multicollinearity and a Generalized Additive Model (GAM) was subsequently explored to identify the important risk factors that might influence the prevalence of childhood malaria in Nigeria. The GAM incorporated the complexity of the survey data, while simultaneously modelling the nonlinear and spatial random effects to allow a more precise identification of the major malaria risk factors that influence the geographical distribution of the disease. From our findings, the three latent factor components (constituted by humidity, precipitation, potential evapotranspiration, and wet days/maximum and minimum temperature/proximity to permanent waters, respectively) were significantly associated with malaria prevalence. Our analysis also detected statistically significant and nonlinear effect of altitude: the risk of malaria increased with lower values but declined sharply with higher values. A significant spatial variability in under-5 malaria prevalence across the survey clusters was also observed; malaria burden was higher in the northern part of Nigeria. Investigating the impact of important risk factors and geographical location on childhood malaria is of high relevance for the sustainable development goals (SDGs) 2015–2030 Agenda on malaria eradication, and we believe that the information obtained from this study and the generated risk maps can be useful to effectively target intervention efforts to high-risk areas based on climate and environmental context.&quot;,&quot;author&quot;:[{&quot;dropping-particle&quot;:&quot;&quot;,&quot;family&quot;:&quot;Jane Ugwu&quot;,&quot;given&quot;:&quot;Chigozie Louisa&quot;,&quot;non-dropping-particle&quot;:&quot;&quot;,&quot;parse-names&quot;:false,&quot;suffix&quot;:&quot;&quot;},{&quot;dropping-particle&quot;:&quot;&quot;,&quot;family&quot;:&quot;Zewotir&quot;,&quot;given&quot;:&quot;Temesgen&quot;,&quot;non-dropping-particle&quot;:&quot;&quot;,&quot;parse-names&quot;:false,&quot;suffix&quot;:&quot;&quot;}],&quot;container-title&quot;:&quot;Journal of Epidemiology and Global Health&quot;,&quot;id&quot;:&quot;7002c842-4f55-5482-913b-b651407e6961&quot;,&quot;issue&quot;:&quot;4&quot;,&quot;issued&quot;:{&quot;date-parts&quot;:[[&quot;2020&quot;,&quot;12&quot;,&quot;1&quot;]]},&quot;page&quot;:&quot;304-314&quot;,&quot;publisher&quot;:&quot;Atlantis Press International&quot;,&quot;title&quot;:&quot;Evaluating the effects of climate and environmental factors on under-5 children malaria spatial distribution using generalized additive models (GAMs)&quot;,&quot;type&quot;:&quot;article-journal&quot;,&quot;volume&quot;:&quot;10&quot;,&quot;container-title-short&quot;:&quot;J Epidemiol Glob Health&quot;},&quot;uris&quot;:[&quot;http://www.mendeley.com/documents/?uuid=c561954e-18b1-3cd8-836a-b720b8744e6a&quot;],&quot;isTemporary&quot;:false,&quot;legacyDesktopId&quot;:&quot;c561954e-18b1-3cd8-836a-b720b8744e6a&quot;},{&quot;id&quot;:&quot;1e136441-7d0e-5ea0-9559-106bf61bc003&quot;,&quot;itemData&quot;:{&quot;DOI&quot;:&quot;10.1186/S12936-017-1849-1&quot;,&quot;ISSN&quot;:&quot;1475-2875&quot;,&quot;abstract&quot;:&quot;Malaria remains a global health issue with the burden unevenly distributed to the disadvantage of the developing countries of the world. Poverty contributes to the malaria burden as it has the ability to affect integral aspects of malaria control. There have been renewed efforts in the global malaria control, resulting in reductions in the global malaria burden over the last decade. However, the development of resistance to artemisinin-based combination therapy threatens the sustainability of the present success in malaria control. Anti-malarial drug use practices/behaviours remain very important drivers of drug resistance. This study adopted a social epidemiological stance in exploring the underlying socioeconomic factors that determine drug use behaviours promoting anti-malarial drug resistance. A qualitative approach, involving the use of interviews, was used in this inquiry to explore the existing anti-malarial drug use practices in the Nigerian population; and the different socioeconomic factors influencing the behaviours. The significant malaria treatment behaviours influenced by socioeconomic factors in this study were the practice of ‘mixing’ drugs for malaria treatment, presumptive treatment, sharing of malaria treatment course, and the use of anti-malaria monotherapies. All the rural dwellers in this study reported they have mixed drugs for malaria treatment. When symptoms were experienced, socio-economic factors, like type of settlement, income level and occupation, tended to determine the treatment behaviour and, therefore, informed and determined the experience of the illness. Social and economic contexts can influence behaviours as they contribute in shaping norms and in creating opportunities that promote certain behaviours. As shown in this study, income level and type of settlement, as structural factors, affect the decision on where to seek malaria treatment and whether or not a malaria diagnostic test will be used prior to treatment. One of the dangers of using the mixed anti-malarial drugs is that it offers a safe route for the sale of expired and fake anti-malarial drugs as the mixed drugs are not sold or dispensed in their original packets. Population-wide improvements in income, education, environmental and structural conditions of rural dwellers in malaria-endemic settings will encourage behavioural change on how anti-malarial drugs are used.&quot;,&quot;author&quot;:[{&quot;dropping-particle&quot;:&quot;&quot;,&quot;family&quot;:&quot;Anyanwu&quot;,&quot;given&quot;:&quot;Philip Emeka&quot;,&quot;non-dropping-particle&quot;:&quot;&quot;,&quot;parse-names&quot;:false,&quot;suffix&quot;:&quot;&quot;},{&quot;dropping-particle&quot;:&quot;&quot;,&quot;family&quot;:&quot;Fulton&quot;,&quot;given&quot;:&quot;John&quot;,&quot;non-dropping-particle&quot;:&quot;&quot;,&quot;parse-names&quot;:false,&quot;suffix&quot;:&quot;&quot;},{&quot;dropping-particle&quot;:&quot;&quot;,&quot;family&quot;:&quot;Evans&quot;,&quot;given&quot;:&quot;Etta&quot;,&quot;non-dropping-particle&quot;:&quot;&quot;,&quot;parse-names&quot;:false,&quot;suffix&quot;:&quot;&quot;},{&quot;dropping-particle&quot;:&quot;&quot;,&quot;family&quot;:&quot;Paget&quot;,&quot;given&quot;:&quot;Timothy&quot;,&quot;non-dropping-particle&quot;:&quot;&quot;,&quot;parse-names&quot;:false,&quot;suffix&quot;:&quot;&quot;}],&quot;container-title&quot;:&quot;Malaria Journal 2017 16:1&quot;,&quot;id&quot;:&quot;1e136441-7d0e-5ea0-9559-106bf61bc003&quot;,&quot;issue&quot;:&quot;1&quot;,&quot;issued&quot;:{&quot;date-parts&quot;:[[&quot;2017&quot;,&quot;5&quot;,&quot;18&quot;]]},&quot;page&quot;:&quot;1-15&quot;,&quot;publisher&quot;:&quot;BioMed Central&quot;,&quot;title&quot;:&quot;Exploring the role of socioeconomic factors in the development and spread of anti-malarial drug resistance: a qualitative study&quot;,&quot;type&quot;:&quot;article-journal&quot;,&quot;volume&quot;:&quot;16&quot;,&quot;container-title-short&quot;:&quot;&quot;},&quot;uris&quot;:[&quot;http://www.mendeley.com/documents/?uuid=299ccdb5-04c2-3aac-b781-74e390fec59e&quot;],&quot;isTemporary&quot;:false,&quot;legacyDesktopId&quot;:&quot;299ccdb5-04c2-3aac-b781-74e390fec59e&quot;},{&quot;id&quot;:&quot;6bb1f8cc-3ba3-5699-bb4e-c72f945202d9&quot;,&quot;itemData&quot;:{&quot;DOI&quot;:&quot;10.1186/1475-2875-8-13&quot;,&quot;ISSN&quot;:&quot;1475-2875&quot;,&quot;abstract&quot;:&quot;Despite low endemicity, malaria remains a major health problem in urban areas where a high proportion of fevers are presumptively treated using anti-malarial drugs. Low acquired malaria immunity, behaviour of city-dwellers, access to health care and preventive interventions, and heterogenic suitability of urban ecosystems for malaria transmission contribute to the complexity of the malaria epidemiology in urban areas. The study was designed to identify the determinants of malaria transmission estimated by the prevalence of anti-circumsporozoite (CSP) antibodies, the prevalence and density of Plasmodium falciparum infection, and the prevalence of malarial disease in areas of Ouagadougou, Burkina-Faso. Thick blood smears, dried blood spots and clinical status have been collected from 3,354 randomly chosen children aged 6 months to 12 years using two cross-sectional surveys (during the dry and rainy seasons) in eight areas from four ecological strata defined according to building density and land tenure (regular versus irregular). Demographic characteristics, socio-economic information, and sanitary and environmental data concerning the children or their households were simultaneously collected. Dependent variables were analysed using mixed multivariable models with random effects, taking into account the clustering of participants within compounds and areas. Overall prevalences of CSP-antibodies and P. falciparum infections were 7.7% and 16.6% during the dry season, and 12.4% and 26.1% during the rainy season, respectively, with significant differences according to ecological strata. Malaria risk was significantly higher among children who i) lived in households with lower economic or education levels, iii) near the hydrographic network, iv) in sparsely built-up areas, v) in irregularly built areas, vi) who did not use a bed net, vii) were sampled during the rainy season or ii) had traveled outside of Ouagadougou. Malaria control should be focused in areas which are irregularly or sparsely built-up or near the hydrographic network. Furthermore, urban children would benefit from preventive interventions (e.g. anti-vectorial devices or chemoprophylaxis) aimed at reducing malaria risk during and after travel in rural areas.&quot;,&quot;author&quot;:[{&quot;dropping-particle&quot;:&quot;&quot;,&quot;family&quot;:&quot;Baragatti&quot;,&quot;given&quot;:&quot;Meili&quot;,&quot;non-dropping-particle&quot;:&quot;&quot;,&quot;parse-names&quot;:false,&quot;suffix&quot;:&quot;&quot;},{&quot;dropping-particle&quot;:&quot;&quot;,&quot;family&quot;:&quot;Fournet&quot;,&quot;given&quot;:&quot;Florence&quot;,&quot;non-dropping-particle&quot;:&quot;&quot;,&quot;parse-names&quot;:false,&quot;suffix&quot;:&quot;&quot;},{&quot;dropping-particle&quot;:&quot;&quot;,&quot;family&quot;:&quot;Henry&quot;,&quot;given&quot;:&quot;Marie-Claire&quot;,&quot;non-dropping-particle&quot;:&quot;&quot;,&quot;parse-names&quot;:false,&quot;suffix&quot;:&quot;&quot;},{&quot;dropping-particle&quot;:&quot;&quot;,&quot;family&quot;:&quot;Assi&quot;,&quot;given&quot;:&quot;Serge&quot;,&quot;non-dropping-particle&quot;:&quot;&quot;,&quot;parse-names&quot;:false,&quot;suffix&quot;:&quot;&quot;},{&quot;dropping-particle&quot;:&quot;&quot;,&quot;family&quot;:&quot;Ouedraogo&quot;,&quot;given&quot;:&quot;Herman&quot;,&quot;non-dropping-particle&quot;:&quot;&quot;,&quot;parse-names&quot;:false,&quot;suffix&quot;:&quot;&quot;},{&quot;dropping-particle&quot;:&quot;&quot;,&quot;family&quot;:&quot;Rogier&quot;,&quot;given&quot;:&quot;Christophe&quot;,&quot;non-dropping-particle&quot;:&quot;&quot;,&quot;parse-names&quot;:false,&quot;suffix&quot;:&quot;&quot;},{&quot;dropping-particle&quot;:&quot;&quot;,&quot;family&quot;:&quot;Salem&quot;,&quot;given&quot;:&quot;Gérard&quot;,&quot;non-dropping-particle&quot;:&quot;&quot;,&quot;parse-names&quot;:false,&quot;suffix&quot;:&quot;&quot;}],&quot;container-title&quot;:&quot;Malaria Journal 2009 8:1&quot;,&quot;id&quot;:&quot;6bb1f8cc-3ba3-5699-bb4e-c72f945202d9&quot;,&quot;issue&quot;:&quot;1&quot;,&quot;issued&quot;:{&quot;date-parts&quot;:[[&quot;2009&quot;,&quot;1&quot;,&quot;13&quot;]]},&quot;page&quot;:&quot;1-14&quot;,&quot;publisher&quot;:&quot;BioMed Central&quot;,&quot;title&quot;:&quot;Social and environmental malaria risk factors in urban areas of Ouagadougou, Burkina Faso&quot;,&quot;type&quot;:&quot;article-journal&quot;,&quot;volume&quot;:&quot;8&quot;,&quot;container-title-short&quot;:&quot;&quot;},&quot;uris&quot;:[&quot;http://www.mendeley.com/documents/?uuid=63802e00-0153-3608-b24c-dea23e0a5245&quot;],&quot;isTemporary&quot;:false,&quot;legacyDesktopId&quot;:&quot;63802e00-0153-3608-b24c-dea23e0a5245&quot;},{&quot;id&quot;:&quot;39d76b0d-d5c7-5c27-b5ad-e408126ec298&quot;,&quot;itemData&quot;:{&quot;DOI&quot;:&quot;10.1186/s12936-016-1394-3&quot;,&quot;ISSN&quot;:&quot;14752875&quot;,&quot;PMID&quot;:&quot;27392040&quot;,&quot;abstract&quot;:&quot;Background: Malaria is one of the most severe global public health problems worldwide, particularly in Africa, where Nigeria has the greatest number of malaria cases. This community-based study was designed to investigate the prevalence and risk factors of malaria and to evaluate the knowledge, attitudes, and practices (KAP) regarding malaria among rural Hausa communities in Kano State, Nigeria. Methods: A cross-sectional community-based study was conducted on 551 participants from five local government areas in Kano State. Blood samples were collected and examined for the presence of Plasmodium species by rapid diagnostic test (RDT), Giemsa-stained thin and thick blood films, and PCR. Moreover, demographic, socioeconomic, and environmental information as well as KAP data were collected using a pre-tested questionnaire. Results: A total of 334 (60.6 %) participants were found positive for Plasmodium falciparum. The prevalence differed significantly by age group (p &lt; 0.01), but not by gender or location. A multivariate analysis showed that malaria was associated significantly with being aged 12 years or older, having a low household family income, not using insecticide treated nets (ITNs), and having no toilets in the house. Overall, 95.6 % of the respondents had prior knowledge about malaria, and 79.7, 87.6 and 95.7 % of them knew about the transmission, symptoms, and prevention of malaria, respectively. The majority (93.4 %) of the respondents considered malaria a serious disease. Although 79.5 % of the respondents had at least one ITN in their household, utilization rate of ITNs was 49.5 %. Significant associations between the respondents' knowledge concerning malaria and their age, gender, education, and household monthly income were reported. Conclusions: Malaria is still highly prevalent among rural Hausa communities in Nigeria. Despite high levels of knowledge and attitudes in the study area, significant gaps persist in appropriate preventive practices, particularly the use of ITNs. Innovative and Integrated control measures to reduce the burden of malaria should be identified and implemented in these communities. Community mobilization and health education regarding the importance of using ITNs to prevent malaria and save lives should be considered.&quot;,&quot;author&quot;:[{&quot;dropping-particle&quot;:&quot;&quot;,&quot;family&quot;:&quot;Dawaki&quot;,&quot;given&quot;:&quot;Salwa&quot;,&quot;non-dropping-particle&quot;:&quot;&quot;,&quot;parse-names&quot;:false,&quot;suffix&quot;:&quot;&quot;},{&quot;dropping-particle&quot;:&quot;&quot;,&quot;family&quot;:&quot;Al-Mekhlafi&quot;,&quot;given&quot;:&quot;Hesham M.&quot;,&quot;non-dropping-particle&quot;:&quot;&quot;,&quot;parse-names&quot;:false,&quot;suffix&quot;:&quot;&quot;},{&quot;dropping-particle&quot;:&quot;&quot;,&quot;family&quot;:&quot;Ithoi&quot;,&quot;given&quot;:&quot;Init&quot;,&quot;non-dropping-particle&quot;:&quot;&quot;,&quot;parse-names&quot;:false,&quot;suffix&quot;:&quot;&quot;},{&quot;dropping-particle&quot;:&quot;&quot;,&quot;family&quot;:&quot;Ibrahim&quot;,&quot;given&quot;:&quot;Jamaiah&quot;,&quot;non-dropping-particle&quot;:&quot;&quot;,&quot;parse-names&quot;:false,&quot;suffix&quot;:&quot;&quot;},{&quot;dropping-particle&quot;:&quot;&quot;,&quot;family&quot;:&quot;Atroosh&quot;,&quot;given&quot;:&quot;Wahib M.&quot;,&quot;non-dropping-particle&quot;:&quot;&quot;,&quot;parse-names&quot;:false,&quot;suffix&quot;:&quot;&quot;},{&quot;dropping-particle&quot;:&quot;&quot;,&quot;family&quot;:&quot;Abdulsalam&quot;,&quot;given&quot;:&quot;Awatif M.&quot;,&quot;non-dropping-particle&quot;:&quot;&quot;,&quot;parse-names&quot;:false,&quot;suffix&quot;:&quot;&quot;},{&quot;dropping-particle&quot;:&quot;&quot;,&quot;family&quot;:&quot;Sady&quot;,&quot;given&quot;:&quot;Hany&quot;,&quot;non-dropping-particle&quot;:&quot;&quot;,&quot;parse-names&quot;:false,&quot;suffix&quot;:&quot;&quot;},{&quot;dropping-particle&quot;:&quot;&quot;,&quot;family&quot;:&quot;Elyana&quot;,&quot;given&quot;:&quot;Fatin Nur&quot;,&quot;non-dropping-particle&quot;:&quot;&quot;,&quot;parse-names&quot;:false,&quot;suffix&quot;:&quot;&quot;},{&quot;dropping-particle&quot;:&quot;&quot;,&quot;family&quot;:&quot;Adamu&quot;,&quot;given&quot;:&quot;Ado U.&quot;,&quot;non-dropping-particle&quot;:&quot;&quot;,&quot;parse-names&quot;:false,&quot;suffix&quot;:&quot;&quot;},{&quot;dropping-particle&quot;:&quot;&quot;,&quot;family&quot;:&quot;Yelwa&quot;,&quot;given&quot;:&quot;Saadatu I.&quot;,&quot;non-dropping-particle&quot;:&quot;&quot;,&quot;parse-names&quot;:false,&quot;suffix&quot;:&quot;&quot;},{&quot;dropping-particle&quot;:&quot;&quot;,&quot;family&quot;:&quot;Ahmed&quot;,&quot;given&quot;:&quot;Abdulhamid&quot;,&quot;non-dropping-particle&quot;:&quot;&quot;,&quot;parse-names&quot;:false,&quot;suffix&quot;:&quot;&quot;},{&quot;dropping-particle&quot;:&quot;&quot;,&quot;family&quot;:&quot;Al-Areeqi&quot;,&quot;given&quot;:&quot;Mona A.&quot;,&quot;non-dropping-particle&quot;:&quot;&quot;,&quot;parse-names&quot;:false,&quot;suffix&quot;:&quot;&quot;},{&quot;dropping-particle&quot;:&quot;&quot;,&quot;family&quot;:&quot;Subramaniam&quot;,&quot;given&quot;:&quot;Lahvanya R.&quot;,&quot;non-dropping-particle&quot;:&quot;&quot;,&quot;parse-names&quot;:false,&quot;suffix&quot;:&quot;&quot;},{&quot;dropping-particle&quot;:&quot;&quot;,&quot;family&quot;:&quot;Nasr&quot;,&quot;given&quot;:&quot;Nabil A.&quot;,&quot;non-dropping-particle&quot;:&quot;&quot;,&quot;parse-names&quot;:false,&quot;suffix&quot;:&quot;&quot;},{&quot;dropping-particle&quot;:&quot;&quot;,&quot;family&quot;:&quot;Lau&quot;,&quot;given&quot;:&quot;Yee Ling&quot;,&quot;non-dropping-particle&quot;:&quot;&quot;,&quot;parse-names&quot;:false,&quot;suffix&quot;:&quot;&quot;}],&quot;container-title&quot;:&quot;Malaria Journal&quot;,&quot;id&quot;:&quot;39d76b0d-d5c7-5c27-b5ad-e408126ec298&quot;,&quot;issue&quot;:&quot;1&quot;,&quot;issued&quot;:{&quot;date-parts&quot;:[[&quot;2016&quot;,&quot;7&quot;,&quot;8&quot;]]},&quot;page&quot;:&quot;351&quot;,&quot;publisher&quot;:&quot;BioMed Central Ltd.&quot;,&quot;title&quot;:&quot;Is Nigeria winning the battle against malaria? Prevalence, risk factors and KAP assessment among Hausa communities in Kano State&quot;,&quot;type&quot;:&quot;article-journal&quot;,&quot;volume&quot;:&quot;15&quot;,&quot;container-title-short&quot;:&quot;Malar J&quot;},&quot;uris&quot;:[&quot;http://www.mendeley.com/documents/?uuid=cc52cd1c-bc4f-316f-a258-8862e3d45654&quot;],&quot;isTemporary&quot;:false,&quot;legacyDesktopId&quot;:&quot;cc52cd1c-bc4f-316f-a258-8862e3d45654&quot;},{&quot;id&quot;:&quot;60a93a96-1a29-5692-a32c-a487e050d290&quot;,&quot;itemData&quot;:{&quot;DOI&quot;:&quot;10.1371/JOURNAL.PONE.0242357&quot;,&quot;PMID&quot;:&quot;33237945&quot;,&quot;abstract&quot;:&quot;Malaria in the Amazon is often perceived as an exclusively rural disease, but transmission has been increasingly documented within and near urban centers. Here we explore patterns and causes of urban-to-rural mobility, which places travelers at risk of malaria in Mâncio Lima, the main malaria hotspot in northwestern Brazil. We also analyze rural-to-urban mobility caused by malaria treatment seeking, which poses an additional risk of infection to urban residents. We show that the rural localities most frequently visited by urban residents-typically farming settlements in the vicinity of the town-are those with the most intense malaria transmission and also the most frequent source localities of imported malaria cases diagnosed in the town. The most mobile urban residents are typically poor males 16 to 60-years old from multi-sited households who lack a formal job. Highly mobile residents represent a priority target for more intensive and effective malaria control interventions, that cannot be readily delivered to the entire community, in this and similar urbanized endemic settings across the Amazon.&quot;,&quot;author&quot;:[{&quot;dropping-particle&quot;:&quot;&quot;,&quot;family&quot;:&quot;Johansen&quot;,&quot;given&quot;:&quot;Igor C.&quot;,&quot;non-dropping-particle&quot;:&quot;&quot;,&quot;parse-names&quot;:false,&quot;suffix&quot;:&quot;&quot;},{&quot;dropping-particle&quot;:&quot;&quot;,&quot;family&quot;:&quot;Rodrigues&quot;,&quot;given&quot;:&quot;Priscila T.&quot;,&quot;non-dropping-particle&quot;:&quot;&quot;,&quot;parse-names&quot;:false,&quot;suffix&quot;:&quot;&quot;},{&quot;dropping-particle&quot;:&quot;&quot;,&quot;family&quot;:&quot;Ferreira&quot;,&quot;given&quot;:&quot;Marcelo U.&quot;,&quot;non-dropping-particle&quot;:&quot;&quot;,&quot;parse-names&quot;:false,&quot;suffix&quot;:&quot;&quot;}],&quot;container-title&quot;:&quot;PLoS ONE&quot;,&quot;id&quot;:&quot;60a93a96-1a29-5692-a32c-a487e050d290&quot;,&quot;issue&quot;:&quot;11&quot;,&quot;issued&quot;:{&quot;date-parts&quot;:[[&quot;2020&quot;,&quot;11&quot;,&quot;1&quot;]]},&quot;publisher&quot;:&quot;Public Library of Science&quot;,&quot;title&quot;:&quot;Human mobility and urban malaria risk in the main transmission hotspot of Amazonian Brazil&quot;,&quot;type&quot;:&quot;article-journal&quot;,&quot;volume&quot;:&quot;15&quot;,&quot;container-title-short&quot;:&quot;PLoS One&quot;},&quot;uris&quot;:[&quot;http://www.mendeley.com/documents/?uuid=93f97fc9-3ca3-39ff-9628-5e555f6232e1&quot;],&quot;isTemporary&quot;:false,&quot;legacyDesktopId&quot;:&quot;93f97fc9-3ca3-39ff-9628-5e555f6232e1&quot;},{&quot;id&quot;:&quot;d93fd409-7847-53a3-b588-a96e9affe28e&quot;,&quot;itemData&quot;:{&quot;DOI&quot;:&quot;10.1186/S12936-015-0574-X/FIGURES/8&quot;,&quot;ISSN&quot;:&quot;14752875&quot;,&quot;PMID&quot;:&quot;25890035&quot;,&quot;abstract&quot;:&quot;Background: Malaria risk maps play an increasingly important role in disease control planning, implementation, and evaluation. The construction of these maps using modern geospatial techniques relies on covariate grids: continuous surfaces quantifying environmental factors that partially explain spatial heterogeneity in malaria endemicity. Although crucial, past variable selection processes for this purpose have often been subjective and ad-hoc, with many covariates used in modeling with little quantitative justification. Methods: This research consists of an extensive covariate construction and selection process for predicting Plasmodium falciparum parasite rates (PfPR) in Africa for years 2000-2012. First, a literature review was conducted to establish a comprehensive list of covariates used for malaria mapping. Second, a library of covariate data was assembled to reflect this list, a process that included the construction of multiple, temporally dynamic datasets. Third, the resulting set of covariates was leveraged to create more than 50 million possible covariate terms via factorial combinations of different spatial and temporal aggregations, transformations, and pairwise interactions. Fourth, the expanded set of covariates was reduced via successive selection criteria to yield a robust covariate subset that was assessed using an out-of-sample validation approach. Results: The final covariate subset included predominately dynamic covariates and it substantially out-performed earlier sets used by the Malaria Atlas Project (MAP) for creating global malaria risk maps, with the pseudo-R2 value for the out-of-sample validation increasing from 0.43 to 0.52. Dynamic covariates improved the model, with 17 of the 20 new covariates consisting of monthly or annual products, but the selected covariates were typically interaction terms that included both dynamic and synoptic datasets. Thus the interplay between normal (i.e., long-term averages) and immediate conditions may be key for characterizing environmental controls on parasite rate. Conclusions: This analysis represents the first effort to systematically audit covariate utility for malaria mapping and then derive an objective, empirically based set of environmental covariates for modeling PfPR. The new covariates produce more reliable representations of malaria risk patterns and how they are changing through time, and these covariates will be used to characterize spatially and temporally varying environmen…&quot;,&quot;author&quot;:[{&quot;dropping-particle&quot;:&quot;&quot;,&quot;family&quot;:&quot;Weiss&quot;,&quot;given&quot;:&quot;Daniel J.&quot;,&quot;non-dropping-particle&quot;:&quot;&quot;,&quot;parse-names&quot;:false,&quot;suffix&quot;:&quot;&quot;},{&quot;dropping-particle&quot;:&quot;&quot;,&quot;family&quot;:&quot;Mappin&quot;,&quot;given&quot;:&quot;Bonnie&quot;,&quot;non-dropping-particle&quot;:&quot;&quot;,&quot;parse-names&quot;:false,&quot;suffix&quot;:&quot;&quot;},{&quot;dropping-particle&quot;:&quot;&quot;,&quot;family&quot;:&quot;Dalrymple&quot;,&quot;given&quot;:&quot;Ursula&quot;,&quot;non-dropping-particle&quot;:&quot;&quot;,&quot;parse-names&quot;:false,&quot;suffix&quot;:&quot;&quot;},{&quot;dropping-particle&quot;:&quot;&quot;,&quot;family&quot;:&quot;Bhatt&quot;,&quot;given&quot;:&quot;Samir&quot;,&quot;non-dropping-particle&quot;:&quot;&quot;,&quot;parse-names&quot;:false,&quot;suffix&quot;:&quot;&quot;},{&quot;dropping-particle&quot;:&quot;&quot;,&quot;family&quot;:&quot;Cameron&quot;,&quot;given&quot;:&quot;Ewan&quot;,&quot;non-dropping-particle&quot;:&quot;&quot;,&quot;parse-names&quot;:false,&quot;suffix&quot;:&quot;&quot;},{&quot;dropping-particle&quot;:&quot;&quot;,&quot;family&quot;:&quot;Hay&quot;,&quot;given&quot;:&quot;Simon I.&quot;,&quot;non-dropping-particle&quot;:&quot;&quot;,&quot;parse-names&quot;:false,&quot;suffix&quot;:&quot;&quot;},{&quot;dropping-particle&quot;:&quot;&quot;,&quot;family&quot;:&quot;Gething&quot;,&quot;given&quot;:&quot;Peter W.&quot;,&quot;non-dropping-particle&quot;:&quot;&quot;,&quot;parse-names&quot;:false,&quot;suffix&quot;:&quot;&quot;}],&quot;container-title&quot;:&quot;Malaria Journal&quot;,&quot;id&quot;:&quot;d93fd409-7847-53a3-b588-a96e9affe28e&quot;,&quot;issue&quot;:&quot;1&quot;,&quot;issued&quot;:{&quot;date-parts&quot;:[[&quot;2015&quot;,&quot;2&quot;,&quot;7&quot;]]},&quot;page&quot;:&quot;1-18&quot;,&quot;publisher&quot;:&quot;BioMed Central Ltd.&quot;,&quot;title&quot;:&quot;Re-examining environmental correlates of Plasmodium falciparum Malaria endemicity: A data-intensive variable selection approach&quot;,&quot;type&quot;:&quot;article-journal&quot;,&quot;volume&quot;:&quot;14&quot;,&quot;container-title-short&quot;:&quot;Malar J&quot;},&quot;uris&quot;:[&quot;http://www.mendeley.com/documents/?uuid=618d76da-5347-3b40-8259-d4a0f27b191a&quot;],&quot;isTemporary&quot;:false,&quot;legacyDesktopId&quot;:&quot;618d76da-5347-3b40-8259-d4a0f27b191a&quot;}]},{&quot;citationID&quot;:&quot;MENDELEY_CITATION_f4c0ee98-6f90-4252-ab0f-8ed1cd6caf19&quot;,&quot;properties&quot;:{&quot;noteIndex&quot;:0},&quot;isEdited&quot;:false,&quot;manualOverride&quot;:{&quot;citeprocText&quot;:&quot;[31]&quot;,&quot;isManuallyOverridden&quot;:false,&quot;manualOverrideText&quot;:&quot;&quot;},&quot;citationTag&quot;:&quot;MENDELEY_CITATION_v3_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&quot;,&quot;citationItems&quot;:[{&quot;id&quot;:&quot;32e1e5ad-35ff-5d3d-8e3f-a84df77df33b&quot;,&quot;itemData&quot;:{&quot;ISBN&quot;:&quot;978-3-319-24277-4&quot;,&quot;author&quot;:[{&quot;dropping-particle&quot;:&quot;&quot;,&quot;family&quot;:&quot;Hadley&quot;,&quot;given&quot;:&quot;Wickham&quot;,&quot;non-dropping-particle&quot;:&quot;&quot;,&quot;parse-names&quot;:false,&quot;suffix&quot;:&quot;&quot;}],&quot;id&quot;:&quot;32e1e5ad-35ff-5d3d-8e3f-a84df77df33b&quot;,&quot;issued&quot;:{&quot;date-parts&quot;:[[&quot;2016&quot;]]},&quot;publisher&quot;:&quot;Springer-Verlag New York&quot;,&quot;title&quot;:&quot;ggplot2: Elegant Graphics for Data Analysis&quot;,&quot;type&quot;:&quot;book&quot;,&quot;container-title-short&quot;:&quot;&quot;},&quot;uris&quot;:[&quot;http://www.mendeley.com/documents/?uuid=1d8fb38b-00a8-47f1-98e3-78ab15a04591&quot;],&quot;isTemporary&quot;:false,&quot;legacyDesktopId&quot;:&quot;1d8fb38b-00a8-47f1-98e3-78ab15a04591&quot;}]},{&quot;citationID&quot;:&quot;MENDELEY_CITATION_f44ef50f-5f88-4c14-992f-96695397b458&quot;,&quot;properties&quot;:{&quot;noteIndex&quot;:0},&quot;isEdited&quot;:false,&quot;manualOverride&quot;:{&quot;citeprocText&quot;:&quot;[32]&quot;,&quot;isManuallyOverridden&quot;:false,&quot;manualOverrideText&quot;:&quot;&quot;},&quot;citationTag&quot;:&quot;MENDELEY_CITATION_v3_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&quot;,&quot;citationItems&quot;:[{&quot;id&quot;:&quot;78c1c304-736e-5c47-bf25-3b464918fe34&quot;,&quot;itemData&quot;:{&quot;URL&quot;:&quot;https://rdrr.io/r/splines/splines-package.html&quot;,&quot;accessed&quot;:{&quot;date-parts&quot;:[[&quot;2022&quot;,&quot;1&quot;,&quot;3&quot;]]},&quot;author&quot;:[{&quot;dropping-particle&quot;:&quot;&quot;,&quot;family&quot;:&quot;Bates&quot;,&quot;given&quot;:&quot;Douglas&quot;,&quot;non-dropping-particle&quot;:&quot;&quot;,&quot;parse-names&quot;:false,&quot;suffix&quot;:&quot;&quot;},{&quot;dropping-particle&quot;:&quot;&quot;,&quot;family&quot;:&quot;Venables&quot;,&quot;given&quot;:&quot;William N&quot;,&quot;non-dropping-particle&quot;:&quot;&quot;,&quot;parse-names&quot;:false,&quot;suffix&quot;:&quot;&quot;}],&quot;id&quot;:&quot;78c1c304-736e-5c47-bf25-3b464918fe34&quot;,&quot;issued&quot;:{&quot;date-parts&quot;:[[&quot;0&quot;]]},&quot;title&quot;:&quot;splines-package: Regression Spline Functions and Classes&quot;,&quot;type&quot;:&quot;webpage&quot;,&quot;container-title-short&quot;:&quot;&quot;},&quot;uris&quot;:[&quot;http://www.mendeley.com/documents/?uuid=3cbf7f17-ed72-34fa-b4ac-fc081b566ada&quot;],&quot;isTemporary&quot;:false,&quot;legacyDesktopId&quot;:&quot;3cbf7f17-ed72-34fa-b4ac-fc081b566ada&quot;}]},{&quot;citationID&quot;:&quot;MENDELEY_CITATION_5a2eb1ce-23ba-4154-91e0-3b8967c048e0&quot;,&quot;properties&quot;:{&quot;noteIndex&quot;:0},&quot;isEdited&quot;:false,&quot;manualOverride&quot;:{&quot;isManuallyOverridden&quot;:false,&quot;citeprocText&quot;:&quot;[33]&quot;,&quot;manualOverrideText&quot;:&quot;&quot;},&quot;citationTag&quot;:&quot;MENDELEY_CITATION_v3_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&quot;,&quot;citationItems&quot;:[{&quot;id&quot;:&quot;b4a9eecf-90e3-3842-a641-d25d33905f26&quot;,&quot;itemData&quot;:{&quot;type&quot;:&quot;article-journal&quot;,&quot;id&quot;:&quot;b4a9eecf-90e3-3842-a641-d25d33905f26&quot;,&quot;title&quot;:&quot;glmmTMB balances speed and flexibility among packages for zero-inflated generalized linear mixed modeling&quot;,&quot;author&quot;:[{&quot;family&quot;:&quot;Brooks&quot;,&quot;given&quot;:&quot;Mollie E.&quot;,&quot;parse-names&quot;:false,&quot;dropping-particle&quot;:&quot;&quot;,&quot;non-dropping-particle&quot;:&quot;&quot;},{&quot;family&quot;:&quot;Kristensen&quot;,&quot;given&quot;:&quot;Kasper&quot;,&quot;parse-names&quot;:false,&quot;dropping-particle&quot;:&quot;&quot;,&quot;non-dropping-particle&quot;:&quot;&quot;},{&quot;family&quot;:&quot;Benthem&quot;,&quot;given&quot;:&quot;Koen J.&quot;,&quot;parse-names&quot;:false,&quot;dropping-particle&quot;:&quot;&quot;,&quot;non-dropping-particle&quot;:&quot;van&quot;},{&quot;family&quot;:&quot;Magnusson&quot;,&quot;given&quot;:&quot;Arni&quot;,&quot;parse-names&quot;:false,&quot;dropping-particle&quot;:&quot;&quot;,&quot;non-dropping-particle&quot;:&quot;&quot;},{&quot;family&quot;:&quot;Berg&quot;,&quot;given&quot;:&quot;Casper W.&quot;,&quot;parse-names&quot;:false,&quot;dropping-particle&quot;:&quot;&quot;,&quot;non-dropping-particle&quot;:&quot;&quot;},{&quot;family&quot;:&quot;Nielsen&quot;,&quot;given&quot;:&quot;Anders&quot;,&quot;parse-names&quot;:false,&quot;dropping-particle&quot;:&quot;&quot;,&quot;non-dropping-particle&quot;:&quot;&quot;},{&quot;family&quot;:&quot;Skaug&quot;,&quot;given&quot;:&quot;Hans J.&quot;,&quot;parse-names&quot;:false,&quot;dropping-particle&quot;:&quot;&quot;,&quot;non-dropping-particle&quot;:&quot;&quot;},{&quot;family&quot;:&quot;Mächler&quot;,&quot;given&quot;:&quot;Martin&quot;,&quot;parse-names&quot;:false,&quot;dropping-particle&quot;:&quot;&quot;,&quot;non-dropping-particle&quot;:&quot;&quot;},{&quot;family&quot;:&quot;Bolker&quot;,&quot;given&quot;:&quot;Benjamin M.&quot;,&quot;parse-names&quot;:false,&quot;dropping-particle&quot;:&quot;&quot;,&quot;non-dropping-particle&quot;:&quot;&quot;}],&quot;container-title&quot;:&quot;R Journal&quot;,&quot;accessed&quot;:{&quot;date-parts&quot;:[[2023,11,17]]},&quot;DOI&quot;:&quot;10.32614/RJ-2017-066&quot;,&quot;ISSN&quot;:&quot;20734859&quot;,&quot;issued&quot;:{&quot;date-parts&quot;:[[2017,12,1]]},&quot;page&quot;:&quot;378-400&quot;,&quot;abstract&quot;:&quot;Count data can be analyzed using generalized linear mixed models when observations are correlated in ways that require random effects. However, count data are often zero-inflated, containing more zeros than would be expected from the typical error distributions. We present a new package, glmmTMB, and compare it to other R packages that fit zero-inflated mixed models. The glmmTMB package fits many types of GLMMs and extensions, including models with continuously distributed responses, but here we focus on count responses. glmmTMB is faster than glmmADMB, MCMCglmm, and brms, and more flexible than INLA and mgcv for zero-inflated modeling. One unique feature of glmmTMB (among packages that fit zero-inflated mixed models) is its ability to estimate the Conway-Maxwell-Poisson distribution parameterized by the mean. Overall, its most appealing features for new users may be the combination of speed, flexibility, and its interface's similarity to lme4.&quot;,&quot;publisher&quot;:&quot;Technische Universitaet Wien&quot;,&quot;issue&quot;:&quot;2&quot;,&quot;volume&quot;:&quot;9&quot;,&quot;container-title-short&quot;:&quot;&quot;},&quot;isTemporary&quot;:false}]},{&quot;citationID&quot;:&quot;MENDELEY_CITATION_ef936f93-8a82-40d6-9746-574f270303f2&quot;,&quot;properties&quot;:{&quot;noteIndex&quot;:0},&quot;isEdited&quot;:false,&quot;manualOverride&quot;:{&quot;citeprocText&quot;:&quot;[34]&quot;,&quot;isManuallyOverridden&quot;:false,&quot;manualOverrideText&quot;:&quot;&quot;},&quot;citationTag&quot;:&quot;MENDELEY_CITATION_v3_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&quot;,&quot;citationItems&quot;:[{&quot;id&quot;:&quot;6deefc29-2c48-5f8c-a42a-db08810df677&quot;,&quot;itemData&quot;:{&quot;author&quot;:[{&quot;dropping-particle&quot;:&quot;&quot;,&quot;family&quot;:&quot;Hartig&quot;,&quot;given&quot;:&quot;Florian&quot;,&quot;non-dropping-particle&quot;:&quot;&quot;,&quot;parse-names&quot;:false,&quot;suffix&quot;:&quot;&quot;}],&quot;id&quot;:&quot;6deefc29-2c48-5f8c-a42a-db08810df677&quot;,&quot;issued&quot;:{&quot;date-parts&quot;:[[&quot;2021&quot;,&quot;9&quot;,&quot;28&quot;]]},&quot;number&quot;:&quot;R package version 0.4.4&quot;,&quot;title&quot;:&quot;DHARMa: residual diagnostics for hierarchical (multi-level/mixed) regression models&quot;,&quot;type&quot;:&quot;article&quot;,&quot;container-title-short&quot;:&quot;&quot;},&quot;uris&quot;:[&quot;http://www.mendeley.com/documents/?uuid=8166762c-c59e-3957-b543-5cc3b01f05c1&quot;],&quot;isTemporary&quot;:false,&quot;legacyDesktopId&quot;:&quot;8166762c-c59e-3957-b543-5cc3b01f05c1&quot;}]},{&quot;citationID&quot;:&quot;MENDELEY_CITATION_a8b1333f-434c-403c-9f29-3ece27cf2df7&quot;,&quot;properties&quot;:{&quot;noteIndex&quot;:0},&quot;isEdited&quot;:false,&quot;manualOverride&quot;:{&quot;citeprocText&quot;:&quot;[23,35–37]&quot;,&quot;isManuallyOverridden&quot;:false,&quot;manualOverrideText&quot;:&quot;&quot;},&quot;citationTag&quot;:&quot;MENDELEY_CITATION_v3_eyJjaXRhdGlvbklEIjoiTUVOREVMRVlfQ0lUQVRJT05fYThiMTMzM2YtNDM0Yy00MDNjLTlmMjktM2VjZTI3Y2YyZGY3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quot;,&quot;citationItems&quot;:[{&quot;id&quot;:&quot;4d89e73f-619d-5628-9bd8-9728d6a6f729&quot;,&quot;itemData&quot;:{&quot;author&quot;:[{&quot;dropping-particle&quot;:&quot;&quot;,&quot;family&quot;:&quot;National Population Commission (NPC) [Nigeria] and ICF&quot;,&quot;given&quot;:&quot;&quot;,&quot;non-dropping-particle&quot;:&quot;&quot;,&quot;parse-names&quot;:false,&quot;suffix&quot;:&quot;&quot;}],&quot;id&quot;:&quot;4d89e73f-619d-5628-9bd8-9728d6a6f729&quot;,&quot;issued&quot;:{&quot;date-parts&quot;:[[&quot;2019&quot;]]},&quot;publisher-place&quot;:&quot;Abuja, Nigeria, and Rockville, Maryland, USA&quot;,&quot;title&quot;:&quot;Nigeria Demographic and Health Survey 2018&quot;,&quot;type&quot;:&quot;report&quot;,&quot;container-title-short&quot;:&quot;&quot;},&quot;uris&quot;:[&quot;http://www.mendeley.com/documents/?uuid=02e7ed16-c984-4d54-8aa6-e8768ea73ca7&quot;],&quot;isTemporary&quot;:false,&quot;legacyDesktopId&quot;:&quot;02e7ed16-c984-4d54-8aa6-e8768ea73ca7&quot;},{&quot;id&quot;:&quot;4648235c-629c-5894-b166-4fbcfc9b2592&quot;,&quot;itemData&quot;:{&quot;author&quot;:[{&quot;dropping-particle&quot;:&quot;&quot;,&quot;family&quot;:&quot;National Population Commission (NPC)&quot;,&quot;given&quot;:&quot;&quot;,&quot;non-dropping-particle&quot;:&quot;&quot;,&quot;parse-names&quot;:false,&quot;suffix&quot;:&quot;&quot;},{&quot;dropping-particle&quot;:&quot;&quot;,&quot;family&quot;:&quot;National Malaria Control Programme (NMCP)&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4648235c-629c-5894-b166-4fbcfc9b2592&quot;,&quot;issued&quot;:{&quot;date-parts&quot;:[[&quot;2012&quot;]]},&quot;publisher-place&quot;:&quot;Abuja, Nigeria&quot;,&quot;title&quot;:&quot;Nigeria Malaria Indicator Survey 2010 &quot;,&quot;type&quot;:&quot;report&quot;,&quot;container-title-short&quot;:&quot;&quot;},&quot;uris&quot;:[&quot;http://www.mendeley.com/documents/?uuid=4f0842fd-6e43-3c1c-8859-163fa0e614f3&quot;],&quot;isTemporary&quot;:false,&quot;legacyDesktopId&quot;:&quot;4f0842fd-6e43-3c1c-8859-163fa0e614f3&quot;},{&quot;id&quot;:&quot;8d7d92cd-613e-5315-88d9-b77b0e301753&quot;,&quot;itemData&quot;:{&quot;author&quot;:[{&quot;dropping-particle&quot;:&quot;&quot;,&quot;family&quot;:&quot;National Malaria Elimination Programme (NMEP)&quot;,&quot;given&quot;:&quot;&quot;,&quot;non-dropping-particle&quot;:&quot;&quot;,&quot;parse-names&quot;:false,&quot;suffix&quot;:&quot;&quot;},{&quot;dropping-particle&quot;:&quot;&quot;,&quot;family&quot;:&quot;National Population Commission (NPopC)&quot;,&quot;given&quot;:&quot;&quot;,&quot;non-dropping-particle&quot;:&quot;&quot;,&quot;parse-names&quot;:false,&quot;suffix&quot;:&quot;&quot;},{&quot;dropping-particle&quot;:&quot;&quot;,&quot;family&quot;:&quot;National Bureau of Statistics (NBS)&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8d7d92cd-613e-5315-88d9-b77b0e301753&quot;,&quot;issued&quot;:{&quot;date-parts&quot;:[[&quot;2016&quot;]]},&quot;publisher-place&quot;:&quot;Abuja, Nigeria, and Rockville, Maryland, USA&quot;,&quot;title&quot;:&quot;Nigeria Malaria Indicator Survey 2015&quot;,&quot;type&quot;:&quot;report&quot;,&quot;container-title-short&quot;:&quot;&quot;},&quot;uris&quot;:[&quot;http://www.mendeley.com/documents/?uuid=0768d780-9694-3512-90c1-467b05ccf2de&quot;],&quot;isTemporary&quot;:false,&quot;legacyDesktopId&quot;:&quot;0768d780-9694-3512-90c1-467b05ccf2de&quot;},{&quot;id&quot;:&quot;9f12b0b8-01a5-3ef5-b64d-4b32f2b4306a&quot;,&quot;itemData&quot;:{&quot;type&quot;:&quot;report&quot;,&quot;id&quot;:&quot;9f12b0b8-01a5-3ef5-b64d-4b32f2b4306a&quot;,&quot;title&quot;:&quot;Nigeria Malaria Indicator Survey 2021 Final Report&quot;,&quot;author&quot;:[{&quot;family&quot;:&quot;National Malaria Elimination Programme National(NMEP) [Nigeria]&quot;,&quot;given&quot;:&quot;&quot;,&quot;parse-names&quot;:false,&quot;dropping-particle&quot;:&quot;&quot;,&quot;non-dropping-particle&quot;:&quot;&quot;},{&quot;family&quot;:&quot;National Population Commission (NPC) [Nigeria]&quot;,&quot;given&quot;:&quot;&quot;,&quot;parse-names&quot;:false,&quot;dropping-particle&quot;:&quot;&quot;,&quot;non-dropping-particle&quot;:&quot;&quot;},{&quot;family&quot;:&quot;IFC&quot;,&quot;given&quot;:&quot;&quot;,&quot;parse-names&quot;:false,&quot;dropping-particle&quot;:&quot;&quot;,&quot;non-dropping-particle&quot;:&quot;&quot;}],&quot;URL&quot;:&quot;https://www.dhsprogram.com/pubs/pdf/MIS41/MIS41.pdf&quot;,&quot;issued&quot;:{&quot;date-parts&quot;:[[2022]]},&quot;publisher-place&quot;:&quot;Abuja, Nigeria, and Rockville, Maryland, USA&quot;,&quot;abstract&quot;:&quot;Comprehensive survey results are published in the MIS Final Reports approximately 8-12 months after the completion of fieldwork. Standard reports are approximately 150 pages long and include, but are not limited to, data on ownership and use of mosquito nets, indoor residual spraying for mosquitoes, prompt and effective treatment and the use of diagnostics, intermittent preventive treatment (IPT) for malaria during pregnancy, and basic information on the background characteristics of respondents. MIS surveys can also include testing of anemia and parasitemia.&quot;,&quot;publisher&quot;:&quot;NMEP, NPC, and ICF&quot;,&quot;container-title-short&quot;:&quot;&quot;},&quot;isTemporary&quot;:false}]},{&quot;citationID&quot;:&quot;MENDELEY_CITATION_fd4420d2-6694-46c0-973d-6f2f4e3f8e47&quot;,&quot;properties&quot;:{&quot;noteIndex&quot;:0},&quot;isEdited&quot;:false,&quot;manualOverride&quot;:{&quot;citeprocText&quot;:&quot;[23,35,36]&quot;,&quot;isManuallyOverridden&quot;:false,&quot;manualOverrideText&quot;:&quot;&quot;},&quot;citationTag&quot;:&quot;MENDELEY_CITATION_v3_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&quot;,&quot;citationItems&quot;:[{&quot;id&quot;:&quot;4d89e73f-619d-5628-9bd8-9728d6a6f729&quot;,&quot;itemData&quot;:{&quot;author&quot;:[{&quot;dropping-particle&quot;:&quot;&quot;,&quot;family&quot;:&quot;National Population Commission (NPC) [Nigeria] and ICF&quot;,&quot;given&quot;:&quot;&quot;,&quot;non-dropping-particle&quot;:&quot;&quot;,&quot;parse-names&quot;:false,&quot;suffix&quot;:&quot;&quot;}],&quot;id&quot;:&quot;4d89e73f-619d-5628-9bd8-9728d6a6f729&quot;,&quot;issued&quot;:{&quot;date-parts&quot;:[[&quot;2019&quot;]]},&quot;publisher-place&quot;:&quot;Abuja, Nigeria, and Rockville, Maryland, USA&quot;,&quot;title&quot;:&quot;Nigeria Demographic and Health Survey 2018&quot;,&quot;type&quot;:&quot;report&quot;,&quot;container-title-short&quot;:&quot;&quot;},&quot;uris&quot;:[&quot;http://www.mendeley.com/documents/?uuid=02e7ed16-c984-4d54-8aa6-e8768ea73ca7&quot;],&quot;isTemporary&quot;:false,&quot;legacyDesktopId&quot;:&quot;02e7ed16-c984-4d54-8aa6-e8768ea73ca7&quot;},{&quot;id&quot;:&quot;4648235c-629c-5894-b166-4fbcfc9b2592&quot;,&quot;itemData&quot;:{&quot;author&quot;:[{&quot;dropping-particle&quot;:&quot;&quot;,&quot;family&quot;:&quot;National Population Commission (NPC)&quot;,&quot;given&quot;:&quot;&quot;,&quot;non-dropping-particle&quot;:&quot;&quot;,&quot;parse-names&quot;:false,&quot;suffix&quot;:&quot;&quot;},{&quot;dropping-particle&quot;:&quot;&quot;,&quot;family&quot;:&quot;National Malaria Control Programme (NMCP)&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4648235c-629c-5894-b166-4fbcfc9b2592&quot;,&quot;issued&quot;:{&quot;date-parts&quot;:[[&quot;2012&quot;]]},&quot;publisher-place&quot;:&quot;Abuja, Nigeria&quot;,&quot;title&quot;:&quot;Nigeria Malaria Indicator Survey 2010 &quot;,&quot;type&quot;:&quot;report&quot;,&quot;container-title-short&quot;:&quot;&quot;},&quot;uris&quot;:[&quot;http://www.mendeley.com/documents/?uuid=4f0842fd-6e43-3c1c-8859-163fa0e614f3&quot;],&quot;isTemporary&quot;:false,&quot;legacyDesktopId&quot;:&quot;4f0842fd-6e43-3c1c-8859-163fa0e614f3&quot;},{&quot;id&quot;:&quot;8d7d92cd-613e-5315-88d9-b77b0e301753&quot;,&quot;itemData&quot;:{&quot;author&quot;:[{&quot;dropping-particle&quot;:&quot;&quot;,&quot;family&quot;:&quot;National Malaria Elimination Programme (NMEP)&quot;,&quot;given&quot;:&quot;&quot;,&quot;non-dropping-particle&quot;:&quot;&quot;,&quot;parse-names&quot;:false,&quot;suffix&quot;:&quot;&quot;},{&quot;dropping-particle&quot;:&quot;&quot;,&quot;family&quot;:&quot;National Population Commission (NPopC)&quot;,&quot;given&quot;:&quot;&quot;,&quot;non-dropping-particle&quot;:&quot;&quot;,&quot;parse-names&quot;:false,&quot;suffix&quot;:&quot;&quot;},{&quot;dropping-particle&quot;:&quot;&quot;,&quot;family&quot;:&quot;National Bureau of Statistics (NBS)&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8d7d92cd-613e-5315-88d9-b77b0e301753&quot;,&quot;issued&quot;:{&quot;date-parts&quot;:[[&quot;2016&quot;]]},&quot;publisher-place&quot;:&quot;Abuja, Nigeria, and Rockville, Maryland, USA&quot;,&quot;title&quot;:&quot;Nigeria Malaria Indicator Survey 2015&quot;,&quot;type&quot;:&quot;report&quot;,&quot;container-title-short&quot;:&quot;&quot;},&quot;uris&quot;:[&quot;http://www.mendeley.com/documents/?uuid=0768d780-9694-3512-90c1-467b05ccf2de&quot;],&quot;isTemporary&quot;:false,&quot;legacyDesktopId&quot;:&quot;0768d780-9694-3512-90c1-467b05ccf2de&quot;}]},{&quot;citationID&quot;:&quot;MENDELEY_CITATION_2ee097c3-3d40-42a0-8947-094305b3b5fe&quot;,&quot;properties&quot;:{&quot;noteIndex&quot;:0},&quot;isEdited&quot;:false,&quot;manualOverride&quot;:{&quot;citeprocText&quot;:&quot;[23,35–37]&quot;,&quot;isManuallyOverridden&quot;:false,&quot;manualOverrideText&quot;:&quot;&quot;},&quot;citationTag&quot;:&quot;MENDELEY_CITATION_v3_eyJjaXRhdGlvbklEIjoiTUVOREVMRVlfQ0lUQVRJT05fMmVlMDk3YzMtM2Q0MC00MmEwLTg5NDctMDk0MzA1YjNiNWZl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quot;,&quot;citationItems&quot;:[{&quot;id&quot;:&quot;4d89e73f-619d-5628-9bd8-9728d6a6f729&quot;,&quot;itemData&quot;:{&quot;author&quot;:[{&quot;dropping-particle&quot;:&quot;&quot;,&quot;family&quot;:&quot;National Population Commission (NPC) [Nigeria] and ICF&quot;,&quot;given&quot;:&quot;&quot;,&quot;non-dropping-particle&quot;:&quot;&quot;,&quot;parse-names&quot;:false,&quot;suffix&quot;:&quot;&quot;}],&quot;id&quot;:&quot;4d89e73f-619d-5628-9bd8-9728d6a6f729&quot;,&quot;issued&quot;:{&quot;date-parts&quot;:[[&quot;2019&quot;]]},&quot;publisher-place&quot;:&quot;Abuja, Nigeria, and Rockville, Maryland, USA&quot;,&quot;title&quot;:&quot;Nigeria Demographic and Health Survey 2018&quot;,&quot;type&quot;:&quot;report&quot;,&quot;container-title-short&quot;:&quot;&quot;},&quot;uris&quot;:[&quot;http://www.mendeley.com/documents/?uuid=02e7ed16-c984-4d54-8aa6-e8768ea73ca7&quot;],&quot;isTemporary&quot;:false,&quot;legacyDesktopId&quot;:&quot;02e7ed16-c984-4d54-8aa6-e8768ea73ca7&quot;},{&quot;id&quot;:&quot;4648235c-629c-5894-b166-4fbcfc9b2592&quot;,&quot;itemData&quot;:{&quot;author&quot;:[{&quot;dropping-particle&quot;:&quot;&quot;,&quot;family&quot;:&quot;National Population Commission (NPC)&quot;,&quot;given&quot;:&quot;&quot;,&quot;non-dropping-particle&quot;:&quot;&quot;,&quot;parse-names&quot;:false,&quot;suffix&quot;:&quot;&quot;},{&quot;dropping-particle&quot;:&quot;&quot;,&quot;family&quot;:&quot;National Malaria Control Programme (NMCP)&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4648235c-629c-5894-b166-4fbcfc9b2592&quot;,&quot;issued&quot;:{&quot;date-parts&quot;:[[&quot;2012&quot;]]},&quot;publisher-place&quot;:&quot;Abuja, Nigeria&quot;,&quot;title&quot;:&quot;Nigeria Malaria Indicator Survey 2010 &quot;,&quot;type&quot;:&quot;report&quot;,&quot;container-title-short&quot;:&quot;&quot;},&quot;uris&quot;:[&quot;http://www.mendeley.com/documents/?uuid=4f0842fd-6e43-3c1c-8859-163fa0e614f3&quot;],&quot;isTemporary&quot;:false,&quot;legacyDesktopId&quot;:&quot;4f0842fd-6e43-3c1c-8859-163fa0e614f3&quot;},{&quot;id&quot;:&quot;8d7d92cd-613e-5315-88d9-b77b0e301753&quot;,&quot;itemData&quot;:{&quot;author&quot;:[{&quot;dropping-particle&quot;:&quot;&quot;,&quot;family&quot;:&quot;National Malaria Elimination Programme (NMEP)&quot;,&quot;given&quot;:&quot;&quot;,&quot;non-dropping-particle&quot;:&quot;&quot;,&quot;parse-names&quot;:false,&quot;suffix&quot;:&quot;&quot;},{&quot;dropping-particle&quot;:&quot;&quot;,&quot;family&quot;:&quot;National Population Commission (NPopC)&quot;,&quot;given&quot;:&quot;&quot;,&quot;non-dropping-particle&quot;:&quot;&quot;,&quot;parse-names&quot;:false,&quot;suffix&quot;:&quot;&quot;},{&quot;dropping-particle&quot;:&quot;&quot;,&quot;family&quot;:&quot;National Bureau of Statistics (NBS)&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8d7d92cd-613e-5315-88d9-b77b0e301753&quot;,&quot;issued&quot;:{&quot;date-parts&quot;:[[&quot;2016&quot;]]},&quot;publisher-place&quot;:&quot;Abuja, Nigeria, and Rockville, Maryland, USA&quot;,&quot;title&quot;:&quot;Nigeria Malaria Indicator Survey 2015&quot;,&quot;type&quot;:&quot;report&quot;,&quot;container-title-short&quot;:&quot;&quot;},&quot;uris&quot;:[&quot;http://www.mendeley.com/documents/?uuid=0768d780-9694-3512-90c1-467b05ccf2de&quot;],&quot;isTemporary&quot;:false,&quot;legacyDesktopId&quot;:&quot;0768d780-9694-3512-90c1-467b05ccf2de&quot;},{&quot;id&quot;:&quot;9f12b0b8-01a5-3ef5-b64d-4b32f2b4306a&quot;,&quot;itemData&quot;:{&quot;type&quot;:&quot;report&quot;,&quot;id&quot;:&quot;9f12b0b8-01a5-3ef5-b64d-4b32f2b4306a&quot;,&quot;title&quot;:&quot;Nigeria Malaria Indicator Survey 2021 Final Report&quot;,&quot;author&quot;:[{&quot;family&quot;:&quot;National Malaria Elimination Programme National(NMEP) [Nigeria]&quot;,&quot;given&quot;:&quot;&quot;,&quot;parse-names&quot;:false,&quot;dropping-particle&quot;:&quot;&quot;,&quot;non-dropping-particle&quot;:&quot;&quot;},{&quot;family&quot;:&quot;National Population Commission (NPC) [Nigeria]&quot;,&quot;given&quot;:&quot;&quot;,&quot;parse-names&quot;:false,&quot;dropping-particle&quot;:&quot;&quot;,&quot;non-dropping-particle&quot;:&quot;&quot;},{&quot;family&quot;:&quot;IFC&quot;,&quot;given&quot;:&quot;&quot;,&quot;parse-names&quot;:false,&quot;dropping-particle&quot;:&quot;&quot;,&quot;non-dropping-particle&quot;:&quot;&quot;}],&quot;URL&quot;:&quot;https://www.dhsprogram.com/pubs/pdf/MIS41/MIS41.pdf&quot;,&quot;issued&quot;:{&quot;date-parts&quot;:[[2022]]},&quot;publisher-place&quot;:&quot;Abuja, Nigeria, and Rockville, Maryland, USA&quot;,&quot;abstract&quot;:&quot;Comprehensive survey results are published in the MIS Final Reports approximately 8-12 months after the completion of fieldwork. Standard reports are approximately 150 pages long and include, but are not limited to, data on ownership and use of mosquito nets, indoor residual spraying for mosquitoes, prompt and effective treatment and the use of diagnostics, intermittent preventive treatment (IPT) for malaria during pregnancy, and basic information on the background characteristics of respondents. MIS surveys can also include testing of anemia and parasitemia.&quot;,&quot;publisher&quot;:&quot;NMEP, NPC, and ICF&quot;,&quot;container-title-short&quot;:&quot;&quot;},&quot;isTemporary&quot;:false}]},{&quot;citationID&quot;:&quot;MENDELEY_CITATION_87c35286-822b-4a5d-afb4-4f5573e00429&quot;,&quot;properties&quot;:{&quot;noteIndex&quot;:0},&quot;isEdited&quot;:false,&quot;manualOverride&quot;:{&quot;citeprocText&quot;:&quot;[23,35–37]&quot;,&quot;isManuallyOverridden&quot;:false,&quot;manualOverrideText&quot;:&quot;&quot;},&quot;citationTag&quot;:&quot;MENDELEY_CITATION_v3_eyJjaXRhdGlvbklEIjoiTUVOREVMRVlfQ0lUQVRJT05fODdjMzUyODYtODIyYi00YTVkLWFmYjQtNGY1NTczZTAwNDI5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quot;,&quot;citationItems&quot;:[{&quot;id&quot;:&quot;4d89e73f-619d-5628-9bd8-9728d6a6f729&quot;,&quot;itemData&quot;:{&quot;author&quot;:[{&quot;dropping-particle&quot;:&quot;&quot;,&quot;family&quot;:&quot;National Population Commission (NPC) [Nigeria] and ICF&quot;,&quot;given&quot;:&quot;&quot;,&quot;non-dropping-particle&quot;:&quot;&quot;,&quot;parse-names&quot;:false,&quot;suffix&quot;:&quot;&quot;}],&quot;id&quot;:&quot;4d89e73f-619d-5628-9bd8-9728d6a6f729&quot;,&quot;issued&quot;:{&quot;date-parts&quot;:[[&quot;2019&quot;]]},&quot;publisher-place&quot;:&quot;Abuja, Nigeria, and Rockville, Maryland, USA&quot;,&quot;title&quot;:&quot;Nigeria Demographic and Health Survey 2018&quot;,&quot;type&quot;:&quot;report&quot;,&quot;container-title-short&quot;:&quot;&quot;},&quot;uris&quot;:[&quot;http://www.mendeley.com/documents/?uuid=02e7ed16-c984-4d54-8aa6-e8768ea73ca7&quot;],&quot;isTemporary&quot;:false,&quot;legacyDesktopId&quot;:&quot;02e7ed16-c984-4d54-8aa6-e8768ea73ca7&quot;},{&quot;id&quot;:&quot;4648235c-629c-5894-b166-4fbcfc9b2592&quot;,&quot;itemData&quot;:{&quot;author&quot;:[{&quot;dropping-particle&quot;:&quot;&quot;,&quot;family&quot;:&quot;National Population Commission (NPC)&quot;,&quot;given&quot;:&quot;&quot;,&quot;non-dropping-particle&quot;:&quot;&quot;,&quot;parse-names&quot;:false,&quot;suffix&quot;:&quot;&quot;},{&quot;dropping-particle&quot;:&quot;&quot;,&quot;family&quot;:&quot;National Malaria Control Programme (NMCP)&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4648235c-629c-5894-b166-4fbcfc9b2592&quot;,&quot;issued&quot;:{&quot;date-parts&quot;:[[&quot;2012&quot;]]},&quot;publisher-place&quot;:&quot;Abuja, Nigeria&quot;,&quot;title&quot;:&quot;Nigeria Malaria Indicator Survey 2010 &quot;,&quot;type&quot;:&quot;report&quot;,&quot;container-title-short&quot;:&quot;&quot;},&quot;uris&quot;:[&quot;http://www.mendeley.com/documents/?uuid=4f0842fd-6e43-3c1c-8859-163fa0e614f3&quot;],&quot;isTemporary&quot;:false,&quot;legacyDesktopId&quot;:&quot;4f0842fd-6e43-3c1c-8859-163fa0e614f3&quot;},{&quot;id&quot;:&quot;8d7d92cd-613e-5315-88d9-b77b0e301753&quot;,&quot;itemData&quot;:{&quot;author&quot;:[{&quot;dropping-particle&quot;:&quot;&quot;,&quot;family&quot;:&quot;National Malaria Elimination Programme (NMEP)&quot;,&quot;given&quot;:&quot;&quot;,&quot;non-dropping-particle&quot;:&quot;&quot;,&quot;parse-names&quot;:false,&quot;suffix&quot;:&quot;&quot;},{&quot;dropping-particle&quot;:&quot;&quot;,&quot;family&quot;:&quot;National Population Commission (NPopC)&quot;,&quot;given&quot;:&quot;&quot;,&quot;non-dropping-particle&quot;:&quot;&quot;,&quot;parse-names&quot;:false,&quot;suffix&quot;:&quot;&quot;},{&quot;dropping-particle&quot;:&quot;&quot;,&quot;family&quot;:&quot;National Bureau of Statistics (NBS)&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8d7d92cd-613e-5315-88d9-b77b0e301753&quot;,&quot;issued&quot;:{&quot;date-parts&quot;:[[&quot;2016&quot;]]},&quot;publisher-place&quot;:&quot;Abuja, Nigeria, and Rockville, Maryland, USA&quot;,&quot;title&quot;:&quot;Nigeria Malaria Indicator Survey 2015&quot;,&quot;type&quot;:&quot;report&quot;,&quot;container-title-short&quot;:&quot;&quot;},&quot;uris&quot;:[&quot;http://www.mendeley.com/documents/?uuid=0768d780-9694-3512-90c1-467b05ccf2de&quot;],&quot;isTemporary&quot;:false,&quot;legacyDesktopId&quot;:&quot;0768d780-9694-3512-90c1-467b05ccf2de&quot;},{&quot;id&quot;:&quot;9f12b0b8-01a5-3ef5-b64d-4b32f2b4306a&quot;,&quot;itemData&quot;:{&quot;type&quot;:&quot;report&quot;,&quot;id&quot;:&quot;9f12b0b8-01a5-3ef5-b64d-4b32f2b4306a&quot;,&quot;title&quot;:&quot;Nigeria Malaria Indicator Survey 2021 Final Report&quot;,&quot;author&quot;:[{&quot;family&quot;:&quot;National Malaria Elimination Programme National(NMEP) [Nigeria]&quot;,&quot;given&quot;:&quot;&quot;,&quot;parse-names&quot;:false,&quot;dropping-particle&quot;:&quot;&quot;,&quot;non-dropping-particle&quot;:&quot;&quot;},{&quot;family&quot;:&quot;National Population Commission (NPC) [Nigeria]&quot;,&quot;given&quot;:&quot;&quot;,&quot;parse-names&quot;:false,&quot;dropping-particle&quot;:&quot;&quot;,&quot;non-dropping-particle&quot;:&quot;&quot;},{&quot;family&quot;:&quot;IFC&quot;,&quot;given&quot;:&quot;&quot;,&quot;parse-names&quot;:false,&quot;dropping-particle&quot;:&quot;&quot;,&quot;non-dropping-particle&quot;:&quot;&quot;}],&quot;URL&quot;:&quot;https://www.dhsprogram.com/pubs/pdf/MIS41/MIS41.pdf&quot;,&quot;issued&quot;:{&quot;date-parts&quot;:[[2022]]},&quot;publisher-place&quot;:&quot;Abuja, Nigeria, and Rockville, Maryland, USA&quot;,&quot;abstract&quot;:&quot;Comprehensive survey results are published in the MIS Final Reports approximately 8-12 months after the completion of fieldwork. Standard reports are approximately 150 pages long and include, but are not limited to, data on ownership and use of mosquito nets, indoor residual spraying for mosquitoes, prompt and effective treatment and the use of diagnostics, intermittent preventive treatment (IPT) for malaria during pregnancy, and basic information on the background characteristics of respondents. MIS surveys can also include testing of anemia and parasitemia.&quot;,&quot;publisher&quot;:&quot;NMEP, NPC, and ICF&quot;,&quot;container-title-short&quot;:&quot;&quot;},&quot;isTemporary&quot;:false}]},{&quot;citationID&quot;:&quot;MENDELEY_CITATION_25c49029-c914-4be8-885e-72feeea6547f&quot;,&quot;properties&quot;:{&quot;noteIndex&quot;:0},&quot;isEdited&quot;:false,&quot;manualOverride&quot;:{&quot;citeprocText&quot;:&quot;[23,35–37]&quot;,&quot;isManuallyOverridden&quot;:false,&quot;manualOverrideText&quot;:&quot;&quot;},&quot;citationTag&quot;:&quot;MENDELEY_CITATION_v3_eyJjaXRhdGlvbklEIjoiTUVOREVMRVlfQ0lUQVRJT05fMjVjNDkwMjktYzkxNC00YmU4LTg4NWUtNzJmZWVlYTY1NDdm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quot;,&quot;citationItems&quot;:[{&quot;id&quot;:&quot;4d89e73f-619d-5628-9bd8-9728d6a6f729&quot;,&quot;itemData&quot;:{&quot;author&quot;:[{&quot;dropping-particle&quot;:&quot;&quot;,&quot;family&quot;:&quot;National Population Commission (NPC) [Nigeria] and ICF&quot;,&quot;given&quot;:&quot;&quot;,&quot;non-dropping-particle&quot;:&quot;&quot;,&quot;parse-names&quot;:false,&quot;suffix&quot;:&quot;&quot;}],&quot;id&quot;:&quot;4d89e73f-619d-5628-9bd8-9728d6a6f729&quot;,&quot;issued&quot;:{&quot;date-parts&quot;:[[&quot;2019&quot;]]},&quot;publisher-place&quot;:&quot;Abuja, Nigeria, and Rockville, Maryland, USA&quot;,&quot;title&quot;:&quot;Nigeria Demographic and Health Survey 2018&quot;,&quot;type&quot;:&quot;report&quot;,&quot;container-title-short&quot;:&quot;&quot;},&quot;uris&quot;:[&quot;http://www.mendeley.com/documents/?uuid=02e7ed16-c984-4d54-8aa6-e8768ea73ca7&quot;],&quot;isTemporary&quot;:false,&quot;legacyDesktopId&quot;:&quot;02e7ed16-c984-4d54-8aa6-e8768ea73ca7&quot;},{&quot;id&quot;:&quot;4648235c-629c-5894-b166-4fbcfc9b2592&quot;,&quot;itemData&quot;:{&quot;author&quot;:[{&quot;dropping-particle&quot;:&quot;&quot;,&quot;family&quot;:&quot;National Population Commission (NPC)&quot;,&quot;given&quot;:&quot;&quot;,&quot;non-dropping-particle&quot;:&quot;&quot;,&quot;parse-names&quot;:false,&quot;suffix&quot;:&quot;&quot;},{&quot;dropping-particle&quot;:&quot;&quot;,&quot;family&quot;:&quot;National Malaria Control Programme (NMCP)&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4648235c-629c-5894-b166-4fbcfc9b2592&quot;,&quot;issued&quot;:{&quot;date-parts&quot;:[[&quot;2012&quot;]]},&quot;publisher-place&quot;:&quot;Abuja, Nigeria&quot;,&quot;title&quot;:&quot;Nigeria Malaria Indicator Survey 2010 &quot;,&quot;type&quot;:&quot;report&quot;,&quot;container-title-short&quot;:&quot;&quot;},&quot;uris&quot;:[&quot;http://www.mendeley.com/documents/?uuid=4f0842fd-6e43-3c1c-8859-163fa0e614f3&quot;],&quot;isTemporary&quot;:false,&quot;legacyDesktopId&quot;:&quot;4f0842fd-6e43-3c1c-8859-163fa0e614f3&quot;},{&quot;id&quot;:&quot;8d7d92cd-613e-5315-88d9-b77b0e301753&quot;,&quot;itemData&quot;:{&quot;author&quot;:[{&quot;dropping-particle&quot;:&quot;&quot;,&quot;family&quot;:&quot;National Malaria Elimination Programme (NMEP)&quot;,&quot;given&quot;:&quot;&quot;,&quot;non-dropping-particle&quot;:&quot;&quot;,&quot;parse-names&quot;:false,&quot;suffix&quot;:&quot;&quot;},{&quot;dropping-particle&quot;:&quot;&quot;,&quot;family&quot;:&quot;National Population Commission (NPopC)&quot;,&quot;given&quot;:&quot;&quot;,&quot;non-dropping-particle&quot;:&quot;&quot;,&quot;parse-names&quot;:false,&quot;suffix&quot;:&quot;&quot;},{&quot;dropping-particle&quot;:&quot;&quot;,&quot;family&quot;:&quot;National Bureau of Statistics (NBS)&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8d7d92cd-613e-5315-88d9-b77b0e301753&quot;,&quot;issued&quot;:{&quot;date-parts&quot;:[[&quot;2016&quot;]]},&quot;publisher-place&quot;:&quot;Abuja, Nigeria, and Rockville, Maryland, USA&quot;,&quot;title&quot;:&quot;Nigeria Malaria Indicator Survey 2015&quot;,&quot;type&quot;:&quot;report&quot;,&quot;container-title-short&quot;:&quot;&quot;},&quot;uris&quot;:[&quot;http://www.mendeley.com/documents/?uuid=0768d780-9694-3512-90c1-467b05ccf2de&quot;],&quot;isTemporary&quot;:false,&quot;legacyDesktopId&quot;:&quot;0768d780-9694-3512-90c1-467b05ccf2de&quot;},{&quot;id&quot;:&quot;9f12b0b8-01a5-3ef5-b64d-4b32f2b4306a&quot;,&quot;itemData&quot;:{&quot;type&quot;:&quot;report&quot;,&quot;id&quot;:&quot;9f12b0b8-01a5-3ef5-b64d-4b32f2b4306a&quot;,&quot;title&quot;:&quot;Nigeria Malaria Indicator Survey 2021 Final Report&quot;,&quot;author&quot;:[{&quot;family&quot;:&quot;National Malaria Elimination Programme National(NMEP) [Nigeria]&quot;,&quot;given&quot;:&quot;&quot;,&quot;parse-names&quot;:false,&quot;dropping-particle&quot;:&quot;&quot;,&quot;non-dropping-particle&quot;:&quot;&quot;},{&quot;family&quot;:&quot;National Population Commission (NPC) [Nigeria]&quot;,&quot;given&quot;:&quot;&quot;,&quot;parse-names&quot;:false,&quot;dropping-particle&quot;:&quot;&quot;,&quot;non-dropping-particle&quot;:&quot;&quot;},{&quot;family&quot;:&quot;IFC&quot;,&quot;given&quot;:&quot;&quot;,&quot;parse-names&quot;:false,&quot;dropping-particle&quot;:&quot;&quot;,&quot;non-dropping-particle&quot;:&quot;&quot;}],&quot;URL&quot;:&quot;https://www.dhsprogram.com/pubs/pdf/MIS41/MIS41.pdf&quot;,&quot;issued&quot;:{&quot;date-parts&quot;:[[2022]]},&quot;publisher-place&quot;:&quot;Abuja, Nigeria, and Rockville, Maryland, USA&quot;,&quot;abstract&quot;:&quot;Comprehensive survey results are published in the MIS Final Reports approximately 8-12 months after the completion of fieldwork. Standard reports are approximately 150 pages long and include, but are not limited to, data on ownership and use of mosquito nets, indoor residual spraying for mosquitoes, prompt and effective treatment and the use of diagnostics, intermittent preventive treatment (IPT) for malaria during pregnancy, and basic information on the background characteristics of respondents. MIS surveys can also include testing of anemia and parasitemia.&quot;,&quot;publisher&quot;:&quot;NMEP, NPC, and ICF&quot;,&quot;container-title-short&quot;:&quot;&quot;},&quot;isTemporary&quot;:false}]},{&quot;citationID&quot;:&quot;MENDELEY_CITATION_47b8ce90-a15b-41a3-818d-3c6fd0c97bef&quot;,&quot;properties&quot;:{&quot;noteIndex&quot;:0},&quot;isEdited&quot;:false,&quot;manualOverride&quot;:{&quot;citeprocText&quot;:&quot;[23,35–37]&quot;,&quot;isManuallyOverridden&quot;:false,&quot;manualOverrideText&quot;:&quot;&quot;},&quot;citationTag&quot;:&quot;MENDELEY_CITATION_v3_eyJjaXRhdGlvbklEIjoiTUVOREVMRVlfQ0lUQVRJT05fNDdiOGNlOTAtYTE1Yi00MWEzLTgxOGQtM2M2ZmQwYzk3YmVm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quot;,&quot;citationItems&quot;:[{&quot;id&quot;:&quot;4d89e73f-619d-5628-9bd8-9728d6a6f729&quot;,&quot;itemData&quot;:{&quot;author&quot;:[{&quot;dropping-particle&quot;:&quot;&quot;,&quot;family&quot;:&quot;National Population Commission (NPC) [Nigeria] and ICF&quot;,&quot;given&quot;:&quot;&quot;,&quot;non-dropping-particle&quot;:&quot;&quot;,&quot;parse-names&quot;:false,&quot;suffix&quot;:&quot;&quot;}],&quot;id&quot;:&quot;4d89e73f-619d-5628-9bd8-9728d6a6f729&quot;,&quot;issued&quot;:{&quot;date-parts&quot;:[[&quot;2019&quot;]]},&quot;publisher-place&quot;:&quot;Abuja, Nigeria, and Rockville, Maryland, USA&quot;,&quot;title&quot;:&quot;Nigeria Demographic and Health Survey 2018&quot;,&quot;type&quot;:&quot;report&quot;,&quot;container-title-short&quot;:&quot;&quot;},&quot;uris&quot;:[&quot;http://www.mendeley.com/documents/?uuid=02e7ed16-c984-4d54-8aa6-e8768ea73ca7&quot;],&quot;isTemporary&quot;:false,&quot;legacyDesktopId&quot;:&quot;02e7ed16-c984-4d54-8aa6-e8768ea73ca7&quot;},{&quot;id&quot;:&quot;4648235c-629c-5894-b166-4fbcfc9b2592&quot;,&quot;itemData&quot;:{&quot;author&quot;:[{&quot;dropping-particle&quot;:&quot;&quot;,&quot;family&quot;:&quot;National Population Commission (NPC)&quot;,&quot;given&quot;:&quot;&quot;,&quot;non-dropping-particle&quot;:&quot;&quot;,&quot;parse-names&quot;:false,&quot;suffix&quot;:&quot;&quot;},{&quot;dropping-particle&quot;:&quot;&quot;,&quot;family&quot;:&quot;National Malaria Control Programme (NMCP)&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4648235c-629c-5894-b166-4fbcfc9b2592&quot;,&quot;issued&quot;:{&quot;date-parts&quot;:[[&quot;2012&quot;]]},&quot;publisher-place&quot;:&quot;Abuja, Nigeria&quot;,&quot;title&quot;:&quot;Nigeria Malaria Indicator Survey 2010 &quot;,&quot;type&quot;:&quot;report&quot;,&quot;container-title-short&quot;:&quot;&quot;},&quot;uris&quot;:[&quot;http://www.mendeley.com/documents/?uuid=4f0842fd-6e43-3c1c-8859-163fa0e614f3&quot;],&quot;isTemporary&quot;:false,&quot;legacyDesktopId&quot;:&quot;4f0842fd-6e43-3c1c-8859-163fa0e614f3&quot;},{&quot;id&quot;:&quot;8d7d92cd-613e-5315-88d9-b77b0e301753&quot;,&quot;itemData&quot;:{&quot;author&quot;:[{&quot;dropping-particle&quot;:&quot;&quot;,&quot;family&quot;:&quot;National Malaria Elimination Programme (NMEP)&quot;,&quot;given&quot;:&quot;&quot;,&quot;non-dropping-particle&quot;:&quot;&quot;,&quot;parse-names&quot;:false,&quot;suffix&quot;:&quot;&quot;},{&quot;dropping-particle&quot;:&quot;&quot;,&quot;family&quot;:&quot;National Population Commission (NPopC)&quot;,&quot;given&quot;:&quot;&quot;,&quot;non-dropping-particle&quot;:&quot;&quot;,&quot;parse-names&quot;:false,&quot;suffix&quot;:&quot;&quot;},{&quot;dropping-particle&quot;:&quot;&quot;,&quot;family&quot;:&quot;National Bureau of Statistics (NBS)&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8d7d92cd-613e-5315-88d9-b77b0e301753&quot;,&quot;issued&quot;:{&quot;date-parts&quot;:[[&quot;2016&quot;]]},&quot;publisher-place&quot;:&quot;Abuja, Nigeria, and Rockville, Maryland, USA&quot;,&quot;title&quot;:&quot;Nigeria Malaria Indicator Survey 2015&quot;,&quot;type&quot;:&quot;report&quot;,&quot;container-title-short&quot;:&quot;&quot;},&quot;uris&quot;:[&quot;http://www.mendeley.com/documents/?uuid=0768d780-9694-3512-90c1-467b05ccf2de&quot;],&quot;isTemporary&quot;:false,&quot;legacyDesktopId&quot;:&quot;0768d780-9694-3512-90c1-467b05ccf2de&quot;},{&quot;id&quot;:&quot;9f12b0b8-01a5-3ef5-b64d-4b32f2b4306a&quot;,&quot;itemData&quot;:{&quot;type&quot;:&quot;report&quot;,&quot;id&quot;:&quot;9f12b0b8-01a5-3ef5-b64d-4b32f2b4306a&quot;,&quot;title&quot;:&quot;Nigeria Malaria Indicator Survey 2021 Final Report&quot;,&quot;author&quot;:[{&quot;family&quot;:&quot;National Malaria Elimination Programme National(NMEP) [Nigeria]&quot;,&quot;given&quot;:&quot;&quot;,&quot;parse-names&quot;:false,&quot;dropping-particle&quot;:&quot;&quot;,&quot;non-dropping-particle&quot;:&quot;&quot;},{&quot;family&quot;:&quot;National Population Commission (NPC) [Nigeria]&quot;,&quot;given&quot;:&quot;&quot;,&quot;parse-names&quot;:false,&quot;dropping-particle&quot;:&quot;&quot;,&quot;non-dropping-particle&quot;:&quot;&quot;},{&quot;family&quot;:&quot;IFC&quot;,&quot;given&quot;:&quot;&quot;,&quot;parse-names&quot;:false,&quot;dropping-particle&quot;:&quot;&quot;,&quot;non-dropping-particle&quot;:&quot;&quot;}],&quot;URL&quot;:&quot;https://www.dhsprogram.com/pubs/pdf/MIS41/MIS41.pdf&quot;,&quot;issued&quot;:{&quot;date-parts&quot;:[[2022]]},&quot;publisher-place&quot;:&quot;Abuja, Nigeria, and Rockville, Maryland, USA&quot;,&quot;abstract&quot;:&quot;Comprehensive survey results are published in the MIS Final Reports approximately 8-12 months after the completion of fieldwork. Standard reports are approximately 150 pages long and include, but are not limited to, data on ownership and use of mosquito nets, indoor residual spraying for mosquitoes, prompt and effective treatment and the use of diagnostics, intermittent preventive treatment (IPT) for malaria during pregnancy, and basic information on the background characteristics of respondents. MIS surveys can also include testing of anemia and parasitemia.&quot;,&quot;publisher&quot;:&quot;NMEP, NPC, and ICF&quot;,&quot;container-title-short&quot;:&quot;&quot;},&quot;isTemporary&quot;:false}]},{&quot;citationID&quot;:&quot;MENDELEY_CITATION_a9b9e947-bb76-4668-875a-010608833f01&quot;,&quot;properties&quot;:{&quot;noteIndex&quot;:0},&quot;isEdited&quot;:false,&quot;manualOverride&quot;:{&quot;citeprocText&quot;:&quot;[38,39]&quot;,&quot;isManuallyOverridden&quot;:false,&quot;manualOverrideText&quot;:&quot;&quot;},&quot;citationTag&quot;:&quot;MENDELEY_CITATION_v3_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&quot;,&quot;citationItems&quot;:[{&quot;id&quot;:&quot;7d29e565-cba5-5515-b154-56b39a4298cd&quot;,&quot;itemData&quot;:{&quot;DOI&quot;:&quot;10.1038/s41586-019-1050-5&quot;,&quot;ISSN&quot;:&quot;1476-4687&quot;,&quot;abstract&quot;:&quot;Access to adequate housing is a fundamental human right, essential to human security, nutrition and health, and a core objective of the United Nations Sustainable Development Goals1,2. Globally, the housing need is most acute in Africa, where the population will more than double by 2050. However, existing data on housing quality across Africa are limited primarily to urban areas and are mostly recorded at the national level. Here we quantify changes in housing in sub-Saharan Africa from 2000 to 2015 by combining national survey data within a geostatistical framework. We show a marked transformation of housing in urban and rural sub-Saharan Africa between 2000 and 2015, with the prevalence of improved housing (with improved water and sanitation, sufficient living area and durable construction) doubling from 11% (95% confidence interval, 10–12%) to 23% (21–25%). However, 53 (50–57) million urban Africans (47% (44–50%) of the urban population analysed) were living in unimproved housing in 2015. We provide high-resolution, standardized estimates of housing conditions across sub-Saharan Africa. Our maps provide a baseline for measuring change and a mechanism to guide interventions during the era of the Sustainable Development Goals. The prevalence of improved housing (with improved drinking water and sanitation, sufficient living area and durable construction) in urban and rural sub-Saharan Africa doubled between 2000 and 2015.&quot;,&quot;author&quot;:[{&quot;dropping-particle&quot;:&quot;&quot;,&quot;family&quot;:&quot;Tusting&quot;,&quot;given&quot;:&quot;Lucy S.&quot;,&quot;non-dropping-particle&quot;:&quot;&quot;,&quot;parse-names&quot;:false,&quot;suffix&quot;:&quot;&quot;},{&quot;dropping-particle&quot;:&quot;&quot;,&quot;family&quot;:&quot;Bisanzio&quot;,&quot;given&quot;:&quot;Donal&quot;,&quot;non-dropping-particle&quot;:&quot;&quot;,&quot;parse-names&quot;:false,&quot;suffix&quot;:&quot;&quot;},{&quot;dropping-particle&quot;:&quot;&quot;,&quot;family&quot;:&quot;Alabaster&quot;,&quot;given&quot;:&quot;Graham&quot;,&quot;non-dropping-particle&quot;:&quot;&quot;,&quot;parse-names&quot;:false,&quot;suffix&quot;:&quot;&quot;},{&quot;dropping-particle&quot;:&quot;&quot;,&quot;family&quot;:&quot;Cameron&quot;,&quot;given&quot;:&quot;Ewan&quot;,&quot;non-dropping-particle&quot;:&quot;&quot;,&quot;parse-names&quot;:false,&quot;suffix&quot;:&quot;&quot;},{&quot;dropping-particle&quot;:&quot;&quot;,&quot;family&quot;:&quot;Cibulskis&quot;,&quot;given&quot;:&quot;Richard&quot;,&quot;non-dropping-particle&quot;:&quot;&quot;,&quot;parse-names&quot;:false,&quot;suffix&quot;:&quot;&quot;},{&quot;dropping-particle&quot;:&quot;&quot;,&quot;family&quot;:&quot;Davies&quot;,&quot;given&quot;:&quot;Michael&quot;,&quot;non-dropping-particle&quot;:&quot;&quot;,&quot;parse-names&quot;:false,&quot;suffix&quot;:&quot;&quot;},{&quot;dropping-particle&quot;:&quot;&quot;,&quot;family&quot;:&quot;Flaxman&quot;,&quot;given&quot;:&quot;Seth&quot;,&quot;non-dropping-particle&quot;:&quot;&quot;,&quot;parse-names&quot;:false,&quot;suffix&quot;:&quot;&quot;},{&quot;dropping-particle&quot;:&quot;&quot;,&quot;family&quot;:&quot;Gibson&quot;,&quot;given&quot;:&quot;Harry S.&quot;,&quot;non-dropping-particle&quot;:&quot;&quot;,&quot;parse-names&quot;:false,&quot;suffix&quot;:&quot;&quot;},{&quot;dropping-particle&quot;:&quot;&quot;,&quot;family&quot;:&quot;Knudsen&quot;,&quot;given&quot;:&quot;Jakob&quot;,&quot;non-dropping-particle&quot;:&quot;&quot;,&quot;parse-names&quot;:false,&quot;suffix&quot;:&quot;&quot;},{&quot;dropping-particle&quot;:&quot;&quot;,&quot;family&quot;:&quot;Mbogo&quot;,&quot;given&quot;:&quot;Charles&quot;,&quot;non-dropping-particle&quot;:&quot;&quot;,&quot;parse-names&quot;:false,&quot;suffix&quot;:&quot;&quot;},{&quot;dropping-particle&quot;:&quot;&quot;,&quot;family&quot;:&quot;Okumu&quot;,&quot;given&quot;:&quot;Fredros O.&quot;,&quot;non-dropping-particle&quot;:&quot;&quot;,&quot;parse-names&quot;:false,&quot;suffix&quot;:&quot;&quot;},{&quot;dropping-particle&quot;:&quot;&quot;,&quot;family&quot;:&quot;Seidlein&quot;,&quot;given&quot;:&quot;Lorenz&quot;,&quot;non-dropping-particle&quot;:&quot;von&quot;,&quot;parse-names&quot;:false,&quot;suffix&quot;:&quot;&quot;},{&quot;dropping-particle&quot;:&quot;&quot;,&quot;family&quot;:&quot;Weiss&quot;,&quot;given&quot;:&quot;Daniel J.&quot;,&quot;non-dropping-particle&quot;:&quot;&quot;,&quot;parse-names&quot;:false,&quot;suffix&quot;:&quot;&quot;},{&quot;dropping-particle&quot;:&quot;&quot;,&quot;family&quot;:&quot;Lindsay&quot;,&quot;given&quot;:&quot;Steve W.&quot;,&quot;non-dropping-particle&quot;:&quot;&quot;,&quot;parse-names&quot;:false,&quot;suffix&quot;:&quot;&quot;},{&quot;dropping-particle&quot;:&quot;&quot;,&quot;family&quot;:&quot;Gething&quot;,&quot;given&quot;:&quot;Peter W.&quot;,&quot;non-dropping-particle&quot;:&quot;&quot;,&quot;parse-names&quot;:false,&quot;suffix&quot;:&quot;&quot;},{&quot;dropping-particle&quot;:&quot;&quot;,&quot;family&quot;:&quot;Bhatt&quot;,&quot;given&quot;:&quot;Samir&quot;,&quot;non-dropping-particle&quot;:&quot;&quot;,&quot;parse-names&quot;:false,&quot;suffix&quot;:&quot;&quot;}],&quot;container-title&quot;:&quot;Nature 2019 568:7752&quot;,&quot;id&quot;:&quot;7d29e565-cba5-5515-b154-56b39a4298cd&quot;,&quot;issue&quot;:&quot;7752&quot;,&quot;issued&quot;:{&quot;date-parts&quot;:[[&quot;2019&quot;,&quot;3&quot;,&quot;27&quot;]]},&quot;page&quot;:&quot;391-394&quot;,&quot;publisher&quot;:&quot;Nature Publishing Group&quot;,&quot;title&quot;:&quot;Mapping changes in housing in sub-Saharan Africa from 2000 to 2015&quot;,&quot;type&quot;:&quot;article-journal&quot;,&quot;volume&quot;:&quot;568&quot;,&quot;container-title-short&quot;:&quot;&quot;},&quot;uris&quot;:[&quot;http://www.mendeley.com/documents/?uuid=04042f00-3777-38cd-8e94-fa8516075cd9&quot;],&quot;isTemporary&quot;:false,&quot;legacyDesktopId&quot;:&quot;04042f00-3777-38cd-8e94-fa8516075cd9&quot;},{&quot;id&quot;:&quot;46f48233-9fb0-5ac4-a991-ed978812097f&quot;,&quot;itemData&quot;:{&quot;URL&quot;:&quot;https://malariaatlas.org/&quot;,&quot;accessed&quot;:{&quot;date-parts&quot;:[[&quot;2020&quot;,&quot;5&quot;,&quot;27&quot;]]},&quot;author&quot;:[{&quot;dropping-particle&quot;:&quot;&quot;,&quot;family&quot;:&quot;The Malaria Atlas Project&quot;,&quot;given&quot;:&quot;&quot;,&quot;non-dropping-particle&quot;:&quot;&quot;,&quot;parse-names&quot;:false,&quot;suffix&quot;:&quot;&quot;}],&quot;id&quot;:&quot;46f48233-9fb0-5ac4-a991-ed978812097f&quot;,&quot;issued&quot;:{&quot;date-parts&quot;:[[&quot;0&quot;]]},&quot;title&quot;:&quot;The Malaria Atlas Project website&quot;,&quot;type&quot;:&quot;webpage&quot;,&quot;container-title-short&quot;:&quot;&quot;},&quot;uris&quot;:[&quot;http://www.mendeley.com/documents/?uuid=1bdecc28-d612-33df-be35-73220aaf695d&quot;],&quot;isTemporary&quot;:false,&quot;legacyDesktopId&quot;:&quot;1bdecc28-d612-33df-be35-73220aaf695d&quot;}]},{&quot;citationID&quot;:&quot;MENDELEY_CITATION_25685536-53ea-4fce-bf84-61e7938bf1f5&quot;,&quot;properties&quot;:{&quot;noteIndex&quot;:0},&quot;isEdited&quot;:false,&quot;manualOverride&quot;:{&quot;citeprocText&quot;:&quot;[38,39]&quot;,&quot;isManuallyOverridden&quot;:false,&quot;manualOverrideText&quot;:&quot;&quot;},&quot;citationTag&quot;:&quot;MENDELEY_CITATION_v3_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&quot;,&quot;citationItems&quot;:[{&quot;id&quot;:&quot;7d29e565-cba5-5515-b154-56b39a4298cd&quot;,&quot;itemData&quot;:{&quot;DOI&quot;:&quot;10.1038/s41586-019-1050-5&quot;,&quot;ISSN&quot;:&quot;1476-4687&quot;,&quot;abstract&quot;:&quot;Access to adequate housing is a fundamental human right, essential to human security, nutrition and health, and a core objective of the United Nations Sustainable Development Goals1,2. Globally, the housing need is most acute in Africa, where the population will more than double by 2050. However, existing data on housing quality across Africa are limited primarily to urban areas and are mostly recorded at the national level. Here we quantify changes in housing in sub-Saharan Africa from 2000 to 2015 by combining national survey data within a geostatistical framework. We show a marked transformation of housing in urban and rural sub-Saharan Africa between 2000 and 2015, with the prevalence of improved housing (with improved water and sanitation, sufficient living area and durable construction) doubling from 11% (95% confidence interval, 10–12%) to 23% (21–25%). However, 53 (50–57) million urban Africans (47% (44–50%) of the urban population analysed) were living in unimproved housing in 2015. We provide high-resolution, standardized estimates of housing conditions across sub-Saharan Africa. Our maps provide a baseline for measuring change and a mechanism to guide interventions during the era of the Sustainable Development Goals. The prevalence of improved housing (with improved drinking water and sanitation, sufficient living area and durable construction) in urban and rural sub-Saharan Africa doubled between 2000 and 2015.&quot;,&quot;author&quot;:[{&quot;dropping-particle&quot;:&quot;&quot;,&quot;family&quot;:&quot;Tusting&quot;,&quot;given&quot;:&quot;Lucy S.&quot;,&quot;non-dropping-particle&quot;:&quot;&quot;,&quot;parse-names&quot;:false,&quot;suffix&quot;:&quot;&quot;},{&quot;dropping-particle&quot;:&quot;&quot;,&quot;family&quot;:&quot;Bisanzio&quot;,&quot;given&quot;:&quot;Donal&quot;,&quot;non-dropping-particle&quot;:&quot;&quot;,&quot;parse-names&quot;:false,&quot;suffix&quot;:&quot;&quot;},{&quot;dropping-particle&quot;:&quot;&quot;,&quot;family&quot;:&quot;Alabaster&quot;,&quot;given&quot;:&quot;Graham&quot;,&quot;non-dropping-particle&quot;:&quot;&quot;,&quot;parse-names&quot;:false,&quot;suffix&quot;:&quot;&quot;},{&quot;dropping-particle&quot;:&quot;&quot;,&quot;family&quot;:&quot;Cameron&quot;,&quot;given&quot;:&quot;Ewan&quot;,&quot;non-dropping-particle&quot;:&quot;&quot;,&quot;parse-names&quot;:false,&quot;suffix&quot;:&quot;&quot;},{&quot;dropping-particle&quot;:&quot;&quot;,&quot;family&quot;:&quot;Cibulskis&quot;,&quot;given&quot;:&quot;Richard&quot;,&quot;non-dropping-particle&quot;:&quot;&quot;,&quot;parse-names&quot;:false,&quot;suffix&quot;:&quot;&quot;},{&quot;dropping-particle&quot;:&quot;&quot;,&quot;family&quot;:&quot;Davies&quot;,&quot;given&quot;:&quot;Michael&quot;,&quot;non-dropping-particle&quot;:&quot;&quot;,&quot;parse-names&quot;:false,&quot;suffix&quot;:&quot;&quot;},{&quot;dropping-particle&quot;:&quot;&quot;,&quot;family&quot;:&quot;Flaxman&quot;,&quot;given&quot;:&quot;Seth&quot;,&quot;non-dropping-particle&quot;:&quot;&quot;,&quot;parse-names&quot;:false,&quot;suffix&quot;:&quot;&quot;},{&quot;dropping-particle&quot;:&quot;&quot;,&quot;family&quot;:&quot;Gibson&quot;,&quot;given&quot;:&quot;Harry S.&quot;,&quot;non-dropping-particle&quot;:&quot;&quot;,&quot;parse-names&quot;:false,&quot;suffix&quot;:&quot;&quot;},{&quot;dropping-particle&quot;:&quot;&quot;,&quot;family&quot;:&quot;Knudsen&quot;,&quot;given&quot;:&quot;Jakob&quot;,&quot;non-dropping-particle&quot;:&quot;&quot;,&quot;parse-names&quot;:false,&quot;suffix&quot;:&quot;&quot;},{&quot;dropping-particle&quot;:&quot;&quot;,&quot;family&quot;:&quot;Mbogo&quot;,&quot;given&quot;:&quot;Charles&quot;,&quot;non-dropping-particle&quot;:&quot;&quot;,&quot;parse-names&quot;:false,&quot;suffix&quot;:&quot;&quot;},{&quot;dropping-particle&quot;:&quot;&quot;,&quot;family&quot;:&quot;Okumu&quot;,&quot;given&quot;:&quot;Fredros O.&quot;,&quot;non-dropping-particle&quot;:&quot;&quot;,&quot;parse-names&quot;:false,&quot;suffix&quot;:&quot;&quot;},{&quot;dropping-particle&quot;:&quot;&quot;,&quot;family&quot;:&quot;Seidlein&quot;,&quot;given&quot;:&quot;Lorenz&quot;,&quot;non-dropping-particle&quot;:&quot;von&quot;,&quot;parse-names&quot;:false,&quot;suffix&quot;:&quot;&quot;},{&quot;dropping-particle&quot;:&quot;&quot;,&quot;family&quot;:&quot;Weiss&quot;,&quot;given&quot;:&quot;Daniel J.&quot;,&quot;non-dropping-particle&quot;:&quot;&quot;,&quot;parse-names&quot;:false,&quot;suffix&quot;:&quot;&quot;},{&quot;dropping-particle&quot;:&quot;&quot;,&quot;family&quot;:&quot;Lindsay&quot;,&quot;given&quot;:&quot;Steve W.&quot;,&quot;non-dropping-particle&quot;:&quot;&quot;,&quot;parse-names&quot;:false,&quot;suffix&quot;:&quot;&quot;},{&quot;dropping-particle&quot;:&quot;&quot;,&quot;family&quot;:&quot;Gething&quot;,&quot;given&quot;:&quot;Peter W.&quot;,&quot;non-dropping-particle&quot;:&quot;&quot;,&quot;parse-names&quot;:false,&quot;suffix&quot;:&quot;&quot;},{&quot;dropping-particle&quot;:&quot;&quot;,&quot;family&quot;:&quot;Bhatt&quot;,&quot;given&quot;:&quot;Samir&quot;,&quot;non-dropping-particle&quot;:&quot;&quot;,&quot;parse-names&quot;:false,&quot;suffix&quot;:&quot;&quot;}],&quot;container-title&quot;:&quot;Nature 2019 568:7752&quot;,&quot;id&quot;:&quot;7d29e565-cba5-5515-b154-56b39a4298cd&quot;,&quot;issue&quot;:&quot;7752&quot;,&quot;issued&quot;:{&quot;date-parts&quot;:[[&quot;2019&quot;,&quot;3&quot;,&quot;27&quot;]]},&quot;page&quot;:&quot;391-394&quot;,&quot;publisher&quot;:&quot;Nature Publishing Group&quot;,&quot;title&quot;:&quot;Mapping changes in housing in sub-Saharan Africa from 2000 to 2015&quot;,&quot;type&quot;:&quot;article-journal&quot;,&quot;volume&quot;:&quot;568&quot;,&quot;container-title-short&quot;:&quot;&quot;},&quot;uris&quot;:[&quot;http://www.mendeley.com/documents/?uuid=04042f00-3777-38cd-8e94-fa8516075cd9&quot;],&quot;isTemporary&quot;:false,&quot;legacyDesktopId&quot;:&quot;04042f00-3777-38cd-8e94-fa8516075cd9&quot;},{&quot;id&quot;:&quot;46f48233-9fb0-5ac4-a991-ed978812097f&quot;,&quot;itemData&quot;:{&quot;URL&quot;:&quot;https://malariaatlas.org/&quot;,&quot;accessed&quot;:{&quot;date-parts&quot;:[[&quot;2020&quot;,&quot;5&quot;,&quot;27&quot;]]},&quot;author&quot;:[{&quot;dropping-particle&quot;:&quot;&quot;,&quot;family&quot;:&quot;The Malaria Atlas Project&quot;,&quot;given&quot;:&quot;&quot;,&quot;non-dropping-particle&quot;:&quot;&quot;,&quot;parse-names&quot;:false,&quot;suffix&quot;:&quot;&quot;}],&quot;id&quot;:&quot;46f48233-9fb0-5ac4-a991-ed978812097f&quot;,&quot;issued&quot;:{&quot;date-parts&quot;:[[&quot;0&quot;]]},&quot;title&quot;:&quot;The Malaria Atlas Project website&quot;,&quot;type&quot;:&quot;webpage&quot;,&quot;container-title-short&quot;:&quot;&quot;},&quot;uris&quot;:[&quot;http://www.mendeley.com/documents/?uuid=1bdecc28-d612-33df-be35-73220aaf695d&quot;],&quot;isTemporary&quot;:false,&quot;legacyDesktopId&quot;:&quot;1bdecc28-d612-33df-be35-73220aaf695d&quot;}]},{&quot;citationID&quot;:&quot;MENDELEY_CITATION_5aba3842-7c03-4809-8f75-5fd9456a5571&quot;,&quot;properties&quot;:{&quot;noteIndex&quot;:0},&quot;isEdited&quot;:false,&quot;manualOverride&quot;:{&quot;citeprocText&quot;:&quot;[40]&quot;,&quot;isManuallyOverridden&quot;:false,&quot;manualOverrideText&quot;:&quot;&quot;},&quot;citationTag&quot;:&quot;MENDELEY_CITATION_v3_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&quot;,&quot;citationItems&quot;:[{&quot;id&quot;:&quot;e41fd8e7-f925-5f7c-ab74-fffb66711c55&quot;,&quot;itemData&quot;:{&quot;DOI&quot;:&quot;https://doi.org/10.7927/H4F47M65&quot;,&quot;author&quot;:[{&quot;dropping-particle&quot;:&quot;&quot;,&quot;family&quot;:&quot;Center for International Earth Science Information Network - CIESIN - Columbia University&quot;,&quot;given&quot;:&quot;&quot;,&quot;non-dropping-particle&quot;:&quot;&quot;,&quot;parse-names&quot;:false,&quot;suffix&quot;:&quot;&quot;}],&quot;id&quot;:&quot;e41fd8e7-f925-5f7c-ab74-fffb66711c55&quot;,&quot;issued&quot;:{&quot;date-parts&quot;:[[&quot;2018&quot;]]},&quot;publisher&quot;:&quot;NASA Socioeconomic Data and Applications Center (SEDAC)&quot;,&quot;publisher-place&quot;:&quot;Palisades, NY&quot;,&quot;title&quot;:&quot;Gridded Population of the World, Version 4 (GPWv4): Population Density Adjusted to Match 2015 Revision UN WPP Country Totals, Revision 11&quot;,&quot;type&quot;:&quot;webpage&quot;,&quot;container-title-short&quot;:&quot;&quot;},&quot;uris&quot;:[&quot;http://www.mendeley.com/documents/?uuid=75a3dbe8-2942-4fbe-bb0c-1529c7d33c11&quot;],&quot;isTemporary&quot;:false,&quot;legacyDesktopId&quot;:&quot;75a3dbe8-2942-4fbe-bb0c-1529c7d33c11&quot;}]},{&quot;citationID&quot;:&quot;MENDELEY_CITATION_d9684bf2-0d3e-4050-b63c-27537e996722&quot;,&quot;properties&quot;:{&quot;noteIndex&quot;:0},&quot;isEdited&quot;:false,&quot;manualOverride&quot;:{&quot;citeprocText&quot;:&quot;[41]&quot;,&quot;isManuallyOverridden&quot;:false,&quot;manualOverrideText&quot;:&quot;&quot;},&quot;citationTag&quot;:&quot;MENDELEY_CITATION_v3_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&quot;,&quot;citationItems&quot;:[{&quot;id&quot;:&quot;8f5fce46-f8d5-52d7-8f97-5c51a93c9b79&quot;,&quot;itemData&quot;:{&quot;URL&quot;:&quot;https://data.humdata.org/&quot;,&quot;author&quot;:[{&quot;dropping-particle&quot;:&quot;&quot;,&quot;family&quot;:&quot;The Centre for Humanitarian Data&quot;,&quot;given&quot;:&quot;&quot;,&quot;non-dropping-particle&quot;:&quot;&quot;,&quot;parse-names&quot;:false,&quot;suffix&quot;:&quot;&quot;}],&quot;id&quot;:&quot;8f5fce46-f8d5-52d7-8f97-5c51a93c9b79&quot;,&quot;issued&quot;:{&quot;date-parts&quot;:[[&quot;0&quot;]]},&quot;title&quot;:&quot;Welcome - Humanitarian Data Exchange&quot;,&quot;type&quot;:&quot;webpage&quot;,&quot;container-title-short&quot;:&quot;&quot;},&quot;uris&quot;:[&quot;http://www.mendeley.com/documents/?uuid=3eceaab3-7ea1-4e20-8b59-0c6ef4402e28&quot;],&quot;isTemporary&quot;:false,&quot;legacyDesktopId&quot;:&quot;3eceaab3-7ea1-4e20-8b59-0c6ef4402e28&quot;}]},{&quot;citationID&quot;:&quot;MENDELEY_CITATION_b7b82894-eed9-405b-9c2f-581321ab96f5&quot;,&quot;properties&quot;:{&quot;noteIndex&quot;:0},&quot;isEdited&quot;:false,&quot;manualOverride&quot;:{&quot;citeprocText&quot;:&quot;[23,35–37]&quot;,&quot;isManuallyOverridden&quot;:false,&quot;manualOverrideText&quot;:&quot;&quot;},&quot;citationTag&quot;:&quot;MENDELEY_CITATION_v3_eyJjaXRhdGlvbklEIjoiTUVOREVMRVlfQ0lUQVRJT05fYjdiODI4OTQtZWVkOS00MDViLTljMmYtNTgxMzIxYWI5NmY1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quot;,&quot;citationItems&quot;:[{&quot;id&quot;:&quot;4d89e73f-619d-5628-9bd8-9728d6a6f729&quot;,&quot;itemData&quot;:{&quot;author&quot;:[{&quot;dropping-particle&quot;:&quot;&quot;,&quot;family&quot;:&quot;National Population Commission (NPC) [Nigeria] and ICF&quot;,&quot;given&quot;:&quot;&quot;,&quot;non-dropping-particle&quot;:&quot;&quot;,&quot;parse-names&quot;:false,&quot;suffix&quot;:&quot;&quot;}],&quot;id&quot;:&quot;4d89e73f-619d-5628-9bd8-9728d6a6f729&quot;,&quot;issued&quot;:{&quot;date-parts&quot;:[[&quot;2019&quot;]]},&quot;publisher-place&quot;:&quot;Abuja, Nigeria, and Rockville, Maryland, USA&quot;,&quot;title&quot;:&quot;Nigeria Demographic and Health Survey 2018&quot;,&quot;type&quot;:&quot;report&quot;,&quot;container-title-short&quot;:&quot;&quot;},&quot;uris&quot;:[&quot;http://www.mendeley.com/documents/?uuid=02e7ed16-c984-4d54-8aa6-e8768ea73ca7&quot;],&quot;isTemporary&quot;:false,&quot;legacyDesktopId&quot;:&quot;02e7ed16-c984-4d54-8aa6-e8768ea73ca7&quot;},{&quot;id&quot;:&quot;4648235c-629c-5894-b166-4fbcfc9b2592&quot;,&quot;itemData&quot;:{&quot;author&quot;:[{&quot;dropping-particle&quot;:&quot;&quot;,&quot;family&quot;:&quot;National Population Commission (NPC)&quot;,&quot;given&quot;:&quot;&quot;,&quot;non-dropping-particle&quot;:&quot;&quot;,&quot;parse-names&quot;:false,&quot;suffix&quot;:&quot;&quot;},{&quot;dropping-particle&quot;:&quot;&quot;,&quot;family&quot;:&quot;National Malaria Control Programme (NMCP)&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4648235c-629c-5894-b166-4fbcfc9b2592&quot;,&quot;issued&quot;:{&quot;date-parts&quot;:[[&quot;2012&quot;]]},&quot;publisher-place&quot;:&quot;Abuja, Nigeria&quot;,&quot;title&quot;:&quot;Nigeria Malaria Indicator Survey 2010 &quot;,&quot;type&quot;:&quot;report&quot;,&quot;container-title-short&quot;:&quot;&quot;},&quot;uris&quot;:[&quot;http://www.mendeley.com/documents/?uuid=4f0842fd-6e43-3c1c-8859-163fa0e614f3&quot;],&quot;isTemporary&quot;:false,&quot;legacyDesktopId&quot;:&quot;4f0842fd-6e43-3c1c-8859-163fa0e614f3&quot;},{&quot;id&quot;:&quot;8d7d92cd-613e-5315-88d9-b77b0e301753&quot;,&quot;itemData&quot;:{&quot;author&quot;:[{&quot;dropping-particle&quot;:&quot;&quot;,&quot;family&quot;:&quot;National Malaria Elimination Programme (NMEP)&quot;,&quot;given&quot;:&quot;&quot;,&quot;non-dropping-particle&quot;:&quot;&quot;,&quot;parse-names&quot;:false,&quot;suffix&quot;:&quot;&quot;},{&quot;dropping-particle&quot;:&quot;&quot;,&quot;family&quot;:&quot;National Population Commission (NPopC)&quot;,&quot;given&quot;:&quot;&quot;,&quot;non-dropping-particle&quot;:&quot;&quot;,&quot;parse-names&quot;:false,&quot;suffix&quot;:&quot;&quot;},{&quot;dropping-particle&quot;:&quot;&quot;,&quot;family&quot;:&quot;National Bureau of Statistics (NBS)&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8d7d92cd-613e-5315-88d9-b77b0e301753&quot;,&quot;issued&quot;:{&quot;date-parts&quot;:[[&quot;2016&quot;]]},&quot;publisher-place&quot;:&quot;Abuja, Nigeria, and Rockville, Maryland, USA&quot;,&quot;title&quot;:&quot;Nigeria Malaria Indicator Survey 2015&quot;,&quot;type&quot;:&quot;report&quot;,&quot;container-title-short&quot;:&quot;&quot;},&quot;uris&quot;:[&quot;http://www.mendeley.com/documents/?uuid=0768d780-9694-3512-90c1-467b05ccf2de&quot;],&quot;isTemporary&quot;:false,&quot;legacyDesktopId&quot;:&quot;0768d780-9694-3512-90c1-467b05ccf2de&quot;},{&quot;id&quot;:&quot;9f12b0b8-01a5-3ef5-b64d-4b32f2b4306a&quot;,&quot;itemData&quot;:{&quot;type&quot;:&quot;report&quot;,&quot;id&quot;:&quot;9f12b0b8-01a5-3ef5-b64d-4b32f2b4306a&quot;,&quot;title&quot;:&quot;Nigeria Malaria Indicator Survey 2021 Final Report&quot;,&quot;author&quot;:[{&quot;family&quot;:&quot;National Malaria Elimination Programme National(NMEP) [Nigeria]&quot;,&quot;given&quot;:&quot;&quot;,&quot;parse-names&quot;:false,&quot;dropping-particle&quot;:&quot;&quot;,&quot;non-dropping-particle&quot;:&quot;&quot;},{&quot;family&quot;:&quot;National Population Commission (NPC) [Nigeria]&quot;,&quot;given&quot;:&quot;&quot;,&quot;parse-names&quot;:false,&quot;dropping-particle&quot;:&quot;&quot;,&quot;non-dropping-particle&quot;:&quot;&quot;},{&quot;family&quot;:&quot;IFC&quot;,&quot;given&quot;:&quot;&quot;,&quot;parse-names&quot;:false,&quot;dropping-particle&quot;:&quot;&quot;,&quot;non-dropping-particle&quot;:&quot;&quot;}],&quot;URL&quot;:&quot;https://www.dhsprogram.com/pubs/pdf/MIS41/MIS41.pdf&quot;,&quot;issued&quot;:{&quot;date-parts&quot;:[[2022]]},&quot;publisher-place&quot;:&quot;Abuja, Nigeria, and Rockville, Maryland, USA&quot;,&quot;abstract&quot;:&quot;Comprehensive survey results are published in the MIS Final Reports approximately 8-12 months after the completion of fieldwork. Standard reports are approximately 150 pages long and include, but are not limited to, data on ownership and use of mosquito nets, indoor residual spraying for mosquitoes, prompt and effective treatment and the use of diagnostics, intermittent preventive treatment (IPT) for malaria during pregnancy, and basic information on the background characteristics of respondents. MIS surveys can also include testing of anemia and parasitemia.&quot;,&quot;publisher&quot;:&quot;NMEP, NPC, and ICF&quot;,&quot;container-title-short&quot;:&quot;&quot;},&quot;isTemporary&quot;:false}]},{&quot;citationID&quot;:&quot;MENDELEY_CITATION_b07e9999-1f20-4e1f-abf4-f2af1767667b&quot;,&quot;properties&quot;:{&quot;noteIndex&quot;:0},&quot;isEdited&quot;:false,&quot;manualOverride&quot;:{&quot;citeprocText&quot;:&quot;[23,35–37]&quot;,&quot;isManuallyOverridden&quot;:false,&quot;manualOverrideText&quot;:&quot;&quot;},&quot;citationTag&quot;:&quot;MENDELEY_CITATION_v3_eyJjaXRhdGlvbklEIjoiTUVOREVMRVlfQ0lUQVRJT05fYjA3ZTk5OTktMWYyMC00ZTFmLWFiZjQtZjJhZjE3Njc2Njdi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quot;,&quot;citationItems&quot;:[{&quot;id&quot;:&quot;4d89e73f-619d-5628-9bd8-9728d6a6f729&quot;,&quot;itemData&quot;:{&quot;author&quot;:[{&quot;dropping-particle&quot;:&quot;&quot;,&quot;family&quot;:&quot;National Population Commission (NPC) [Nigeria] and ICF&quot;,&quot;given&quot;:&quot;&quot;,&quot;non-dropping-particle&quot;:&quot;&quot;,&quot;parse-names&quot;:false,&quot;suffix&quot;:&quot;&quot;}],&quot;id&quot;:&quot;4d89e73f-619d-5628-9bd8-9728d6a6f729&quot;,&quot;issued&quot;:{&quot;date-parts&quot;:[[&quot;2019&quot;]]},&quot;publisher-place&quot;:&quot;Abuja, Nigeria, and Rockville, Maryland, USA&quot;,&quot;title&quot;:&quot;Nigeria Demographic and Health Survey 2018&quot;,&quot;type&quot;:&quot;report&quot;,&quot;container-title-short&quot;:&quot;&quot;},&quot;uris&quot;:[&quot;http://www.mendeley.com/documents/?uuid=02e7ed16-c984-4d54-8aa6-e8768ea73ca7&quot;],&quot;isTemporary&quot;:false,&quot;legacyDesktopId&quot;:&quot;02e7ed16-c984-4d54-8aa6-e8768ea73ca7&quot;},{&quot;id&quot;:&quot;4648235c-629c-5894-b166-4fbcfc9b2592&quot;,&quot;itemData&quot;:{&quot;author&quot;:[{&quot;dropping-particle&quot;:&quot;&quot;,&quot;family&quot;:&quot;National Population Commission (NPC)&quot;,&quot;given&quot;:&quot;&quot;,&quot;non-dropping-particle&quot;:&quot;&quot;,&quot;parse-names&quot;:false,&quot;suffix&quot;:&quot;&quot;},{&quot;dropping-particle&quot;:&quot;&quot;,&quot;family&quot;:&quot;National Malaria Control Programme (NMCP)&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4648235c-629c-5894-b166-4fbcfc9b2592&quot;,&quot;issued&quot;:{&quot;date-parts&quot;:[[&quot;2012&quot;]]},&quot;publisher-place&quot;:&quot;Abuja, Nigeria&quot;,&quot;title&quot;:&quot;Nigeria Malaria Indicator Survey 2010 &quot;,&quot;type&quot;:&quot;report&quot;,&quot;container-title-short&quot;:&quot;&quot;},&quot;uris&quot;:[&quot;http://www.mendeley.com/documents/?uuid=4f0842fd-6e43-3c1c-8859-163fa0e614f3&quot;],&quot;isTemporary&quot;:false,&quot;legacyDesktopId&quot;:&quot;4f0842fd-6e43-3c1c-8859-163fa0e614f3&quot;},{&quot;id&quot;:&quot;8d7d92cd-613e-5315-88d9-b77b0e301753&quot;,&quot;itemData&quot;:{&quot;author&quot;:[{&quot;dropping-particle&quot;:&quot;&quot;,&quot;family&quot;:&quot;National Malaria Elimination Programme (NMEP)&quot;,&quot;given&quot;:&quot;&quot;,&quot;non-dropping-particle&quot;:&quot;&quot;,&quot;parse-names&quot;:false,&quot;suffix&quot;:&quot;&quot;},{&quot;dropping-particle&quot;:&quot;&quot;,&quot;family&quot;:&quot;National Population Commission (NPopC)&quot;,&quot;given&quot;:&quot;&quot;,&quot;non-dropping-particle&quot;:&quot;&quot;,&quot;parse-names&quot;:false,&quot;suffix&quot;:&quot;&quot;},{&quot;dropping-particle&quot;:&quot;&quot;,&quot;family&quot;:&quot;National Bureau of Statistics (NBS)&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8d7d92cd-613e-5315-88d9-b77b0e301753&quot;,&quot;issued&quot;:{&quot;date-parts&quot;:[[&quot;2016&quot;]]},&quot;publisher-place&quot;:&quot;Abuja, Nigeria, and Rockville, Maryland, USA&quot;,&quot;title&quot;:&quot;Nigeria Malaria Indicator Survey 2015&quot;,&quot;type&quot;:&quot;report&quot;,&quot;container-title-short&quot;:&quot;&quot;},&quot;uris&quot;:[&quot;http://www.mendeley.com/documents/?uuid=0768d780-9694-3512-90c1-467b05ccf2de&quot;],&quot;isTemporary&quot;:false,&quot;legacyDesktopId&quot;:&quot;0768d780-9694-3512-90c1-467b05ccf2de&quot;},{&quot;id&quot;:&quot;9f12b0b8-01a5-3ef5-b64d-4b32f2b4306a&quot;,&quot;itemData&quot;:{&quot;type&quot;:&quot;report&quot;,&quot;id&quot;:&quot;9f12b0b8-01a5-3ef5-b64d-4b32f2b4306a&quot;,&quot;title&quot;:&quot;Nigeria Malaria Indicator Survey 2021 Final Report&quot;,&quot;author&quot;:[{&quot;family&quot;:&quot;National Malaria Elimination Programme National(NMEP) [Nigeria]&quot;,&quot;given&quot;:&quot;&quot;,&quot;parse-names&quot;:false,&quot;dropping-particle&quot;:&quot;&quot;,&quot;non-dropping-particle&quot;:&quot;&quot;},{&quot;family&quot;:&quot;National Population Commission (NPC) [Nigeria]&quot;,&quot;given&quot;:&quot;&quot;,&quot;parse-names&quot;:false,&quot;dropping-particle&quot;:&quot;&quot;,&quot;non-dropping-particle&quot;:&quot;&quot;},{&quot;family&quot;:&quot;IFC&quot;,&quot;given&quot;:&quot;&quot;,&quot;parse-names&quot;:false,&quot;dropping-particle&quot;:&quot;&quot;,&quot;non-dropping-particle&quot;:&quot;&quot;}],&quot;URL&quot;:&quot;https://www.dhsprogram.com/pubs/pdf/MIS41/MIS41.pdf&quot;,&quot;issued&quot;:{&quot;date-parts&quot;:[[2022]]},&quot;publisher-place&quot;:&quot;Abuja, Nigeria, and Rockville, Maryland, USA&quot;,&quot;abstract&quot;:&quot;Comprehensive survey results are published in the MIS Final Reports approximately 8-12 months after the completion of fieldwork. Standard reports are approximately 150 pages long and include, but are not limited to, data on ownership and use of mosquito nets, indoor residual spraying for mosquitoes, prompt and effective treatment and the use of diagnostics, intermittent preventive treatment (IPT) for malaria during pregnancy, and basic information on the background characteristics of respondents. MIS surveys can also include testing of anemia and parasitemia.&quot;,&quot;publisher&quot;:&quot;NMEP, NPC, and ICF&quot;,&quot;container-title-short&quot;:&quot;&quot;},&quot;isTemporary&quot;:false}]},{&quot;citationID&quot;:&quot;MENDELEY_CITATION_3a75a9d8-e6a7-4d62-b4be-28c40657925f&quot;,&quot;properties&quot;:{&quot;noteIndex&quot;:0},&quot;isEdited&quot;:false,&quot;manualOverride&quot;:{&quot;citeprocText&quot;:&quot;[23,35–37]&quot;,&quot;isManuallyOverridden&quot;:false,&quot;manualOverrideText&quot;:&quot;&quot;},&quot;citationTag&quot;:&quot;MENDELEY_CITATION_v3_eyJjaXRhdGlvbklEIjoiTUVOREVMRVlfQ0lUQVRJT05fM2E3NWE5ZDgtZTZhNy00ZDYyLWI0YmUtMjhjNDA2NTc5MjVm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quot;,&quot;citationItems&quot;:[{&quot;id&quot;:&quot;4d89e73f-619d-5628-9bd8-9728d6a6f729&quot;,&quot;itemData&quot;:{&quot;author&quot;:[{&quot;dropping-particle&quot;:&quot;&quot;,&quot;family&quot;:&quot;National Population Commission (NPC) [Nigeria] and ICF&quot;,&quot;given&quot;:&quot;&quot;,&quot;non-dropping-particle&quot;:&quot;&quot;,&quot;parse-names&quot;:false,&quot;suffix&quot;:&quot;&quot;}],&quot;id&quot;:&quot;4d89e73f-619d-5628-9bd8-9728d6a6f729&quot;,&quot;issued&quot;:{&quot;date-parts&quot;:[[&quot;2019&quot;]]},&quot;publisher-place&quot;:&quot;Abuja, Nigeria, and Rockville, Maryland, USA&quot;,&quot;title&quot;:&quot;Nigeria Demographic and Health Survey 2018&quot;,&quot;type&quot;:&quot;report&quot;,&quot;container-title-short&quot;:&quot;&quot;},&quot;uris&quot;:[&quot;http://www.mendeley.com/documents/?uuid=02e7ed16-c984-4d54-8aa6-e8768ea73ca7&quot;],&quot;isTemporary&quot;:false,&quot;legacyDesktopId&quot;:&quot;02e7ed16-c984-4d54-8aa6-e8768ea73ca7&quot;},{&quot;id&quot;:&quot;4648235c-629c-5894-b166-4fbcfc9b2592&quot;,&quot;itemData&quot;:{&quot;author&quot;:[{&quot;dropping-particle&quot;:&quot;&quot;,&quot;family&quot;:&quot;National Population Commission (NPC)&quot;,&quot;given&quot;:&quot;&quot;,&quot;non-dropping-particle&quot;:&quot;&quot;,&quot;parse-names&quot;:false,&quot;suffix&quot;:&quot;&quot;},{&quot;dropping-particle&quot;:&quot;&quot;,&quot;family&quot;:&quot;National Malaria Control Programme (NMCP)&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4648235c-629c-5894-b166-4fbcfc9b2592&quot;,&quot;issued&quot;:{&quot;date-parts&quot;:[[&quot;2012&quot;]]},&quot;publisher-place&quot;:&quot;Abuja, Nigeria&quot;,&quot;title&quot;:&quot;Nigeria Malaria Indicator Survey 2010 &quot;,&quot;type&quot;:&quot;report&quot;,&quot;container-title-short&quot;:&quot;&quot;},&quot;uris&quot;:[&quot;http://www.mendeley.com/documents/?uuid=4f0842fd-6e43-3c1c-8859-163fa0e614f3&quot;],&quot;isTemporary&quot;:false,&quot;legacyDesktopId&quot;:&quot;4f0842fd-6e43-3c1c-8859-163fa0e614f3&quot;},{&quot;id&quot;:&quot;8d7d92cd-613e-5315-88d9-b77b0e301753&quot;,&quot;itemData&quot;:{&quot;author&quot;:[{&quot;dropping-particle&quot;:&quot;&quot;,&quot;family&quot;:&quot;National Malaria Elimination Programme (NMEP)&quot;,&quot;given&quot;:&quot;&quot;,&quot;non-dropping-particle&quot;:&quot;&quot;,&quot;parse-names&quot;:false,&quot;suffix&quot;:&quot;&quot;},{&quot;dropping-particle&quot;:&quot;&quot;,&quot;family&quot;:&quot;National Population Commission (NPopC)&quot;,&quot;given&quot;:&quot;&quot;,&quot;non-dropping-particle&quot;:&quot;&quot;,&quot;parse-names&quot;:false,&quot;suffix&quot;:&quot;&quot;},{&quot;dropping-particle&quot;:&quot;&quot;,&quot;family&quot;:&quot;National Bureau of Statistics (NBS)&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8d7d92cd-613e-5315-88d9-b77b0e301753&quot;,&quot;issued&quot;:{&quot;date-parts&quot;:[[&quot;2016&quot;]]},&quot;publisher-place&quot;:&quot;Abuja, Nigeria, and Rockville, Maryland, USA&quot;,&quot;title&quot;:&quot;Nigeria Malaria Indicator Survey 2015&quot;,&quot;type&quot;:&quot;report&quot;,&quot;container-title-short&quot;:&quot;&quot;},&quot;uris&quot;:[&quot;http://www.mendeley.com/documents/?uuid=0768d780-9694-3512-90c1-467b05ccf2de&quot;],&quot;isTemporary&quot;:false,&quot;legacyDesktopId&quot;:&quot;0768d780-9694-3512-90c1-467b05ccf2de&quot;},{&quot;id&quot;:&quot;9f12b0b8-01a5-3ef5-b64d-4b32f2b4306a&quot;,&quot;itemData&quot;:{&quot;type&quot;:&quot;report&quot;,&quot;id&quot;:&quot;9f12b0b8-01a5-3ef5-b64d-4b32f2b4306a&quot;,&quot;title&quot;:&quot;Nigeria Malaria Indicator Survey 2021 Final Report&quot;,&quot;author&quot;:[{&quot;family&quot;:&quot;National Malaria Elimination Programme National(NMEP) [Nigeria]&quot;,&quot;given&quot;:&quot;&quot;,&quot;parse-names&quot;:false,&quot;dropping-particle&quot;:&quot;&quot;,&quot;non-dropping-particle&quot;:&quot;&quot;},{&quot;family&quot;:&quot;National Population Commission (NPC) [Nigeria]&quot;,&quot;given&quot;:&quot;&quot;,&quot;parse-names&quot;:false,&quot;dropping-particle&quot;:&quot;&quot;,&quot;non-dropping-particle&quot;:&quot;&quot;},{&quot;family&quot;:&quot;IFC&quot;,&quot;given&quot;:&quot;&quot;,&quot;parse-names&quot;:false,&quot;dropping-particle&quot;:&quot;&quot;,&quot;non-dropping-particle&quot;:&quot;&quot;}],&quot;URL&quot;:&quot;https://www.dhsprogram.com/pubs/pdf/MIS41/MIS41.pdf&quot;,&quot;issued&quot;:{&quot;date-parts&quot;:[[2022]]},&quot;publisher-place&quot;:&quot;Abuja, Nigeria, and Rockville, Maryland, USA&quot;,&quot;abstract&quot;:&quot;Comprehensive survey results are published in the MIS Final Reports approximately 8-12 months after the completion of fieldwork. Standard reports are approximately 150 pages long and include, but are not limited to, data on ownership and use of mosquito nets, indoor residual spraying for mosquitoes, prompt and effective treatment and the use of diagnostics, intermittent preventive treatment (IPT) for malaria during pregnancy, and basic information on the background characteristics of respondents. MIS surveys can also include testing of anemia and parasitemia.&quot;,&quot;publisher&quot;:&quot;NMEP, NPC, and ICF&quot;,&quot;container-title-short&quot;:&quot;&quot;},&quot;isTemporary&quot;:false}]},{&quot;citationID&quot;:&quot;MENDELEY_CITATION_69f7c120-61e4-4b3f-a797-3fb65f999505&quot;,&quot;properties&quot;:{&quot;noteIndex&quot;:0},&quot;isEdited&quot;:false,&quot;manualOverride&quot;:{&quot;citeprocText&quot;:&quot;[23,35–37]&quot;,&quot;isManuallyOverridden&quot;:false,&quot;manualOverrideText&quot;:&quot;&quot;},&quot;citationTag&quot;:&quot;MENDELEY_CITATION_v3_eyJjaXRhdGlvbklEIjoiTUVOREVMRVlfQ0lUQVRJT05fNjlmN2MxMjAtNjFlNC00YjNmLWE3OTctM2ZiNjVmOTk5NTA1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quot;,&quot;citationItems&quot;:[{&quot;id&quot;:&quot;4d89e73f-619d-5628-9bd8-9728d6a6f729&quot;,&quot;itemData&quot;:{&quot;author&quot;:[{&quot;dropping-particle&quot;:&quot;&quot;,&quot;family&quot;:&quot;National Population Commission (NPC) [Nigeria] and ICF&quot;,&quot;given&quot;:&quot;&quot;,&quot;non-dropping-particle&quot;:&quot;&quot;,&quot;parse-names&quot;:false,&quot;suffix&quot;:&quot;&quot;}],&quot;id&quot;:&quot;4d89e73f-619d-5628-9bd8-9728d6a6f729&quot;,&quot;issued&quot;:{&quot;date-parts&quot;:[[&quot;2019&quot;]]},&quot;publisher-place&quot;:&quot;Abuja, Nigeria, and Rockville, Maryland, USA&quot;,&quot;title&quot;:&quot;Nigeria Demographic and Health Survey 2018&quot;,&quot;type&quot;:&quot;report&quot;,&quot;container-title-short&quot;:&quot;&quot;},&quot;uris&quot;:[&quot;http://www.mendeley.com/documents/?uuid=02e7ed16-c984-4d54-8aa6-e8768ea73ca7&quot;],&quot;isTemporary&quot;:false,&quot;legacyDesktopId&quot;:&quot;02e7ed16-c984-4d54-8aa6-e8768ea73ca7&quot;},{&quot;id&quot;:&quot;4648235c-629c-5894-b166-4fbcfc9b2592&quot;,&quot;itemData&quot;:{&quot;author&quot;:[{&quot;dropping-particle&quot;:&quot;&quot;,&quot;family&quot;:&quot;National Population Commission (NPC)&quot;,&quot;given&quot;:&quot;&quot;,&quot;non-dropping-particle&quot;:&quot;&quot;,&quot;parse-names&quot;:false,&quot;suffix&quot;:&quot;&quot;},{&quot;dropping-particle&quot;:&quot;&quot;,&quot;family&quot;:&quot;National Malaria Control Programme (NMCP)&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4648235c-629c-5894-b166-4fbcfc9b2592&quot;,&quot;issued&quot;:{&quot;date-parts&quot;:[[&quot;2012&quot;]]},&quot;publisher-place&quot;:&quot;Abuja, Nigeria&quot;,&quot;title&quot;:&quot;Nigeria Malaria Indicator Survey 2010 &quot;,&quot;type&quot;:&quot;report&quot;,&quot;container-title-short&quot;:&quot;&quot;},&quot;uris&quot;:[&quot;http://www.mendeley.com/documents/?uuid=4f0842fd-6e43-3c1c-8859-163fa0e614f3&quot;],&quot;isTemporary&quot;:false,&quot;legacyDesktopId&quot;:&quot;4f0842fd-6e43-3c1c-8859-163fa0e614f3&quot;},{&quot;id&quot;:&quot;8d7d92cd-613e-5315-88d9-b77b0e301753&quot;,&quot;itemData&quot;:{&quot;author&quot;:[{&quot;dropping-particle&quot;:&quot;&quot;,&quot;family&quot;:&quot;National Malaria Elimination Programme (NMEP)&quot;,&quot;given&quot;:&quot;&quot;,&quot;non-dropping-particle&quot;:&quot;&quot;,&quot;parse-names&quot;:false,&quot;suffix&quot;:&quot;&quot;},{&quot;dropping-particle&quot;:&quot;&quot;,&quot;family&quot;:&quot;National Population Commission (NPopC)&quot;,&quot;given&quot;:&quot;&quot;,&quot;non-dropping-particle&quot;:&quot;&quot;,&quot;parse-names&quot;:false,&quot;suffix&quot;:&quot;&quot;},{&quot;dropping-particle&quot;:&quot;&quot;,&quot;family&quot;:&quot;National Bureau of Statistics (NBS)&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8d7d92cd-613e-5315-88d9-b77b0e301753&quot;,&quot;issued&quot;:{&quot;date-parts&quot;:[[&quot;2016&quot;]]},&quot;publisher-place&quot;:&quot;Abuja, Nigeria, and Rockville, Maryland, USA&quot;,&quot;title&quot;:&quot;Nigeria Malaria Indicator Survey 2015&quot;,&quot;type&quot;:&quot;report&quot;,&quot;container-title-short&quot;:&quot;&quot;},&quot;uris&quot;:[&quot;http://www.mendeley.com/documents/?uuid=0768d780-9694-3512-90c1-467b05ccf2de&quot;],&quot;isTemporary&quot;:false,&quot;legacyDesktopId&quot;:&quot;0768d780-9694-3512-90c1-467b05ccf2de&quot;},{&quot;id&quot;:&quot;9f12b0b8-01a5-3ef5-b64d-4b32f2b4306a&quot;,&quot;itemData&quot;:{&quot;type&quot;:&quot;report&quot;,&quot;id&quot;:&quot;9f12b0b8-01a5-3ef5-b64d-4b32f2b4306a&quot;,&quot;title&quot;:&quot;Nigeria Malaria Indicator Survey 2021 Final Report&quot;,&quot;author&quot;:[{&quot;family&quot;:&quot;National Malaria Elimination Programme National(NMEP) [Nigeria]&quot;,&quot;given&quot;:&quot;&quot;,&quot;parse-names&quot;:false,&quot;dropping-particle&quot;:&quot;&quot;,&quot;non-dropping-particle&quot;:&quot;&quot;},{&quot;family&quot;:&quot;National Population Commission (NPC) [Nigeria]&quot;,&quot;given&quot;:&quot;&quot;,&quot;parse-names&quot;:false,&quot;dropping-particle&quot;:&quot;&quot;,&quot;non-dropping-particle&quot;:&quot;&quot;},{&quot;family&quot;:&quot;IFC&quot;,&quot;given&quot;:&quot;&quot;,&quot;parse-names&quot;:false,&quot;dropping-particle&quot;:&quot;&quot;,&quot;non-dropping-particle&quot;:&quot;&quot;}],&quot;URL&quot;:&quot;https://www.dhsprogram.com/pubs/pdf/MIS41/MIS41.pdf&quot;,&quot;issued&quot;:{&quot;date-parts&quot;:[[2022]]},&quot;publisher-place&quot;:&quot;Abuja, Nigeria, and Rockville, Maryland, USA&quot;,&quot;abstract&quot;:&quot;Comprehensive survey results are published in the MIS Final Reports approximately 8-12 months after the completion of fieldwork. Standard reports are approximately 150 pages long and include, but are not limited to, data on ownership and use of mosquito nets, indoor residual spraying for mosquitoes, prompt and effective treatment and the use of diagnostics, intermittent preventive treatment (IPT) for malaria during pregnancy, and basic information on the background characteristics of respondents. MIS surveys can also include testing of anemia and parasitemia.&quot;,&quot;publisher&quot;:&quot;NMEP, NPC, and ICF&quot;,&quot;container-title-short&quot;:&quot;&quot;},&quot;isTemporary&quot;:false}]},{&quot;citationID&quot;:&quot;MENDELEY_CITATION_efeacad2-d057-4eb9-b273-35c858fd8b80&quot;,&quot;properties&quot;:{&quot;noteIndex&quot;:0},&quot;isEdited&quot;:false,&quot;manualOverride&quot;:{&quot;citeprocText&quot;:&quot;[23,35–37]&quot;,&quot;isManuallyOverridden&quot;:false,&quot;manualOverrideText&quot;:&quot;&quot;},&quot;citationTag&quot;:&quot;MENDELEY_CITATION_v3_eyJjaXRhdGlvbklEIjoiTUVOREVMRVlfQ0lUQVRJT05fZWZlYWNhZDItZDA1Ny00ZWI5LWIyNzMtMzVjODU4ZmQ4Yjgw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quot;,&quot;citationItems&quot;:[{&quot;id&quot;:&quot;4d89e73f-619d-5628-9bd8-9728d6a6f729&quot;,&quot;itemData&quot;:{&quot;author&quot;:[{&quot;dropping-particle&quot;:&quot;&quot;,&quot;family&quot;:&quot;National Population Commission (NPC) [Nigeria] and ICF&quot;,&quot;given&quot;:&quot;&quot;,&quot;non-dropping-particle&quot;:&quot;&quot;,&quot;parse-names&quot;:false,&quot;suffix&quot;:&quot;&quot;}],&quot;id&quot;:&quot;4d89e73f-619d-5628-9bd8-9728d6a6f729&quot;,&quot;issued&quot;:{&quot;date-parts&quot;:[[&quot;2019&quot;]]},&quot;publisher-place&quot;:&quot;Abuja, Nigeria, and Rockville, Maryland, USA&quot;,&quot;title&quot;:&quot;Nigeria Demographic and Health Survey 2018&quot;,&quot;type&quot;:&quot;report&quot;,&quot;container-title-short&quot;:&quot;&quot;},&quot;uris&quot;:[&quot;http://www.mendeley.com/documents/?uuid=02e7ed16-c984-4d54-8aa6-e8768ea73ca7&quot;],&quot;isTemporary&quot;:false,&quot;legacyDesktopId&quot;:&quot;02e7ed16-c984-4d54-8aa6-e8768ea73ca7&quot;},{&quot;id&quot;:&quot;4648235c-629c-5894-b166-4fbcfc9b2592&quot;,&quot;itemData&quot;:{&quot;author&quot;:[{&quot;dropping-particle&quot;:&quot;&quot;,&quot;family&quot;:&quot;National Population Commission (NPC)&quot;,&quot;given&quot;:&quot;&quot;,&quot;non-dropping-particle&quot;:&quot;&quot;,&quot;parse-names&quot;:false,&quot;suffix&quot;:&quot;&quot;},{&quot;dropping-particle&quot;:&quot;&quot;,&quot;family&quot;:&quot;National Malaria Control Programme (NMCP)&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4648235c-629c-5894-b166-4fbcfc9b2592&quot;,&quot;issued&quot;:{&quot;date-parts&quot;:[[&quot;2012&quot;]]},&quot;publisher-place&quot;:&quot;Abuja, Nigeria&quot;,&quot;title&quot;:&quot;Nigeria Malaria Indicator Survey 2010 &quot;,&quot;type&quot;:&quot;report&quot;,&quot;container-title-short&quot;:&quot;&quot;},&quot;uris&quot;:[&quot;http://www.mendeley.com/documents/?uuid=4f0842fd-6e43-3c1c-8859-163fa0e614f3&quot;],&quot;isTemporary&quot;:false,&quot;legacyDesktopId&quot;:&quot;4f0842fd-6e43-3c1c-8859-163fa0e614f3&quot;},{&quot;id&quot;:&quot;8d7d92cd-613e-5315-88d9-b77b0e301753&quot;,&quot;itemData&quot;:{&quot;author&quot;:[{&quot;dropping-particle&quot;:&quot;&quot;,&quot;family&quot;:&quot;National Malaria Elimination Programme (NMEP)&quot;,&quot;given&quot;:&quot;&quot;,&quot;non-dropping-particle&quot;:&quot;&quot;,&quot;parse-names&quot;:false,&quot;suffix&quot;:&quot;&quot;},{&quot;dropping-particle&quot;:&quot;&quot;,&quot;family&quot;:&quot;National Population Commission (NPopC)&quot;,&quot;given&quot;:&quot;&quot;,&quot;non-dropping-particle&quot;:&quot;&quot;,&quot;parse-names&quot;:false,&quot;suffix&quot;:&quot;&quot;},{&quot;dropping-particle&quot;:&quot;&quot;,&quot;family&quot;:&quot;National Bureau of Statistics (NBS)&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8d7d92cd-613e-5315-88d9-b77b0e301753&quot;,&quot;issued&quot;:{&quot;date-parts&quot;:[[&quot;2016&quot;]]},&quot;publisher-place&quot;:&quot;Abuja, Nigeria, and Rockville, Maryland, USA&quot;,&quot;title&quot;:&quot;Nigeria Malaria Indicator Survey 2015&quot;,&quot;type&quot;:&quot;report&quot;,&quot;container-title-short&quot;:&quot;&quot;},&quot;uris&quot;:[&quot;http://www.mendeley.com/documents/?uuid=0768d780-9694-3512-90c1-467b05ccf2de&quot;],&quot;isTemporary&quot;:false,&quot;legacyDesktopId&quot;:&quot;0768d780-9694-3512-90c1-467b05ccf2de&quot;},{&quot;id&quot;:&quot;9f12b0b8-01a5-3ef5-b64d-4b32f2b4306a&quot;,&quot;itemData&quot;:{&quot;type&quot;:&quot;report&quot;,&quot;id&quot;:&quot;9f12b0b8-01a5-3ef5-b64d-4b32f2b4306a&quot;,&quot;title&quot;:&quot;Nigeria Malaria Indicator Survey 2021 Final Report&quot;,&quot;author&quot;:[{&quot;family&quot;:&quot;National Malaria Elimination Programme National(NMEP) [Nigeria]&quot;,&quot;given&quot;:&quot;&quot;,&quot;parse-names&quot;:false,&quot;dropping-particle&quot;:&quot;&quot;,&quot;non-dropping-particle&quot;:&quot;&quot;},{&quot;family&quot;:&quot;National Population Commission (NPC) [Nigeria]&quot;,&quot;given&quot;:&quot;&quot;,&quot;parse-names&quot;:false,&quot;dropping-particle&quot;:&quot;&quot;,&quot;non-dropping-particle&quot;:&quot;&quot;},{&quot;family&quot;:&quot;IFC&quot;,&quot;given&quot;:&quot;&quot;,&quot;parse-names&quot;:false,&quot;dropping-particle&quot;:&quot;&quot;,&quot;non-dropping-particle&quot;:&quot;&quot;}],&quot;URL&quot;:&quot;https://www.dhsprogram.com/pubs/pdf/MIS41/MIS41.pdf&quot;,&quot;issued&quot;:{&quot;date-parts&quot;:[[2022]]},&quot;publisher-place&quot;:&quot;Abuja, Nigeria, and Rockville, Maryland, USA&quot;,&quot;abstract&quot;:&quot;Comprehensive survey results are published in the MIS Final Reports approximately 8-12 months after the completion of fieldwork. Standard reports are approximately 150 pages long and include, but are not limited to, data on ownership and use of mosquito nets, indoor residual spraying for mosquitoes, prompt and effective treatment and the use of diagnostics, intermittent preventive treatment (IPT) for malaria during pregnancy, and basic information on the background characteristics of respondents. MIS surveys can also include testing of anemia and parasitemia.&quot;,&quot;publisher&quot;:&quot;NMEP, NPC, and ICF&quot;,&quot;container-title-short&quot;:&quot;&quot;},&quot;isTemporary&quot;:false}]},{&quot;citationID&quot;:&quot;MENDELEY_CITATION_dfc61f4a-ef8b-49b3-a4ce-a1e97f1a1e2b&quot;,&quot;properties&quot;:{&quot;noteIndex&quot;:0},&quot;isEdited&quot;:false,&quot;manualOverride&quot;:{&quot;citeprocText&quot;:&quot;[23,35,36]&quot;,&quot;isManuallyOverridden&quot;:false,&quot;manualOverrideText&quot;:&quot;&quot;},&quot;citationTag&quot;:&quot;MENDELEY_CITATION_v3_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&quot;,&quot;citationItems&quot;:[{&quot;id&quot;:&quot;4d89e73f-619d-5628-9bd8-9728d6a6f729&quot;,&quot;itemData&quot;:{&quot;author&quot;:[{&quot;dropping-particle&quot;:&quot;&quot;,&quot;family&quot;:&quot;National Population Commission (NPC) [Nigeria] and ICF&quot;,&quot;given&quot;:&quot;&quot;,&quot;non-dropping-particle&quot;:&quot;&quot;,&quot;parse-names&quot;:false,&quot;suffix&quot;:&quot;&quot;}],&quot;id&quot;:&quot;4d89e73f-619d-5628-9bd8-9728d6a6f729&quot;,&quot;issued&quot;:{&quot;date-parts&quot;:[[&quot;2019&quot;]]},&quot;publisher-place&quot;:&quot;Abuja, Nigeria, and Rockville, Maryland, USA&quot;,&quot;title&quot;:&quot;Nigeria Demographic and Health Survey 2018&quot;,&quot;type&quot;:&quot;report&quot;,&quot;container-title-short&quot;:&quot;&quot;},&quot;uris&quot;:[&quot;http://www.mendeley.com/documents/?uuid=02e7ed16-c984-4d54-8aa6-e8768ea73ca7&quot;],&quot;isTemporary&quot;:false,&quot;legacyDesktopId&quot;:&quot;02e7ed16-c984-4d54-8aa6-e8768ea73ca7&quot;},{&quot;id&quot;:&quot;4648235c-629c-5894-b166-4fbcfc9b2592&quot;,&quot;itemData&quot;:{&quot;author&quot;:[{&quot;dropping-particle&quot;:&quot;&quot;,&quot;family&quot;:&quot;National Population Commission (NPC)&quot;,&quot;given&quot;:&quot;&quot;,&quot;non-dropping-particle&quot;:&quot;&quot;,&quot;parse-names&quot;:false,&quot;suffix&quot;:&quot;&quot;},{&quot;dropping-particle&quot;:&quot;&quot;,&quot;family&quot;:&quot;National Malaria Control Programme (NMCP)&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4648235c-629c-5894-b166-4fbcfc9b2592&quot;,&quot;issued&quot;:{&quot;date-parts&quot;:[[&quot;2012&quot;]]},&quot;publisher-place&quot;:&quot;Abuja, Nigeria&quot;,&quot;title&quot;:&quot;Nigeria Malaria Indicator Survey 2010 &quot;,&quot;type&quot;:&quot;report&quot;,&quot;container-title-short&quot;:&quot;&quot;},&quot;uris&quot;:[&quot;http://www.mendeley.com/documents/?uuid=4f0842fd-6e43-3c1c-8859-163fa0e614f3&quot;],&quot;isTemporary&quot;:false,&quot;legacyDesktopId&quot;:&quot;4f0842fd-6e43-3c1c-8859-163fa0e614f3&quot;},{&quot;id&quot;:&quot;8d7d92cd-613e-5315-88d9-b77b0e301753&quot;,&quot;itemData&quot;:{&quot;author&quot;:[{&quot;dropping-particle&quot;:&quot;&quot;,&quot;family&quot;:&quot;National Malaria Elimination Programme (NMEP)&quot;,&quot;given&quot;:&quot;&quot;,&quot;non-dropping-particle&quot;:&quot;&quot;,&quot;parse-names&quot;:false,&quot;suffix&quot;:&quot;&quot;},{&quot;dropping-particle&quot;:&quot;&quot;,&quot;family&quot;:&quot;National Population Commission (NPopC)&quot;,&quot;given&quot;:&quot;&quot;,&quot;non-dropping-particle&quot;:&quot;&quot;,&quot;parse-names&quot;:false,&quot;suffix&quot;:&quot;&quot;},{&quot;dropping-particle&quot;:&quot;&quot;,&quot;family&quot;:&quot;National Bureau of Statistics (NBS)&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8d7d92cd-613e-5315-88d9-b77b0e301753&quot;,&quot;issued&quot;:{&quot;date-parts&quot;:[[&quot;2016&quot;]]},&quot;publisher-place&quot;:&quot;Abuja, Nigeria, and Rockville, Maryland, USA&quot;,&quot;title&quot;:&quot;Nigeria Malaria Indicator Survey 2015&quot;,&quot;type&quot;:&quot;report&quot;,&quot;container-title-short&quot;:&quot;&quot;},&quot;uris&quot;:[&quot;http://www.mendeley.com/documents/?uuid=0768d780-9694-3512-90c1-467b05ccf2de&quot;],&quot;isTemporary&quot;:false,&quot;legacyDesktopId&quot;:&quot;0768d780-9694-3512-90c1-467b05ccf2de&quot;}]},{&quot;citationID&quot;:&quot;MENDELEY_CITATION_f727c903-bcfb-4fec-bc27-94d7ce3f82e7&quot;,&quot;properties&quot;:{&quot;noteIndex&quot;:0},&quot;isEdited&quot;:false,&quot;manualOverride&quot;:{&quot;citeprocText&quot;:&quot;[23,35–37]&quot;,&quot;isManuallyOverridden&quot;:false,&quot;manualOverrideText&quot;:&quot;&quot;},&quot;citationTag&quot;:&quot;MENDELEY_CITATION_v3_eyJjaXRhdGlvbklEIjoiTUVOREVMRVlfQ0lUQVRJT05fZjcyN2M5MDMtYmNmYi00ZmVjLWJjMjctOTRkN2NlM2Y4MmU3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quot;,&quot;citationItems&quot;:[{&quot;id&quot;:&quot;4d89e73f-619d-5628-9bd8-9728d6a6f729&quot;,&quot;itemData&quot;:{&quot;author&quot;:[{&quot;dropping-particle&quot;:&quot;&quot;,&quot;family&quot;:&quot;National Population Commission (NPC) [Nigeria] and ICF&quot;,&quot;given&quot;:&quot;&quot;,&quot;non-dropping-particle&quot;:&quot;&quot;,&quot;parse-names&quot;:false,&quot;suffix&quot;:&quot;&quot;}],&quot;id&quot;:&quot;4d89e73f-619d-5628-9bd8-9728d6a6f729&quot;,&quot;issued&quot;:{&quot;date-parts&quot;:[[&quot;2019&quot;]]},&quot;publisher-place&quot;:&quot;Abuja, Nigeria, and Rockville, Maryland, USA&quot;,&quot;title&quot;:&quot;Nigeria Demographic and Health Survey 2018&quot;,&quot;type&quot;:&quot;report&quot;,&quot;container-title-short&quot;:&quot;&quot;},&quot;uris&quot;:[&quot;http://www.mendeley.com/documents/?uuid=02e7ed16-c984-4d54-8aa6-e8768ea73ca7&quot;],&quot;isTemporary&quot;:false,&quot;legacyDesktopId&quot;:&quot;02e7ed16-c984-4d54-8aa6-e8768ea73ca7&quot;},{&quot;id&quot;:&quot;4648235c-629c-5894-b166-4fbcfc9b2592&quot;,&quot;itemData&quot;:{&quot;author&quot;:[{&quot;dropping-particle&quot;:&quot;&quot;,&quot;family&quot;:&quot;National Population Commission (NPC)&quot;,&quot;given&quot;:&quot;&quot;,&quot;non-dropping-particle&quot;:&quot;&quot;,&quot;parse-names&quot;:false,&quot;suffix&quot;:&quot;&quot;},{&quot;dropping-particle&quot;:&quot;&quot;,&quot;family&quot;:&quot;National Malaria Control Programme (NMCP)&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4648235c-629c-5894-b166-4fbcfc9b2592&quot;,&quot;issued&quot;:{&quot;date-parts&quot;:[[&quot;2012&quot;]]},&quot;publisher-place&quot;:&quot;Abuja, Nigeria&quot;,&quot;title&quot;:&quot;Nigeria Malaria Indicator Survey 2010 &quot;,&quot;type&quot;:&quot;report&quot;,&quot;container-title-short&quot;:&quot;&quot;},&quot;uris&quot;:[&quot;http://www.mendeley.com/documents/?uuid=4f0842fd-6e43-3c1c-8859-163fa0e614f3&quot;],&quot;isTemporary&quot;:false,&quot;legacyDesktopId&quot;:&quot;4f0842fd-6e43-3c1c-8859-163fa0e614f3&quot;},{&quot;id&quot;:&quot;8d7d92cd-613e-5315-88d9-b77b0e301753&quot;,&quot;itemData&quot;:{&quot;author&quot;:[{&quot;dropping-particle&quot;:&quot;&quot;,&quot;family&quot;:&quot;National Malaria Elimination Programme (NMEP)&quot;,&quot;given&quot;:&quot;&quot;,&quot;non-dropping-particle&quot;:&quot;&quot;,&quot;parse-names&quot;:false,&quot;suffix&quot;:&quot;&quot;},{&quot;dropping-particle&quot;:&quot;&quot;,&quot;family&quot;:&quot;National Population Commission (NPopC)&quot;,&quot;given&quot;:&quot;&quot;,&quot;non-dropping-particle&quot;:&quot;&quot;,&quot;parse-names&quot;:false,&quot;suffix&quot;:&quot;&quot;},{&quot;dropping-particle&quot;:&quot;&quot;,&quot;family&quot;:&quot;National Bureau of Statistics (NBS)&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8d7d92cd-613e-5315-88d9-b77b0e301753&quot;,&quot;issued&quot;:{&quot;date-parts&quot;:[[&quot;2016&quot;]]},&quot;publisher-place&quot;:&quot;Abuja, Nigeria, and Rockville, Maryland, USA&quot;,&quot;title&quot;:&quot;Nigeria Malaria Indicator Survey 2015&quot;,&quot;type&quot;:&quot;report&quot;,&quot;container-title-short&quot;:&quot;&quot;},&quot;uris&quot;:[&quot;http://www.mendeley.com/documents/?uuid=0768d780-9694-3512-90c1-467b05ccf2de&quot;],&quot;isTemporary&quot;:false,&quot;legacyDesktopId&quot;:&quot;0768d780-9694-3512-90c1-467b05ccf2de&quot;},{&quot;id&quot;:&quot;9f12b0b8-01a5-3ef5-b64d-4b32f2b4306a&quot;,&quot;itemData&quot;:{&quot;type&quot;:&quot;report&quot;,&quot;id&quot;:&quot;9f12b0b8-01a5-3ef5-b64d-4b32f2b4306a&quot;,&quot;title&quot;:&quot;Nigeria Malaria Indicator Survey 2021 Final Report&quot;,&quot;author&quot;:[{&quot;family&quot;:&quot;National Malaria Elimination Programme National(NMEP) [Nigeria]&quot;,&quot;given&quot;:&quot;&quot;,&quot;parse-names&quot;:false,&quot;dropping-particle&quot;:&quot;&quot;,&quot;non-dropping-particle&quot;:&quot;&quot;},{&quot;family&quot;:&quot;National Population Commission (NPC) [Nigeria]&quot;,&quot;given&quot;:&quot;&quot;,&quot;parse-names&quot;:false,&quot;dropping-particle&quot;:&quot;&quot;,&quot;non-dropping-particle&quot;:&quot;&quot;},{&quot;family&quot;:&quot;IFC&quot;,&quot;given&quot;:&quot;&quot;,&quot;parse-names&quot;:false,&quot;dropping-particle&quot;:&quot;&quot;,&quot;non-dropping-particle&quot;:&quot;&quot;}],&quot;URL&quot;:&quot;https://www.dhsprogram.com/pubs/pdf/MIS41/MIS41.pdf&quot;,&quot;issued&quot;:{&quot;date-parts&quot;:[[2022]]},&quot;publisher-place&quot;:&quot;Abuja, Nigeria, and Rockville, Maryland, USA&quot;,&quot;abstract&quot;:&quot;Comprehensive survey results are published in the MIS Final Reports approximately 8-12 months after the completion of fieldwork. Standard reports are approximately 150 pages long and include, but are not limited to, data on ownership and use of mosquito nets, indoor residual spraying for mosquitoes, prompt and effective treatment and the use of diagnostics, intermittent preventive treatment (IPT) for malaria during pregnancy, and basic information on the background characteristics of respondents. MIS surveys can also include testing of anemia and parasitemia.&quot;,&quot;publisher&quot;:&quot;NMEP, NPC, and ICF&quot;,&quot;container-title-short&quot;:&quot;&quot;},&quot;isTemporary&quot;:false}]},{&quot;citationID&quot;:&quot;MENDELEY_CITATION_9640fbcd-0d5f-4f24-ba60-c059a8e9061a&quot;,&quot;properties&quot;:{&quot;noteIndex&quot;:0},&quot;isEdited&quot;:false,&quot;manualOverride&quot;:{&quot;citeprocText&quot;:&quot;[23,35–37]&quot;,&quot;isManuallyOverridden&quot;:false,&quot;manualOverrideText&quot;:&quot;&quot;},&quot;citationTag&quot;:&quot;MENDELEY_CITATION_v3_eyJjaXRhdGlvbklEIjoiTUVOREVMRVlfQ0lUQVRJT05fOTY0MGZiY2QtMGQ1Zi00ZjI0LWJhNjAtYzA1OWE4ZTkwNjFh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quot;,&quot;citationItems&quot;:[{&quot;id&quot;:&quot;4d89e73f-619d-5628-9bd8-9728d6a6f729&quot;,&quot;itemData&quot;:{&quot;author&quot;:[{&quot;dropping-particle&quot;:&quot;&quot;,&quot;family&quot;:&quot;National Population Commission (NPC) [Nigeria] and ICF&quot;,&quot;given&quot;:&quot;&quot;,&quot;non-dropping-particle&quot;:&quot;&quot;,&quot;parse-names&quot;:false,&quot;suffix&quot;:&quot;&quot;}],&quot;id&quot;:&quot;4d89e73f-619d-5628-9bd8-9728d6a6f729&quot;,&quot;issued&quot;:{&quot;date-parts&quot;:[[&quot;2019&quot;]]},&quot;publisher-place&quot;:&quot;Abuja, Nigeria, and Rockville, Maryland, USA&quot;,&quot;title&quot;:&quot;Nigeria Demographic and Health Survey 2018&quot;,&quot;type&quot;:&quot;report&quot;,&quot;container-title-short&quot;:&quot;&quot;},&quot;uris&quot;:[&quot;http://www.mendeley.com/documents/?uuid=02e7ed16-c984-4d54-8aa6-e8768ea73ca7&quot;],&quot;isTemporary&quot;:false,&quot;legacyDesktopId&quot;:&quot;02e7ed16-c984-4d54-8aa6-e8768ea73ca7&quot;},{&quot;id&quot;:&quot;4648235c-629c-5894-b166-4fbcfc9b2592&quot;,&quot;itemData&quot;:{&quot;author&quot;:[{&quot;dropping-particle&quot;:&quot;&quot;,&quot;family&quot;:&quot;National Population Commission (NPC)&quot;,&quot;given&quot;:&quot;&quot;,&quot;non-dropping-particle&quot;:&quot;&quot;,&quot;parse-names&quot;:false,&quot;suffix&quot;:&quot;&quot;},{&quot;dropping-particle&quot;:&quot;&quot;,&quot;family&quot;:&quot;National Malaria Control Programme (NMCP)&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4648235c-629c-5894-b166-4fbcfc9b2592&quot;,&quot;issued&quot;:{&quot;date-parts&quot;:[[&quot;2012&quot;]]},&quot;publisher-place&quot;:&quot;Abuja, Nigeria&quot;,&quot;title&quot;:&quot;Nigeria Malaria Indicator Survey 2010 &quot;,&quot;type&quot;:&quot;report&quot;,&quot;container-title-short&quot;:&quot;&quot;},&quot;uris&quot;:[&quot;http://www.mendeley.com/documents/?uuid=4f0842fd-6e43-3c1c-8859-163fa0e614f3&quot;],&quot;isTemporary&quot;:false,&quot;legacyDesktopId&quot;:&quot;4f0842fd-6e43-3c1c-8859-163fa0e614f3&quot;},{&quot;id&quot;:&quot;8d7d92cd-613e-5315-88d9-b77b0e301753&quot;,&quot;itemData&quot;:{&quot;author&quot;:[{&quot;dropping-particle&quot;:&quot;&quot;,&quot;family&quot;:&quot;National Malaria Elimination Programme (NMEP)&quot;,&quot;given&quot;:&quot;&quot;,&quot;non-dropping-particle&quot;:&quot;&quot;,&quot;parse-names&quot;:false,&quot;suffix&quot;:&quot;&quot;},{&quot;dropping-particle&quot;:&quot;&quot;,&quot;family&quot;:&quot;National Population Commission (NPopC)&quot;,&quot;given&quot;:&quot;&quot;,&quot;non-dropping-particle&quot;:&quot;&quot;,&quot;parse-names&quot;:false,&quot;suffix&quot;:&quot;&quot;},{&quot;dropping-particle&quot;:&quot;&quot;,&quot;family&quot;:&quot;National Bureau of Statistics (NBS)&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8d7d92cd-613e-5315-88d9-b77b0e301753&quot;,&quot;issued&quot;:{&quot;date-parts&quot;:[[&quot;2016&quot;]]},&quot;publisher-place&quot;:&quot;Abuja, Nigeria, and Rockville, Maryland, USA&quot;,&quot;title&quot;:&quot;Nigeria Malaria Indicator Survey 2015&quot;,&quot;type&quot;:&quot;report&quot;,&quot;container-title-short&quot;:&quot;&quot;},&quot;uris&quot;:[&quot;http://www.mendeley.com/documents/?uuid=0768d780-9694-3512-90c1-467b05ccf2de&quot;],&quot;isTemporary&quot;:false,&quot;legacyDesktopId&quot;:&quot;0768d780-9694-3512-90c1-467b05ccf2de&quot;},{&quot;id&quot;:&quot;9f12b0b8-01a5-3ef5-b64d-4b32f2b4306a&quot;,&quot;itemData&quot;:{&quot;type&quot;:&quot;report&quot;,&quot;id&quot;:&quot;9f12b0b8-01a5-3ef5-b64d-4b32f2b4306a&quot;,&quot;title&quot;:&quot;Nigeria Malaria Indicator Survey 2021 Final Report&quot;,&quot;author&quot;:[{&quot;family&quot;:&quot;National Malaria Elimination Programme National(NMEP) [Nigeria]&quot;,&quot;given&quot;:&quot;&quot;,&quot;parse-names&quot;:false,&quot;dropping-particle&quot;:&quot;&quot;,&quot;non-dropping-particle&quot;:&quot;&quot;},{&quot;family&quot;:&quot;National Population Commission (NPC) [Nigeria]&quot;,&quot;given&quot;:&quot;&quot;,&quot;parse-names&quot;:false,&quot;dropping-particle&quot;:&quot;&quot;,&quot;non-dropping-particle&quot;:&quot;&quot;},{&quot;family&quot;:&quot;IFC&quot;,&quot;given&quot;:&quot;&quot;,&quot;parse-names&quot;:false,&quot;dropping-particle&quot;:&quot;&quot;,&quot;non-dropping-particle&quot;:&quot;&quot;}],&quot;URL&quot;:&quot;https://www.dhsprogram.com/pubs/pdf/MIS41/MIS41.pdf&quot;,&quot;issued&quot;:{&quot;date-parts&quot;:[[2022]]},&quot;publisher-place&quot;:&quot;Abuja, Nigeria, and Rockville, Maryland, USA&quot;,&quot;abstract&quot;:&quot;Comprehensive survey results are published in the MIS Final Reports approximately 8-12 months after the completion of fieldwork. Standard reports are approximately 150 pages long and include, but are not limited to, data on ownership and use of mosquito nets, indoor residual spraying for mosquitoes, prompt and effective treatment and the use of diagnostics, intermittent preventive treatment (IPT) for malaria during pregnancy, and basic information on the background characteristics of respondents. MIS surveys can also include testing of anemia and parasitemia.&quot;,&quot;publisher&quot;:&quot;NMEP, NPC, and ICF&quot;,&quot;container-title-short&quot;:&quot;&quot;},&quot;isTemporary&quot;:false}]},{&quot;citationID&quot;:&quot;MENDELEY_CITATION_e35f6b30-59ef-4be5-a9f0-2de3ed3fcc96&quot;,&quot;properties&quot;:{&quot;noteIndex&quot;:0},&quot;isEdited&quot;:false,&quot;manualOverride&quot;:{&quot;citeprocText&quot;:&quot;[23,35–37]&quot;,&quot;isManuallyOverridden&quot;:false,&quot;manualOverrideText&quot;:&quot;&quot;},&quot;citationTag&quot;:&quot;MENDELEY_CITATION_v3_eyJjaXRhdGlvbklEIjoiTUVOREVMRVlfQ0lUQVRJT05fZTM1ZjZiMzAtNTllZi00YmU1LWE5ZjAtMmRlM2VkM2ZjYzk2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quot;,&quot;citationItems&quot;:[{&quot;id&quot;:&quot;4d89e73f-619d-5628-9bd8-9728d6a6f729&quot;,&quot;itemData&quot;:{&quot;author&quot;:[{&quot;dropping-particle&quot;:&quot;&quot;,&quot;family&quot;:&quot;National Population Commission (NPC) [Nigeria] and ICF&quot;,&quot;given&quot;:&quot;&quot;,&quot;non-dropping-particle&quot;:&quot;&quot;,&quot;parse-names&quot;:false,&quot;suffix&quot;:&quot;&quot;}],&quot;id&quot;:&quot;4d89e73f-619d-5628-9bd8-9728d6a6f729&quot;,&quot;issued&quot;:{&quot;date-parts&quot;:[[&quot;2019&quot;]]},&quot;publisher-place&quot;:&quot;Abuja, Nigeria, and Rockville, Maryland, USA&quot;,&quot;title&quot;:&quot;Nigeria Demographic and Health Survey 2018&quot;,&quot;type&quot;:&quot;report&quot;,&quot;container-title-short&quot;:&quot;&quot;},&quot;uris&quot;:[&quot;http://www.mendeley.com/documents/?uuid=02e7ed16-c984-4d54-8aa6-e8768ea73ca7&quot;],&quot;isTemporary&quot;:false,&quot;legacyDesktopId&quot;:&quot;02e7ed16-c984-4d54-8aa6-e8768ea73ca7&quot;},{&quot;id&quot;:&quot;4648235c-629c-5894-b166-4fbcfc9b2592&quot;,&quot;itemData&quot;:{&quot;author&quot;:[{&quot;dropping-particle&quot;:&quot;&quot;,&quot;family&quot;:&quot;National Population Commission (NPC)&quot;,&quot;given&quot;:&quot;&quot;,&quot;non-dropping-particle&quot;:&quot;&quot;,&quot;parse-names&quot;:false,&quot;suffix&quot;:&quot;&quot;},{&quot;dropping-particle&quot;:&quot;&quot;,&quot;family&quot;:&quot;National Malaria Control Programme (NMCP)&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4648235c-629c-5894-b166-4fbcfc9b2592&quot;,&quot;issued&quot;:{&quot;date-parts&quot;:[[&quot;2012&quot;]]},&quot;publisher-place&quot;:&quot;Abuja, Nigeria&quot;,&quot;title&quot;:&quot;Nigeria Malaria Indicator Survey 2010 &quot;,&quot;type&quot;:&quot;report&quot;,&quot;container-title-short&quot;:&quot;&quot;},&quot;uris&quot;:[&quot;http://www.mendeley.com/documents/?uuid=4f0842fd-6e43-3c1c-8859-163fa0e614f3&quot;],&quot;isTemporary&quot;:false,&quot;legacyDesktopId&quot;:&quot;4f0842fd-6e43-3c1c-8859-163fa0e614f3&quot;},{&quot;id&quot;:&quot;8d7d92cd-613e-5315-88d9-b77b0e301753&quot;,&quot;itemData&quot;:{&quot;author&quot;:[{&quot;dropping-particle&quot;:&quot;&quot;,&quot;family&quot;:&quot;National Malaria Elimination Programme (NMEP)&quot;,&quot;given&quot;:&quot;&quot;,&quot;non-dropping-particle&quot;:&quot;&quot;,&quot;parse-names&quot;:false,&quot;suffix&quot;:&quot;&quot;},{&quot;dropping-particle&quot;:&quot;&quot;,&quot;family&quot;:&quot;National Population Commission (NPopC)&quot;,&quot;given&quot;:&quot;&quot;,&quot;non-dropping-particle&quot;:&quot;&quot;,&quot;parse-names&quot;:false,&quot;suffix&quot;:&quot;&quot;},{&quot;dropping-particle&quot;:&quot;&quot;,&quot;family&quot;:&quot;National Bureau of Statistics (NBS)&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8d7d92cd-613e-5315-88d9-b77b0e301753&quot;,&quot;issued&quot;:{&quot;date-parts&quot;:[[&quot;2016&quot;]]},&quot;publisher-place&quot;:&quot;Abuja, Nigeria, and Rockville, Maryland, USA&quot;,&quot;title&quot;:&quot;Nigeria Malaria Indicator Survey 2015&quot;,&quot;type&quot;:&quot;report&quot;,&quot;container-title-short&quot;:&quot;&quot;},&quot;uris&quot;:[&quot;http://www.mendeley.com/documents/?uuid=0768d780-9694-3512-90c1-467b05ccf2de&quot;],&quot;isTemporary&quot;:false,&quot;legacyDesktopId&quot;:&quot;0768d780-9694-3512-90c1-467b05ccf2de&quot;},{&quot;id&quot;:&quot;9f12b0b8-01a5-3ef5-b64d-4b32f2b4306a&quot;,&quot;itemData&quot;:{&quot;type&quot;:&quot;report&quot;,&quot;id&quot;:&quot;9f12b0b8-01a5-3ef5-b64d-4b32f2b4306a&quot;,&quot;title&quot;:&quot;Nigeria Malaria Indicator Survey 2021 Final Report&quot;,&quot;author&quot;:[{&quot;family&quot;:&quot;National Malaria Elimination Programme National(NMEP) [Nigeria]&quot;,&quot;given&quot;:&quot;&quot;,&quot;parse-names&quot;:false,&quot;dropping-particle&quot;:&quot;&quot;,&quot;non-dropping-particle&quot;:&quot;&quot;},{&quot;family&quot;:&quot;National Population Commission (NPC) [Nigeria]&quot;,&quot;given&quot;:&quot;&quot;,&quot;parse-names&quot;:false,&quot;dropping-particle&quot;:&quot;&quot;,&quot;non-dropping-particle&quot;:&quot;&quot;},{&quot;family&quot;:&quot;IFC&quot;,&quot;given&quot;:&quot;&quot;,&quot;parse-names&quot;:false,&quot;dropping-particle&quot;:&quot;&quot;,&quot;non-dropping-particle&quot;:&quot;&quot;}],&quot;URL&quot;:&quot;https://www.dhsprogram.com/pubs/pdf/MIS41/MIS41.pdf&quot;,&quot;issued&quot;:{&quot;date-parts&quot;:[[2022]]},&quot;publisher-place&quot;:&quot;Abuja, Nigeria, and Rockville, Maryland, USA&quot;,&quot;abstract&quot;:&quot;Comprehensive survey results are published in the MIS Final Reports approximately 8-12 months after the completion of fieldwork. Standard reports are approximately 150 pages long and include, but are not limited to, data on ownership and use of mosquito nets, indoor residual spraying for mosquitoes, prompt and effective treatment and the use of diagnostics, intermittent preventive treatment (IPT) for malaria during pregnancy, and basic information on the background characteristics of respondents. MIS surveys can also include testing of anemia and parasitemia.&quot;,&quot;publisher&quot;:&quot;NMEP, NPC, and ICF&quot;,&quot;container-title-short&quot;:&quot;&quot;},&quot;isTemporary&quot;:false}]},{&quot;citationID&quot;:&quot;MENDELEY_CITATION_661995d2-4fc3-4c95-962a-c53c8e41dd38&quot;,&quot;properties&quot;:{&quot;noteIndex&quot;:0},&quot;isEdited&quot;:false,&quot;manualOverride&quot;:{&quot;citeprocText&quot;:&quot;[23,35–37]&quot;,&quot;isManuallyOverridden&quot;:false,&quot;manualOverrideText&quot;:&quot;&quot;},&quot;citationTag&quot;:&quot;MENDELEY_CITATION_v3_eyJjaXRhdGlvbklEIjoiTUVOREVMRVlfQ0lUQVRJT05fNjYxOTk1ZDItNGZjMy00Yzk1LTk2MmEtYzUzYzhlNDFkZDM4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quot;,&quot;citationItems&quot;:[{&quot;id&quot;:&quot;4d89e73f-619d-5628-9bd8-9728d6a6f729&quot;,&quot;itemData&quot;:{&quot;author&quot;:[{&quot;dropping-particle&quot;:&quot;&quot;,&quot;family&quot;:&quot;National Population Commission (NPC) [Nigeria] and ICF&quot;,&quot;given&quot;:&quot;&quot;,&quot;non-dropping-particle&quot;:&quot;&quot;,&quot;parse-names&quot;:false,&quot;suffix&quot;:&quot;&quot;}],&quot;id&quot;:&quot;4d89e73f-619d-5628-9bd8-9728d6a6f729&quot;,&quot;issued&quot;:{&quot;date-parts&quot;:[[&quot;2019&quot;]]},&quot;publisher-place&quot;:&quot;Abuja, Nigeria, and Rockville, Maryland, USA&quot;,&quot;title&quot;:&quot;Nigeria Demographic and Health Survey 2018&quot;,&quot;type&quot;:&quot;report&quot;,&quot;container-title-short&quot;:&quot;&quot;},&quot;uris&quot;:[&quot;http://www.mendeley.com/documents/?uuid=02e7ed16-c984-4d54-8aa6-e8768ea73ca7&quot;],&quot;isTemporary&quot;:false,&quot;legacyDesktopId&quot;:&quot;02e7ed16-c984-4d54-8aa6-e8768ea73ca7&quot;},{&quot;id&quot;:&quot;4648235c-629c-5894-b166-4fbcfc9b2592&quot;,&quot;itemData&quot;:{&quot;author&quot;:[{&quot;dropping-particle&quot;:&quot;&quot;,&quot;family&quot;:&quot;National Population Commission (NPC)&quot;,&quot;given&quot;:&quot;&quot;,&quot;non-dropping-particle&quot;:&quot;&quot;,&quot;parse-names&quot;:false,&quot;suffix&quot;:&quot;&quot;},{&quot;dropping-particle&quot;:&quot;&quot;,&quot;family&quot;:&quot;National Malaria Control Programme (NMCP)&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4648235c-629c-5894-b166-4fbcfc9b2592&quot;,&quot;issued&quot;:{&quot;date-parts&quot;:[[&quot;2012&quot;]]},&quot;publisher-place&quot;:&quot;Abuja, Nigeria&quot;,&quot;title&quot;:&quot;Nigeria Malaria Indicator Survey 2010 &quot;,&quot;type&quot;:&quot;report&quot;,&quot;container-title-short&quot;:&quot;&quot;},&quot;uris&quot;:[&quot;http://www.mendeley.com/documents/?uuid=4f0842fd-6e43-3c1c-8859-163fa0e614f3&quot;],&quot;isTemporary&quot;:false,&quot;legacyDesktopId&quot;:&quot;4f0842fd-6e43-3c1c-8859-163fa0e614f3&quot;},{&quot;id&quot;:&quot;8d7d92cd-613e-5315-88d9-b77b0e301753&quot;,&quot;itemData&quot;:{&quot;author&quot;:[{&quot;dropping-particle&quot;:&quot;&quot;,&quot;family&quot;:&quot;National Malaria Elimination Programme (NMEP)&quot;,&quot;given&quot;:&quot;&quot;,&quot;non-dropping-particle&quot;:&quot;&quot;,&quot;parse-names&quot;:false,&quot;suffix&quot;:&quot;&quot;},{&quot;dropping-particle&quot;:&quot;&quot;,&quot;family&quot;:&quot;National Population Commission (NPopC)&quot;,&quot;given&quot;:&quot;&quot;,&quot;non-dropping-particle&quot;:&quot;&quot;,&quot;parse-names&quot;:false,&quot;suffix&quot;:&quot;&quot;},{&quot;dropping-particle&quot;:&quot;&quot;,&quot;family&quot;:&quot;National Bureau of Statistics (NBS)&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8d7d92cd-613e-5315-88d9-b77b0e301753&quot;,&quot;issued&quot;:{&quot;date-parts&quot;:[[&quot;2016&quot;]]},&quot;publisher-place&quot;:&quot;Abuja, Nigeria, and Rockville, Maryland, USA&quot;,&quot;title&quot;:&quot;Nigeria Malaria Indicator Survey 2015&quot;,&quot;type&quot;:&quot;report&quot;,&quot;container-title-short&quot;:&quot;&quot;},&quot;uris&quot;:[&quot;http://www.mendeley.com/documents/?uuid=0768d780-9694-3512-90c1-467b05ccf2de&quot;],&quot;isTemporary&quot;:false,&quot;legacyDesktopId&quot;:&quot;0768d780-9694-3512-90c1-467b05ccf2de&quot;},{&quot;id&quot;:&quot;9f12b0b8-01a5-3ef5-b64d-4b32f2b4306a&quot;,&quot;itemData&quot;:{&quot;type&quot;:&quot;report&quot;,&quot;id&quot;:&quot;9f12b0b8-01a5-3ef5-b64d-4b32f2b4306a&quot;,&quot;title&quot;:&quot;Nigeria Malaria Indicator Survey 2021 Final Report&quot;,&quot;author&quot;:[{&quot;family&quot;:&quot;National Malaria Elimination Programme National(NMEP) [Nigeria]&quot;,&quot;given&quot;:&quot;&quot;,&quot;parse-names&quot;:false,&quot;dropping-particle&quot;:&quot;&quot;,&quot;non-dropping-particle&quot;:&quot;&quot;},{&quot;family&quot;:&quot;National Population Commission (NPC) [Nigeria]&quot;,&quot;given&quot;:&quot;&quot;,&quot;parse-names&quot;:false,&quot;dropping-particle&quot;:&quot;&quot;,&quot;non-dropping-particle&quot;:&quot;&quot;},{&quot;family&quot;:&quot;IFC&quot;,&quot;given&quot;:&quot;&quot;,&quot;parse-names&quot;:false,&quot;dropping-particle&quot;:&quot;&quot;,&quot;non-dropping-particle&quot;:&quot;&quot;}],&quot;URL&quot;:&quot;https://www.dhsprogram.com/pubs/pdf/MIS41/MIS41.pdf&quot;,&quot;issued&quot;:{&quot;date-parts&quot;:[[2022]]},&quot;publisher-place&quot;:&quot;Abuja, Nigeria, and Rockville, Maryland, USA&quot;,&quot;abstract&quot;:&quot;Comprehensive survey results are published in the MIS Final Reports approximately 8-12 months after the completion of fieldwork. Standard reports are approximately 150 pages long and include, but are not limited to, data on ownership and use of mosquito nets, indoor residual spraying for mosquitoes, prompt and effective treatment and the use of diagnostics, intermittent preventive treatment (IPT) for malaria during pregnancy, and basic information on the background characteristics of respondents. MIS surveys can also include testing of anemia and parasitemia.&quot;,&quot;publisher&quot;:&quot;NMEP, NPC, and ICF&quot;,&quot;container-title-short&quot;:&quot;&quot;},&quot;isTemporary&quot;:false}]},{&quot;citationID&quot;:&quot;MENDELEY_CITATION_308f7c3b-f137-4881-a4f1-3654ec04d6b8&quot;,&quot;properties&quot;:{&quot;noteIndex&quot;:0},&quot;isEdited&quot;:false,&quot;manualOverride&quot;:{&quot;citeprocText&quot;:&quot;[42]&quot;,&quot;isManuallyOverridden&quot;:false,&quot;manualOverrideText&quot;:&quot;&quot;},&quot;citationTag&quot;:&quot;MENDELEY_CITATION_v3_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&quot;,&quot;citationItems&quot;:[{&quot;id&quot;:&quot;edbbd4e7-4ec0-5f74-9b31-7696680c295a&quot;,&quot;itemData&quot;:{&quot;DOI&quot;:&quot;10.1038/s41591-020-1059-1&quot;,&quot;ISSN&quot;:&quot;1546-170X&quot;,&quot;PMID&quot;:&quot;32989313&quot;,&quot;abstract&quot;:&quot;Access to healthcare is a requirement for human well-being that is constrained, in part, by the allocation of healthcare resources relative to the geographically dispersed human population1–3. Quantifying access to care globally is challenging due to the absence of a comprehensive database of healthcare facilities. We harness major data collection efforts underway by OpenStreetMap, Google Maps and academic researchers to compile the most complete collection of facility locations to date. Leveraging the geographically variable strengths of our facility datasets, we use an established methodology4 to characterize travel time to healthcare facilities in unprecedented detail. We produce maps of travel time with and without access to motorized transport, thus characterizing travel time to healthcare for populations distributed across the wealth spectrum. We find that just 8.9% of the global population (646 million people) cannot reach healthcare within one hour if they have access to motorized transport, and that 43.3% (3.16 billion people) cannot reach a healthcare facility by foot within one hour. Our maps highlight an additional vulnerability faced by poorer individuals in remote areas and can help to estimate whether individuals will seek healthcare when it is needed, as well as providing an evidence base for efficiently distributing limited healthcare and transportation resources to underserved populations both now and in the future. A global analysis generating high-resolution maps of travel time shows that 91.1% of the world’s population can reach a hospital or clinic within an hour if they have access to motorized transportation, but only 56.7% can do so by walking, highlighting additional inequities for underserved populations accessing healthcare.&quot;,&quot;author&quot;:[{&quot;dropping-particle&quot;:&quot;&quot;,&quot;family&quot;:&quot;Weiss&quot;,&quot;given&quot;:&quot;D. J.&quot;,&quot;non-dropping-particle&quot;:&quot;&quot;,&quot;parse-names&quot;:false,&quot;suffix&quot;:&quot;&quot;},{&quot;dropping-particle&quot;:&quot;&quot;,&quot;family&quot;:&quot;Nelson&quot;,&quot;given&quot;:&quot;A.&quot;,&quot;non-dropping-particle&quot;:&quot;&quot;,&quot;parse-names&quot;:false,&quot;suffix&quot;:&quot;&quot;},{&quot;dropping-particle&quot;:&quot;&quot;,&quot;family&quot;:&quot;Vargas-Ruiz&quot;,&quot;given&quot;:&quot;C. A.&quot;,&quot;non-dropping-particle&quot;:&quot;&quot;,&quot;parse-names&quot;:false,&quot;suffix&quot;:&quot;&quot;},{&quot;dropping-particle&quot;:&quot;&quot;,&quot;family&quot;:&quot;Gligorić&quot;,&quot;given&quot;:&quot;K.&quot;,&quot;non-dropping-particle&quot;:&quot;&quot;,&quot;parse-names&quot;:false,&quot;suffix&quot;:&quot;&quot;},{&quot;dropping-particle&quot;:&quot;&quot;,&quot;family&quot;:&quot;Bavadekar&quot;,&quot;given&quot;:&quot;S.&quot;,&quot;non-dropping-particle&quot;:&quot;&quot;,&quot;parse-names&quot;:false,&quot;suffix&quot;:&quot;&quot;},{&quot;dropping-particle&quot;:&quot;&quot;,&quot;family&quot;:&quot;Gabrilovich&quot;,&quot;given&quot;:&quot;E.&quot;,&quot;non-dropping-particle&quot;:&quot;&quot;,&quot;parse-names&quot;:false,&quot;suffix&quot;:&quot;&quot;},{&quot;dropping-particle&quot;:&quot;&quot;,&quot;family&quot;:&quot;Bertozzi-Villa&quot;,&quot;given&quot;:&quot;A.&quot;,&quot;non-dropping-particle&quot;:&quot;&quot;,&quot;parse-names&quot;:false,&quot;suffix&quot;:&quot;&quot;},{&quot;dropping-particle&quot;:&quot;&quot;,&quot;family&quot;:&quot;Rozier&quot;,&quot;given&quot;:&quot;J.&quot;,&quot;non-dropping-particle&quot;:&quot;&quot;,&quot;parse-names&quot;:false,&quot;suffix&quot;:&quot;&quot;},{&quot;dropping-particle&quot;:&quot;&quot;,&quot;family&quot;:&quot;Gibson&quot;,&quot;given&quot;:&quot;H. S.&quot;,&quot;non-dropping-particle&quot;:&quot;&quot;,&quot;parse-names&quot;:false,&quot;suffix&quot;:&quot;&quot;},{&quot;dropping-particle&quot;:&quot;&quot;,&quot;family&quot;:&quot;Shekel&quot;,&quot;given&quot;:&quot;T.&quot;,&quot;non-dropping-particle&quot;:&quot;&quot;,&quot;parse-names&quot;:false,&quot;suffix&quot;:&quot;&quot;},{&quot;dropping-particle&quot;:&quot;&quot;,&quot;family&quot;:&quot;Kamath&quot;,&quot;given&quot;:&quot;C.&quot;,&quot;non-dropping-particle&quot;:&quot;&quot;,&quot;parse-names&quot;:false,&quot;suffix&quot;:&quot;&quot;},{&quot;dropping-particle&quot;:&quot;&quot;,&quot;family&quot;:&quot;Lieber&quot;,&quot;given&quot;:&quot;A.&quot;,&quot;non-dropping-particle&quot;:&quot;&quot;,&quot;parse-names&quot;:false,&quot;suffix&quot;:&quot;&quot;},{&quot;dropping-particle&quot;:&quot;&quot;,&quot;family&quot;:&quot;Schulman&quot;,&quot;given&quot;:&quot;K.&quot;,&quot;non-dropping-particle&quot;:&quot;&quot;,&quot;parse-names&quot;:false,&quot;suffix&quot;:&quot;&quot;},{&quot;dropping-particle&quot;:&quot;&quot;,&quot;family&quot;:&quot;Shao&quot;,&quot;given&quot;:&quot;Y.&quot;,&quot;non-dropping-particle&quot;:&quot;&quot;,&quot;parse-names&quot;:false,&quot;suffix&quot;:&quot;&quot;},{&quot;dropping-particle&quot;:&quot;&quot;,&quot;family&quot;:&quot;Qarkaxhija&quot;,&quot;given&quot;:&quot;V.&quot;,&quot;non-dropping-particle&quot;:&quot;&quot;,&quot;parse-names&quot;:false,&quot;suffix&quot;:&quot;&quot;},{&quot;dropping-particle&quot;:&quot;&quot;,&quot;family&quot;:&quot;Nandi&quot;,&quot;given&quot;:&quot;A. K.&quot;,&quot;non-dropping-particle&quot;:&quot;&quot;,&quot;parse-names&quot;:false,&quot;suffix&quot;:&quot;&quot;},{&quot;dropping-particle&quot;:&quot;&quot;,&quot;family&quot;:&quot;Keddie&quot;,&quot;given&quot;:&quot;S. H.&quot;,&quot;non-dropping-particle&quot;:&quot;&quot;,&quot;parse-names&quot;:false,&quot;suffix&quot;:&quot;&quot;},{&quot;dropping-particle&quot;:&quot;&quot;,&quot;family&quot;:&quot;Rumisha&quot;,&quot;given&quot;:&quot;S.&quot;,&quot;non-dropping-particle&quot;:&quot;&quot;,&quot;parse-names&quot;:false,&quot;suffix&quot;:&quot;&quot;},{&quot;dropping-particle&quot;:&quot;&quot;,&quot;family&quot;:&quot;Amratia&quot;,&quot;given&quot;:&quot;P.&quot;,&quot;non-dropping-particle&quot;:&quot;&quot;,&quot;parse-names&quot;:false,&quot;suffix&quot;:&quot;&quot;},{&quot;dropping-particle&quot;:&quot;&quot;,&quot;family&quot;:&quot;Arambepola&quot;,&quot;given&quot;:&quot;R.&quot;,&quot;non-dropping-particle&quot;:&quot;&quot;,&quot;parse-names&quot;:false,&quot;suffix&quot;:&quot;&quot;},{&quot;dropping-particle&quot;:&quot;&quot;,&quot;family&quot;:&quot;Chestnutt&quot;,&quot;given&quot;:&quot;E. G.&quot;,&quot;non-dropping-particle&quot;:&quot;&quot;,&quot;parse-names&quot;:false,&quot;suffix&quot;:&quot;&quot;},{&quot;dropping-particle&quot;:&quot;&quot;,&quot;family&quot;:&quot;Millar&quot;,&quot;given&quot;:&quot;J. J.&quot;,&quot;non-dropping-particle&quot;:&quot;&quot;,&quot;parse-names&quot;:false,&quot;suffix&quot;:&quot;&quot;},{&quot;dropping-particle&quot;:&quot;&quot;,&quot;family&quot;:&quot;Symons&quot;,&quot;given&quot;:&quot;T. L.&quot;,&quot;non-dropping-particle&quot;:&quot;&quot;,&quot;parse-names&quot;:false,&quot;suffix&quot;:&quot;&quot;},{&quot;dropping-particle&quot;:&quot;&quot;,&quot;family&quot;:&quot;Cameron&quot;,&quot;given&quot;:&quot;E.&quot;,&quot;non-dropping-particle&quot;:&quot;&quot;,&quot;parse-names&quot;:false,&quot;suffix&quot;:&quot;&quot;},{&quot;dropping-particle&quot;:&quot;&quot;,&quot;family&quot;:&quot;Battle&quot;,&quot;given&quot;:&quot;K. E.&quot;,&quot;non-dropping-particle&quot;:&quot;&quot;,&quot;parse-names&quot;:false,&quot;suffix&quot;:&quot;&quot;},{&quot;dropping-particle&quot;:&quot;&quot;,&quot;family&quot;:&quot;Bhatt&quot;,&quot;given&quot;:&quot;S.&quot;,&quot;non-dropping-particle&quot;:&quot;&quot;,&quot;parse-names&quot;:false,&quot;suffix&quot;:&quot;&quot;},{&quot;dropping-particle&quot;:&quot;&quot;,&quot;family&quot;:&quot;Gething&quot;,&quot;given&quot;:&quot;P. W.&quot;,&quot;non-dropping-particle&quot;:&quot;&quot;,&quot;parse-names&quot;:false,&quot;suffix&quot;:&quot;&quot;}],&quot;container-title&quot;:&quot;Nature Medicine 2020 26:12&quot;,&quot;id&quot;:&quot;edbbd4e7-4ec0-5f74-9b31-7696680c295a&quot;,&quot;issue&quot;:&quot;12&quot;,&quot;issued&quot;:{&quot;date-parts&quot;:[[&quot;2020&quot;,&quot;9&quot;,&quot;28&quot;]]},&quot;page&quot;:&quot;1835-1838&quot;,&quot;publisher&quot;:&quot;Nature Publishing Group&quot;,&quot;title&quot;:&quot;Global maps of travel time to healthcare facilities&quot;,&quot;type&quot;:&quot;article-journal&quot;,&quot;volume&quot;:&quot;26&quot;,&quot;container-title-short&quot;:&quot;&quot;},&quot;uris&quot;:[&quot;http://www.mendeley.com/documents/?uuid=0818b3d7-a5e0-3679-8918-91720aea3774&quot;],&quot;isTemporary&quot;:false,&quot;legacyDesktopId&quot;:&quot;0818b3d7-a5e0-3679-8918-91720aea3774&quot;}]},{&quot;citationID&quot;:&quot;MENDELEY_CITATION_25d7aed5-2894-41c8-a9fa-e92099ec0ae6&quot;,&quot;properties&quot;:{&quot;noteIndex&quot;:0},&quot;isEdited&quot;:false,&quot;manualOverride&quot;:{&quot;citeprocText&quot;:&quot;[43]&quot;,&quot;isManuallyOverridden&quot;:false,&quot;manualOverrideText&quot;:&quot;&quot;},&quot;citationTag&quot;:&quot;MENDELEY_CITATION_v3_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&quot;,&quot;citationItems&quot;:[{&quot;id&quot;:&quot;fcd30fa2-b5e0-5647-add7-9e71e254756d&quot;,&quot;itemData&quot;:{&quot;DOI&quot;:&quot;10.24381/cds.68d2bb30&quot;,&quot;URL&quot;:&quot;https://cds.climate.copernicus.eu/cdsapp#!/dataset/10.24381/cds.68d2bb30?tab=overview&quot;,&quot;accessed&quot;:{&quot;date-parts&quot;:[[&quot;2021&quot;,&quot;9&quot;,&quot;2&quot;]]},&quot;author&quot;:[{&quot;dropping-particle&quot;:&quot;&quot;,&quot;family&quot;:&quot;European Center for Medium Range Weather Forecasts (ECMWF) Climate Data Store&quot;,&quot;given&quot;:&quot;&quot;,&quot;non-dropping-particle&quot;:&quot;&quot;,&quot;parse-names&quot;:false,&quot;suffix&quot;:&quot;&quot;}],&quot;id&quot;:&quot;fcd30fa2-b5e0-5647-add7-9e71e254756d&quot;,&quot;issued&quot;:{&quot;date-parts&quot;:[[&quot;0&quot;]]},&quot;title&quot;:&quot;ERA5-Land monthly averaged data from 1981 to present&quot;,&quot;type&quot;:&quot;webpage&quot;,&quot;container-title-short&quot;:&quot;&quot;},&quot;uris&quot;:[&quot;http://www.mendeley.com/documents/?uuid=ea0c7dec-53af-3905-b931-4a019ed8ac06&quot;],&quot;isTemporary&quot;:false,&quot;legacyDesktopId&quot;:&quot;ea0c7dec-53af-3905-b931-4a019ed8ac06&quot;}]},{&quot;citationID&quot;:&quot;MENDELEY_CITATION_2e1aaa4e-0bb0-4a8c-9516-f9434c2ac8de&quot;,&quot;properties&quot;:{&quot;noteIndex&quot;:0},&quot;isEdited&quot;:false,&quot;manualOverride&quot;:{&quot;citeprocText&quot;:&quot;[43]&quot;,&quot;isManuallyOverridden&quot;:false,&quot;manualOverrideText&quot;:&quot;&quot;},&quot;citationTag&quot;:&quot;MENDELEY_CITATION_v3_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&quot;,&quot;citationItems&quot;:[{&quot;id&quot;:&quot;fcd30fa2-b5e0-5647-add7-9e71e254756d&quot;,&quot;itemData&quot;:{&quot;DOI&quot;:&quot;10.24381/cds.68d2bb30&quot;,&quot;URL&quot;:&quot;https://cds.climate.copernicus.eu/cdsapp#!/dataset/10.24381/cds.68d2bb30?tab=overview&quot;,&quot;accessed&quot;:{&quot;date-parts&quot;:[[&quot;2021&quot;,&quot;9&quot;,&quot;2&quot;]]},&quot;author&quot;:[{&quot;dropping-particle&quot;:&quot;&quot;,&quot;family&quot;:&quot;European Center for Medium Range Weather Forecasts (ECMWF) Climate Data Store&quot;,&quot;given&quot;:&quot;&quot;,&quot;non-dropping-particle&quot;:&quot;&quot;,&quot;parse-names&quot;:false,&quot;suffix&quot;:&quot;&quot;}],&quot;id&quot;:&quot;fcd30fa2-b5e0-5647-add7-9e71e254756d&quot;,&quot;issued&quot;:{&quot;date-parts&quot;:[[&quot;0&quot;]]},&quot;title&quot;:&quot;ERA5-Land monthly averaged data from 1981 to present&quot;,&quot;type&quot;:&quot;webpage&quot;,&quot;container-title-short&quot;:&quot;&quot;},&quot;uris&quot;:[&quot;http://www.mendeley.com/documents/?uuid=ea0c7dec-53af-3905-b931-4a019ed8ac06&quot;],&quot;isTemporary&quot;:false,&quot;legacyDesktopId&quot;:&quot;ea0c7dec-53af-3905-b931-4a019ed8ac06&quot;}]},{&quot;citationID&quot;:&quot;MENDELEY_CITATION_d82644b9-6cc7-478e-bba1-1a03f320d37f&quot;,&quot;properties&quot;:{&quot;noteIndex&quot;:0},&quot;isEdited&quot;:false,&quot;manualOverride&quot;:{&quot;citeprocText&quot;:&quot;[44]&quot;,&quot;isManuallyOverridden&quot;:false,&quot;manualOverrideText&quot;:&quot;&quot;},&quot;citationTag&quot;:&quot;MENDELEY_CITATION_v3_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&quot;,&quot;citationItems&quot;:[{&quot;id&quot;:&quot;d81e642e-890a-56bd-b494-63438d0eadb3&quot;,&quot;itemData&quot;:{&quot;author&quot;:[{&quot;dropping-particle&quot;:&quot;&quot;,&quot;family&quot;:&quot;Global Modeling and Assimilation Office&quot;,&quot;given&quot;:&quot;&quot;,&quot;non-dropping-particle&quot;:&quot;&quot;,&quot;parse-names&quot;:false,&quot;suffix&quot;:&quot;&quot;}],&quot;id&quot;:&quot;d81e642e-890a-56bd-b494-63438d0eadb3&quot;,&quot;issued&quot;:{&quot;date-parts&quot;:[[&quot;2015&quot;]]},&quot;publisher&quot;:&quot;Goddard Earth Sciences Data and Information Services Center (GES DISC)&quot;,&quot;publisher-place&quot;:&quot;Greenbelt, MD&quot;,&quot;title&quot;:&quot;MERRA-2 tavgM_2d_lnd_Nx: 2d Monthly mean Time-Averaged Single-Level Assimilation Land Surface Diagnostics V5.12.4&quot;,&quot;type&quot;:&quot;article&quot;,&quot;container-title-short&quot;:&quot;&quot;},&quot;uris&quot;:[&quot;http://www.mendeley.com/documents/?uuid=f9385a12-8369-4316-af39-b2c20794dbbd&quot;],&quot;isTemporary&quot;:false,&quot;legacyDesktopId&quot;:&quot;f9385a12-8369-4316-af39-b2c20794dbbd&quot;}]},{&quot;citationID&quot;:&quot;MENDELEY_CITATION_8a23dd6b-9975-45b4-9ef1-f04d7d18b6b8&quot;,&quot;properties&quot;:{&quot;noteIndex&quot;:0},&quot;isEdited&quot;:false,&quot;manualOverride&quot;:{&quot;citeprocText&quot;:&quot;[45]&quot;,&quot;isManuallyOverridden&quot;:false,&quot;manualOverrideText&quot;:&quot;&quot;},&quot;citationTag&quot;:&quot;MENDELEY_CITATION_v3_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&quot;,&quot;citationItems&quot;:[{&quot;id&quot;:&quot;9fa0bdb5-2575-5813-89de-29c2423fa43a&quot;,&quot;itemData&quot;:{&quot;DOI&quot;:&quot;10.1002/2017GL072874&quot;,&quot;abstract&quot;:&quot;Spaceborne digital elevation models (DEMs) are a fundamental input for many geoscience studies, but they still include nonnegligible height errors. Here we introduce a high-accuracy global DEM at 3″ resolution (~90 m at the equator) by eliminating major error components from existing DEMs. We separated absolute bias, stripe noise, speckle noise, and tree height bias using multiple satellite data sets and filtering techniques. After the error removal, land areas mapped with ±2 m or better vertical accuracy were increased from 39% to 58%. Significant improvements were found in flat regions where height errors larger than topography variability, and landscapes such as river networks and hill-valley structures, became clearly represented. We found the topography slope of previous DEMs was largely distorted in most of world major floodplains (e.g., Ganges, Nile, Niger, and Mekong) and swamp forests (e.g., Amazon, Congo, and Vasyugan). The newly developed DEM will enhance many geoscience applications which are terrain dependent. Plain Language Summary Terrain elevation maps are fundamental input data for many geoscience studies. While very precise Digital Elevation Models (DEMs) based on airborne measurements are available in developed regions of the world, most areas of the globe rely on spaceborne DEMs which still include non-negligible height errors for geoscience applications. Here we developed a new high accuracy map of global terrain elevations at 3\&quot; resolution (~90m at the equator) by eliminating multiple error components from existing spaceborne DEMs. The height errors included in the original DEMs were separated from actual topography signals and removed using a combination of multiple satellite datasets and filtering techniques. After error removal, global land areas mapped with ±2m or better accuracy increased from 39% to 58%. Significant improvements were found, especially in flat regions such as river floodplains. Here detected height errors were larger than actual topography variability, and following error removal landscapes features such as river networks and hill-valley structures at last became clearly represented. The developed high accuracy topography map will expand the possibility of geoscience applications that require high accuracy elevation data such as terrain landscape analysis, flood inundation modelling, soil erosion analysis, and wetland carbon cycle studies.&quot;,&quot;author&quot;:[{&quot;dropping-particle&quot;:&quot;&quot;,&quot;family&quot;:&quot;Yamazaki&quot;,&quot;given&quot;:&quot;D&quot;,&quot;non-dropping-particle&quot;:&quot;&quot;,&quot;parse-names&quot;:false,&quot;suffix&quot;:&quot;&quot;},{&quot;dropping-particle&quot;:&quot;&quot;,&quot;family&quot;:&quot;Ikeshima&quot;,&quot;given&quot;:&quot;D&quot;,&quot;non-dropping-particle&quot;:&quot;&quot;,&quot;parse-names&quot;:false,&quot;suffix&quot;:&quot;&quot;},{&quot;dropping-particle&quot;:&quot;&quot;,&quot;family&quot;:&quot;Tawatari&quot;,&quot;given&quot;:&quot;R&quot;,&quot;non-dropping-particle&quot;:&quot;&quot;,&quot;parse-names&quot;:false,&quot;suffix&quot;:&quot;&quot;},{&quot;dropping-particle&quot;:&quot;&quot;,&quot;family&quot;:&quot;Yamaguchi&quot;,&quot;given&quot;:&quot;T&quot;,&quot;non-dropping-particle&quot;:&quot;&quot;,&quot;parse-names&quot;:false,&quot;suffix&quot;:&quot;&quot;},{&quot;dropping-particle&quot;:&quot;&quot;,&quot;family&quot;:&quot;O'loughlin&quot;,&quot;given&quot;:&quot;F&quot;,&quot;non-dropping-particle&quot;:&quot;&quot;,&quot;parse-names&quot;:false,&quot;suffix&quot;:&quot;&quot;},{&quot;dropping-particle&quot;:&quot;&quot;,&quot;family&quot;:&quot;Neal&quot;,&quot;given&quot;:&quot;J C&quot;,&quot;non-dropping-particle&quot;:&quot;&quot;,&quot;parse-names&quot;:false,&quot;suffix&quot;:&quot;&quot;},{&quot;dropping-particle&quot;:&quot;&quot;,&quot;family&quot;:&quot;Sampson&quot;,&quot;given&quot;:&quot;C C&quot;,&quot;non-dropping-particle&quot;:&quot;&quot;,&quot;parse-names&quot;:false,&quot;suffix&quot;:&quot;&quot;},{&quot;dropping-particle&quot;:&quot;&quot;,&quot;family&quot;:&quot;Kanae&quot;,&quot;given&quot;:&quot;S&quot;,&quot;non-dropping-particle&quot;:&quot;&quot;,&quot;parse-names&quot;:false,&quot;suffix&quot;:&quot;&quot;},{&quot;dropping-particle&quot;:&quot;&quot;,&quot;family&quot;:&quot;Bates&quot;,&quot;given&quot;:&quot;P D&quot;,&quot;non-dropping-particle&quot;:&quot;&quot;,&quot;parse-names&quot;:false,&quot;suffix&quot;:&quot;&quot;}],&quot;container-title&quot;:&quot;Geophysical Research Letters&quot;,&quot;id&quot;:&quot;9fa0bdb5-2575-5813-89de-29c2423fa43a&quot;,&quot;issue&quot;:&quot;11&quot;,&quot;issued&quot;:{&quot;date-parts&quot;:[[&quot;2017&quot;]]},&quot;page&quot;:&quot;5844-5853&quot;,&quot;title&quot;:&quot;A high-accuracy map of global terrain elevations&quot;,&quot;type&quot;:&quot;article-journal&quot;,&quot;volume&quot;:&quot;44&quot;,&quot;container-title-short&quot;:&quot;Geophys Res Lett&quot;},&quot;uris&quot;:[&quot;http://www.mendeley.com/documents/?uuid=a175980c-eb95-3d3b-a8be-1de28d425672&quot;],&quot;isTemporary&quot;:false,&quot;legacyDesktopId&quot;:&quot;a175980c-eb95-3d3b-a8be-1de28d425672&quot;}]},{&quot;citationID&quot;:&quot;MENDELEY_CITATION_1922c13c-2a41-4f2c-b1cf-86b494c28278&quot;,&quot;properties&quot;:{&quot;noteIndex&quot;:0},&quot;isEdited&quot;:false,&quot;manualOverride&quot;:{&quot;citeprocText&quot;:&quot;[23,35–37]&quot;,&quot;isManuallyOverridden&quot;:false,&quot;manualOverrideText&quot;:&quot;&quot;},&quot;citationTag&quot;:&quot;MENDELEY_CITATION_v3_eyJjaXRhdGlvbklEIjoiTUVOREVMRVlfQ0lUQVRJT05fMTkyMmMxM2MtMmE0MS00ZjJjLWIxY2YtODZiNDk0YzI4Mjc4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quot;,&quot;citationItems&quot;:[{&quot;id&quot;:&quot;4d89e73f-619d-5628-9bd8-9728d6a6f729&quot;,&quot;itemData&quot;:{&quot;author&quot;:[{&quot;dropping-particle&quot;:&quot;&quot;,&quot;family&quot;:&quot;National Population Commission (NPC) [Nigeria] and ICF&quot;,&quot;given&quot;:&quot;&quot;,&quot;non-dropping-particle&quot;:&quot;&quot;,&quot;parse-names&quot;:false,&quot;suffix&quot;:&quot;&quot;}],&quot;id&quot;:&quot;4d89e73f-619d-5628-9bd8-9728d6a6f729&quot;,&quot;issued&quot;:{&quot;date-parts&quot;:[[&quot;2019&quot;]]},&quot;publisher-place&quot;:&quot;Abuja, Nigeria, and Rockville, Maryland, USA&quot;,&quot;title&quot;:&quot;Nigeria Demographic and Health Survey 2018&quot;,&quot;type&quot;:&quot;report&quot;,&quot;container-title-short&quot;:&quot;&quot;},&quot;uris&quot;:[&quot;http://www.mendeley.com/documents/?uuid=02e7ed16-c984-4d54-8aa6-e8768ea73ca7&quot;],&quot;isTemporary&quot;:false,&quot;legacyDesktopId&quot;:&quot;02e7ed16-c984-4d54-8aa6-e8768ea73ca7&quot;},{&quot;id&quot;:&quot;4648235c-629c-5894-b166-4fbcfc9b2592&quot;,&quot;itemData&quot;:{&quot;author&quot;:[{&quot;dropping-particle&quot;:&quot;&quot;,&quot;family&quot;:&quot;National Population Commission (NPC)&quot;,&quot;given&quot;:&quot;&quot;,&quot;non-dropping-particle&quot;:&quot;&quot;,&quot;parse-names&quot;:false,&quot;suffix&quot;:&quot;&quot;},{&quot;dropping-particle&quot;:&quot;&quot;,&quot;family&quot;:&quot;National Malaria Control Programme (NMCP)&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4648235c-629c-5894-b166-4fbcfc9b2592&quot;,&quot;issued&quot;:{&quot;date-parts&quot;:[[&quot;2012&quot;]]},&quot;publisher-place&quot;:&quot;Abuja, Nigeria&quot;,&quot;title&quot;:&quot;Nigeria Malaria Indicator Survey 2010 &quot;,&quot;type&quot;:&quot;report&quot;,&quot;container-title-short&quot;:&quot;&quot;},&quot;uris&quot;:[&quot;http://www.mendeley.com/documents/?uuid=4f0842fd-6e43-3c1c-8859-163fa0e614f3&quot;],&quot;isTemporary&quot;:false,&quot;legacyDesktopId&quot;:&quot;4f0842fd-6e43-3c1c-8859-163fa0e614f3&quot;},{&quot;id&quot;:&quot;8d7d92cd-613e-5315-88d9-b77b0e301753&quot;,&quot;itemData&quot;:{&quot;author&quot;:[{&quot;dropping-particle&quot;:&quot;&quot;,&quot;family&quot;:&quot;National Malaria Elimination Programme (NMEP)&quot;,&quot;given&quot;:&quot;&quot;,&quot;non-dropping-particle&quot;:&quot;&quot;,&quot;parse-names&quot;:false,&quot;suffix&quot;:&quot;&quot;},{&quot;dropping-particle&quot;:&quot;&quot;,&quot;family&quot;:&quot;National Population Commission (NPopC)&quot;,&quot;given&quot;:&quot;&quot;,&quot;non-dropping-particle&quot;:&quot;&quot;,&quot;parse-names&quot;:false,&quot;suffix&quot;:&quot;&quot;},{&quot;dropping-particle&quot;:&quot;&quot;,&quot;family&quot;:&quot;National Bureau of Statistics (NBS)&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8d7d92cd-613e-5315-88d9-b77b0e301753&quot;,&quot;issued&quot;:{&quot;date-parts&quot;:[[&quot;2016&quot;]]},&quot;publisher-place&quot;:&quot;Abuja, Nigeria, and Rockville, Maryland, USA&quot;,&quot;title&quot;:&quot;Nigeria Malaria Indicator Survey 2015&quot;,&quot;type&quot;:&quot;report&quot;,&quot;container-title-short&quot;:&quot;&quot;},&quot;uris&quot;:[&quot;http://www.mendeley.com/documents/?uuid=0768d780-9694-3512-90c1-467b05ccf2de&quot;],&quot;isTemporary&quot;:false,&quot;legacyDesktopId&quot;:&quot;0768d780-9694-3512-90c1-467b05ccf2de&quot;},{&quot;id&quot;:&quot;9f12b0b8-01a5-3ef5-b64d-4b32f2b4306a&quot;,&quot;itemData&quot;:{&quot;type&quot;:&quot;report&quot;,&quot;id&quot;:&quot;9f12b0b8-01a5-3ef5-b64d-4b32f2b4306a&quot;,&quot;title&quot;:&quot;Nigeria Malaria Indicator Survey 2021 Final Report&quot;,&quot;author&quot;:[{&quot;family&quot;:&quot;National Malaria Elimination Programme National(NMEP) [Nigeria]&quot;,&quot;given&quot;:&quot;&quot;,&quot;parse-names&quot;:false,&quot;dropping-particle&quot;:&quot;&quot;,&quot;non-dropping-particle&quot;:&quot;&quot;},{&quot;family&quot;:&quot;National Population Commission (NPC) [Nigeria]&quot;,&quot;given&quot;:&quot;&quot;,&quot;parse-names&quot;:false,&quot;dropping-particle&quot;:&quot;&quot;,&quot;non-dropping-particle&quot;:&quot;&quot;},{&quot;family&quot;:&quot;IFC&quot;,&quot;given&quot;:&quot;&quot;,&quot;parse-names&quot;:false,&quot;dropping-particle&quot;:&quot;&quot;,&quot;non-dropping-particle&quot;:&quot;&quot;}],&quot;URL&quot;:&quot;https://www.dhsprogram.com/pubs/pdf/MIS41/MIS41.pdf&quot;,&quot;issued&quot;:{&quot;date-parts&quot;:[[2022]]},&quot;publisher-place&quot;:&quot;Abuja, Nigeria, and Rockville, Maryland, USA&quot;,&quot;abstract&quot;:&quot;Comprehensive survey results are published in the MIS Final Reports approximately 8-12 months after the completion of fieldwork. Standard reports are approximately 150 pages long and include, but are not limited to, data on ownership and use of mosquito nets, indoor residual spraying for mosquitoes, prompt and effective treatment and the use of diagnostics, intermittent preventive treatment (IPT) for malaria during pregnancy, and basic information on the background characteristics of respondents. MIS surveys can also include testing of anemia and parasitemia.&quot;,&quot;publisher&quot;:&quot;NMEP, NPC, and ICF&quot;,&quot;container-title-short&quot;:&quot;&quot;},&quot;isTemporary&quot;:false}]},{&quot;citationID&quot;:&quot;MENDELEY_CITATION_e3580fd6-a38e-4c98-97b1-fb32fab70f10&quot;,&quot;properties&quot;:{&quot;noteIndex&quot;:0},&quot;isEdited&quot;:false,&quot;manualOverride&quot;:{&quot;citeprocText&quot;:&quot;[23,35–37]&quot;,&quot;isManuallyOverridden&quot;:false,&quot;manualOverrideText&quot;:&quot;&quot;},&quot;citationTag&quot;:&quot;MENDELEY_CITATION_v3_eyJjaXRhdGlvbklEIjoiTUVOREVMRVlfQ0lUQVRJT05fZTM1ODBmZDYtYTM4ZS00Yzk4LTk3YjEtZmIzMmZhYjcwZjEw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quot;,&quot;citationItems&quot;:[{&quot;id&quot;:&quot;4d89e73f-619d-5628-9bd8-9728d6a6f729&quot;,&quot;itemData&quot;:{&quot;author&quot;:[{&quot;dropping-particle&quot;:&quot;&quot;,&quot;family&quot;:&quot;National Population Commission (NPC) [Nigeria] and ICF&quot;,&quot;given&quot;:&quot;&quot;,&quot;non-dropping-particle&quot;:&quot;&quot;,&quot;parse-names&quot;:false,&quot;suffix&quot;:&quot;&quot;}],&quot;id&quot;:&quot;4d89e73f-619d-5628-9bd8-9728d6a6f729&quot;,&quot;issued&quot;:{&quot;date-parts&quot;:[[&quot;2019&quot;]]},&quot;publisher-place&quot;:&quot;Abuja, Nigeria, and Rockville, Maryland, USA&quot;,&quot;title&quot;:&quot;Nigeria Demographic and Health Survey 2018&quot;,&quot;type&quot;:&quot;report&quot;,&quot;container-title-short&quot;:&quot;&quot;},&quot;uris&quot;:[&quot;http://www.mendeley.com/documents/?uuid=02e7ed16-c984-4d54-8aa6-e8768ea73ca7&quot;],&quot;isTemporary&quot;:false,&quot;legacyDesktopId&quot;:&quot;02e7ed16-c984-4d54-8aa6-e8768ea73ca7&quot;},{&quot;id&quot;:&quot;4648235c-629c-5894-b166-4fbcfc9b2592&quot;,&quot;itemData&quot;:{&quot;author&quot;:[{&quot;dropping-particle&quot;:&quot;&quot;,&quot;family&quot;:&quot;National Population Commission (NPC)&quot;,&quot;given&quot;:&quot;&quot;,&quot;non-dropping-particle&quot;:&quot;&quot;,&quot;parse-names&quot;:false,&quot;suffix&quot;:&quot;&quot;},{&quot;dropping-particle&quot;:&quot;&quot;,&quot;family&quot;:&quot;National Malaria Control Programme (NMCP)&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4648235c-629c-5894-b166-4fbcfc9b2592&quot;,&quot;issued&quot;:{&quot;date-parts&quot;:[[&quot;2012&quot;]]},&quot;publisher-place&quot;:&quot;Abuja, Nigeria&quot;,&quot;title&quot;:&quot;Nigeria Malaria Indicator Survey 2010 &quot;,&quot;type&quot;:&quot;report&quot;,&quot;container-title-short&quot;:&quot;&quot;},&quot;uris&quot;:[&quot;http://www.mendeley.com/documents/?uuid=4f0842fd-6e43-3c1c-8859-163fa0e614f3&quot;],&quot;isTemporary&quot;:false,&quot;legacyDesktopId&quot;:&quot;4f0842fd-6e43-3c1c-8859-163fa0e614f3&quot;},{&quot;id&quot;:&quot;8d7d92cd-613e-5315-88d9-b77b0e301753&quot;,&quot;itemData&quot;:{&quot;author&quot;:[{&quot;dropping-particle&quot;:&quot;&quot;,&quot;family&quot;:&quot;National Malaria Elimination Programme (NMEP)&quot;,&quot;given&quot;:&quot;&quot;,&quot;non-dropping-particle&quot;:&quot;&quot;,&quot;parse-names&quot;:false,&quot;suffix&quot;:&quot;&quot;},{&quot;dropping-particle&quot;:&quot;&quot;,&quot;family&quot;:&quot;National Population Commission (NPopC)&quot;,&quot;given&quot;:&quot;&quot;,&quot;non-dropping-particle&quot;:&quot;&quot;,&quot;parse-names&quot;:false,&quot;suffix&quot;:&quot;&quot;},{&quot;dropping-particle&quot;:&quot;&quot;,&quot;family&quot;:&quot;National Bureau of Statistics (NBS)&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8d7d92cd-613e-5315-88d9-b77b0e301753&quot;,&quot;issued&quot;:{&quot;date-parts&quot;:[[&quot;2016&quot;]]},&quot;publisher-place&quot;:&quot;Abuja, Nigeria, and Rockville, Maryland, USA&quot;,&quot;title&quot;:&quot;Nigeria Malaria Indicator Survey 2015&quot;,&quot;type&quot;:&quot;report&quot;,&quot;container-title-short&quot;:&quot;&quot;},&quot;uris&quot;:[&quot;http://www.mendeley.com/documents/?uuid=0768d780-9694-3512-90c1-467b05ccf2de&quot;],&quot;isTemporary&quot;:false,&quot;legacyDesktopId&quot;:&quot;0768d780-9694-3512-90c1-467b05ccf2de&quot;},{&quot;id&quot;:&quot;9f12b0b8-01a5-3ef5-b64d-4b32f2b4306a&quot;,&quot;itemData&quot;:{&quot;type&quot;:&quot;report&quot;,&quot;id&quot;:&quot;9f12b0b8-01a5-3ef5-b64d-4b32f2b4306a&quot;,&quot;title&quot;:&quot;Nigeria Malaria Indicator Survey 2021 Final Report&quot;,&quot;author&quot;:[{&quot;family&quot;:&quot;National Malaria Elimination Programme National(NMEP) [Nigeria]&quot;,&quot;given&quot;:&quot;&quot;,&quot;parse-names&quot;:false,&quot;dropping-particle&quot;:&quot;&quot;,&quot;non-dropping-particle&quot;:&quot;&quot;},{&quot;family&quot;:&quot;National Population Commission (NPC) [Nigeria]&quot;,&quot;given&quot;:&quot;&quot;,&quot;parse-names&quot;:false,&quot;dropping-particle&quot;:&quot;&quot;,&quot;non-dropping-particle&quot;:&quot;&quot;},{&quot;family&quot;:&quot;IFC&quot;,&quot;given&quot;:&quot;&quot;,&quot;parse-names&quot;:false,&quot;dropping-particle&quot;:&quot;&quot;,&quot;non-dropping-particle&quot;:&quot;&quot;}],&quot;URL&quot;:&quot;https://www.dhsprogram.com/pubs/pdf/MIS41/MIS41.pdf&quot;,&quot;issued&quot;:{&quot;date-parts&quot;:[[2022]]},&quot;publisher-place&quot;:&quot;Abuja, Nigeria, and Rockville, Maryland, USA&quot;,&quot;abstract&quot;:&quot;Comprehensive survey results are published in the MIS Final Reports approximately 8-12 months after the completion of fieldwork. Standard reports are approximately 150 pages long and include, but are not limited to, data on ownership and use of mosquito nets, indoor residual spraying for mosquitoes, prompt and effective treatment and the use of diagnostics, intermittent preventive treatment (IPT) for malaria during pregnancy, and basic information on the background characteristics of respondents. MIS surveys can also include testing of anemia and parasitemia.&quot;,&quot;publisher&quot;:&quot;NMEP, NPC, and ICF&quot;,&quot;container-title-short&quot;:&quot;&quot;},&quot;isTemporary&quot;:false}]},{&quot;citationID&quot;:&quot;MENDELEY_CITATION_d63baeec-5060-42e4-8ca2-8e3f473893ae&quot;,&quot;properties&quot;:{&quot;noteIndex&quot;:0},&quot;isEdited&quot;:false,&quot;manualOverride&quot;:{&quot;citeprocText&quot;:&quot;[23,35–37]&quot;,&quot;isManuallyOverridden&quot;:false,&quot;manualOverrideText&quot;:&quot;&quot;},&quot;citationTag&quot;:&quot;MENDELEY_CITATION_v3_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&quot;,&quot;citationItems&quot;:[{&quot;id&quot;:&quot;4d89e73f-619d-5628-9bd8-9728d6a6f729&quot;,&quot;itemData&quot;:{&quot;author&quot;:[{&quot;dropping-particle&quot;:&quot;&quot;,&quot;family&quot;:&quot;National Population Commission (NPC) [Nigeria] and ICF&quot;,&quot;given&quot;:&quot;&quot;,&quot;non-dropping-particle&quot;:&quot;&quot;,&quot;parse-names&quot;:false,&quot;suffix&quot;:&quot;&quot;}],&quot;id&quot;:&quot;4d89e73f-619d-5628-9bd8-9728d6a6f729&quot;,&quot;issued&quot;:{&quot;date-parts&quot;:[[&quot;2019&quot;]]},&quot;publisher-place&quot;:&quot;Abuja, Nigeria, and Rockville, Maryland, USA&quot;,&quot;title&quot;:&quot;Nigeria Demographic and Health Survey 2018&quot;,&quot;type&quot;:&quot;report&quot;,&quot;container-title-short&quot;:&quot;&quot;},&quot;uris&quot;:[&quot;http://www.mendeley.com/documents/?uuid=02e7ed16-c984-4d54-8aa6-e8768ea73ca7&quot;],&quot;isTemporary&quot;:false,&quot;legacyDesktopId&quot;:&quot;02e7ed16-c984-4d54-8aa6-e8768ea73ca7&quot;},{&quot;id&quot;:&quot;4648235c-629c-5894-b166-4fbcfc9b2592&quot;,&quot;itemData&quot;:{&quot;author&quot;:[{&quot;dropping-particle&quot;:&quot;&quot;,&quot;family&quot;:&quot;National Population Commission (NPC)&quot;,&quot;given&quot;:&quot;&quot;,&quot;non-dropping-particle&quot;:&quot;&quot;,&quot;parse-names&quot;:false,&quot;suffix&quot;:&quot;&quot;},{&quot;dropping-particle&quot;:&quot;&quot;,&quot;family&quot;:&quot;National Malaria Control Programme (NMCP)&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4648235c-629c-5894-b166-4fbcfc9b2592&quot;,&quot;issued&quot;:{&quot;date-parts&quot;:[[&quot;2012&quot;]]},&quot;publisher-place&quot;:&quot;Abuja, Nigeria&quot;,&quot;title&quot;:&quot;Nigeria Malaria Indicator Survey 2010 &quot;,&quot;type&quot;:&quot;report&quot;,&quot;container-title-short&quot;:&quot;&quot;},&quot;uris&quot;:[&quot;http://www.mendeley.com/documents/?uuid=4f0842fd-6e43-3c1c-8859-163fa0e614f3&quot;],&quot;isTemporary&quot;:false,&quot;legacyDesktopId&quot;:&quot;4f0842fd-6e43-3c1c-8859-163fa0e614f3&quot;},{&quot;id&quot;:&quot;8d7d92cd-613e-5315-88d9-b77b0e301753&quot;,&quot;itemData&quot;:{&quot;author&quot;:[{&quot;dropping-particle&quot;:&quot;&quot;,&quot;family&quot;:&quot;National Malaria Elimination Programme (NMEP)&quot;,&quot;given&quot;:&quot;&quot;,&quot;non-dropping-particle&quot;:&quot;&quot;,&quot;parse-names&quot;:false,&quot;suffix&quot;:&quot;&quot;},{&quot;dropping-particle&quot;:&quot;&quot;,&quot;family&quot;:&quot;National Population Commission (NPopC)&quot;,&quot;given&quot;:&quot;&quot;,&quot;non-dropping-particle&quot;:&quot;&quot;,&quot;parse-names&quot;:false,&quot;suffix&quot;:&quot;&quot;},{&quot;dropping-particle&quot;:&quot;&quot;,&quot;family&quot;:&quot;National Bureau of Statistics (NBS)&quot;,&quot;given&quot;:&quot;&quot;,&quot;non-dropping-particle&quot;:&quot;&quot;,&quot;parse-names&quot;:false,&quot;suffix&quot;:&quot;&quot;},{&quot;dropping-particle&quot;:&quot;&quot;,&quot;family&quot;:&quot;ICF International&quot;,&quot;given&quot;:&quot;&quot;,&quot;non-dropping-particle&quot;:&quot;&quot;,&quot;parse-names&quot;:false,&quot;suffix&quot;:&quot;&quot;}],&quot;id&quot;:&quot;8d7d92cd-613e-5315-88d9-b77b0e301753&quot;,&quot;issued&quot;:{&quot;date-parts&quot;:[[&quot;2016&quot;]]},&quot;publisher-place&quot;:&quot;Abuja, Nigeria, and Rockville, Maryland, USA&quot;,&quot;title&quot;:&quot;Nigeria Malaria Indicator Survey 2015&quot;,&quot;type&quot;:&quot;report&quot;,&quot;container-title-short&quot;:&quot;&quot;},&quot;uris&quot;:[&quot;http://www.mendeley.com/documents/?uuid=0768d780-9694-3512-90c1-467b05ccf2de&quot;],&quot;isTemporary&quot;:false,&quot;legacyDesktopId&quot;:&quot;0768d780-9694-3512-90c1-467b05ccf2de&quot;},{&quot;id&quot;:&quot;9f12b0b8-01a5-3ef5-b64d-4b32f2b4306a&quot;,&quot;itemData&quot;:{&quot;type&quot;:&quot;report&quot;,&quot;id&quot;:&quot;9f12b0b8-01a5-3ef5-b64d-4b32f2b4306a&quot;,&quot;title&quot;:&quot;Nigeria Malaria Indicator Survey 2021 Final Report&quot;,&quot;author&quot;:[{&quot;family&quot;:&quot;National Malaria Elimination Programme National(NMEP) [Nigeria]&quot;,&quot;given&quot;:&quot;&quot;,&quot;parse-names&quot;:false,&quot;dropping-particle&quot;:&quot;&quot;,&quot;non-dropping-particle&quot;:&quot;&quot;},{&quot;family&quot;:&quot;National Population Commission (NPC) [Nigeria]&quot;,&quot;given&quot;:&quot;&quot;,&quot;parse-names&quot;:false,&quot;dropping-particle&quot;:&quot;&quot;,&quot;non-dropping-particle&quot;:&quot;&quot;},{&quot;family&quot;:&quot;IFC&quot;,&quot;given&quot;:&quot;&quot;,&quot;parse-names&quot;:false,&quot;dropping-particle&quot;:&quot;&quot;,&quot;non-dropping-particle&quot;:&quot;&quot;}],&quot;URL&quot;:&quot;https://www.dhsprogram.com/pubs/pdf/MIS41/MIS41.pdf&quot;,&quot;issued&quot;:{&quot;date-parts&quot;:[[2022]]},&quot;publisher-place&quot;:&quot;Abuja, Nigeria, and Rockville, Maryland, USA&quot;,&quot;abstract&quot;:&quot;Comprehensive survey results are published in the MIS Final Reports approximately 8-12 months after the completion of fieldwork. Standard reports are approximately 150 pages long and include, but are not limited to, data on ownership and use of mosquito nets, indoor residual spraying for mosquitoes, prompt and effective treatment and the use of diagnostics, intermittent preventive treatment (IPT) for malaria during pregnancy, and basic information on the background characteristics of respondents. MIS surveys can also include testing of anemia and parasitemia.&quot;,&quot;publisher&quot;:&quot;NMEP, NPC, and ICF&quot;,&quot;container-title-short&quot;:&quot;&quot;},&quot;isTemporary&quot;:false}]},{&quot;citationID&quot;:&quot;MENDELEY_CITATION_4be390ff-dd28-4c28-8f5d-c8691d78b210&quot;,&quot;properties&quot;:{&quot;noteIndex&quot;:0},&quot;isEdited&quot;:false,&quot;manualOverride&quot;:{&quot;isManuallyOverridden&quot;:false,&quot;citeprocText&quot;:&quot;[46,47]&quot;,&quot;manualOverrideText&quot;:&quot;&quot;},&quot;citationTag&quot;:&quot;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&quot;,&quot;citationItems&quot;:[{&quot;id&quot;:&quot;de069577-2344-3893-96ed-eccafb7705af&quot;,&quot;itemData&quot;:{&quot;type&quot;:&quot;article-journal&quot;,&quot;id&quot;:&quot;de069577-2344-3893-96ed-eccafb7705af&quot;,&quot;title&quot;:&quot;Factors associated with risk of malaria infection among pregnant women in lagos, nigeria&quot;,&quot;author&quot;:[{&quot;family&quot;:&quot;Agomo&quot;,&quot;given&quot;:&quot;Chimere O.&quot;,&quot;parse-names&quot;:false,&quot;dropping-particle&quot;:&quot;&quot;,&quot;non-dropping-particle&quot;:&quot;&quot;},{&quot;family&quot;:&quot;Oyibo&quot;,&quot;given&quot;:&quot;Wellington A.&quot;,&quot;parse-names&quot;:false,&quot;dropping-particle&quot;:&quot;&quot;,&quot;non-dropping-particle&quot;:&quot;&quot;}],&quot;container-title&quot;:&quot;Infectious Diseases of Poverty&quot;,&quot;accessed&quot;:{&quot;date-parts&quot;:[[2023,9,29]]},&quot;DOI&quot;:&quot;10.1186/2049-9957-2-19/COMMENTS&quot;,&quot;ISSN&quot;:&quot;20499957&quot;,&quot;URL&quot;:&quot;https://idpjournal.biomedcentral.com/articles/10.1186/2049-9957-2-19&quot;,&quot;issued&quot;:{&quot;date-parts&quot;:[[2013,8,30]]},&quot;page&quot;:&quot;1-8&quot;,&quot;abstract&quot;:&quot;Background: Pregnant women living in an area of stable malaria transmission such as Lagos, Nigeria, have been identified as being at an increased risk of the effects of malaria infection. In this area, most of the infections are asymptomatic which means they are overlooked and untreated much to the detriment of the mother and her foetus. The reality of scaled-up malaria interventions with long-lasting insecticide treated nets, vector control, artemisinin combination therapy (ACT) and intermittent preventive treatment of malaria pregnancy (IPTp) using sulphadoxine pyrimethamine (SP) is that it is also essential to determine the risk factors at play in these kinds of circumstances. This study was aimed at identifying the factors associated with risk of malaria infection in pregnant women in Lagos, Southwest Nigeria. Methods: Demographic information and malaria prevention practices of the pregnant women studied were captured using structured questionnaire. Microscopy was used to establish malaria infection, species identification and parasite density. Relative risk and multivariate logistic regression analysis were used to compare factors associated with malaria in pregnant women. Results: Malaria microscopy details, demographic information and malaria prevention practices of the pregnant women were obtained using a structured questionnaire. The prevalence of malaria using peripheral blood from 1,084 pregnant women that participated in the study was 7.7%. Plasmodium falciparum (P. falciparum) was seen in 95.2% of the cases as either mixed infection with P. malariae (3.6%) or as a mono infection (91.6%). Malaria preventive practices associated with a significant reduction (P&lt;0.05) in the malaria infection was the use of insecticide sprays (RR = 0.36, 95 C.I. 0.24-0.54), and the combined use of insecticide spray and insecticide-treated nets (ITN) (RR= 6.53, 95% C.I. 0.92-46.33). Sleeping under ITN alone (RR = 1.07, 95% C.I. 0.55-2.09) was not associated with significant reduction in malaria infection among the study participants with malaria parasitaemia. Young maternal age (&lt;20years) (RR = 2.86, 95% C.I. 1.48 - 5.50), but not primigravidity (RR = 1.36, 95% C.I. 0.90-2.05), was associated with an increased risk of malaria infection during pregnancy. After a multivariate logistic regression, young maternal age (OR = 2.61, 95% C.I. 1.13 - 6.03) and the use of insecticide spray (OR = 0.38, 95% C.I. 0.24-0.63) were associated with an increase and a reduction in malaria infection, respectively. Conclusion: Malaria prevalence was low among the pregnant women studied. Young maternal age and non-usage of insecticidal spray were the main factors associated with an increased risk of malaria infection among pregnant women in Lagos, Nigeria. © 2013 Agomo and Oyibo; licensee BioMed Central Ltd.&quot;,&quot;publisher&quot;:&quot;BioMed Central Ltd.&quot;,&quot;issue&quot;:&quot;1&quot;,&quot;volume&quot;:&quot;2&quot;,&quot;container-title-short&quot;:&quot;Infect Dis Poverty&quot;},&quot;isTemporary&quot;:false},{&quot;id&quot;:&quot;c000be6c-b798-334b-a1e4-a515458aa5a1&quot;,&quot;itemData&quot;:{&quot;type&quot;:&quot;article-journal&quot;,&quot;id&quot;:&quot;c000be6c-b798-334b-a1e4-a515458aa5a1&quot;,&quot;title&quot;:&quot;Urban malaria treatment behaviour in the context of low levels of malaria transmission in Lagos, Nigeria&quot;,&quot;author&quot;:[{&quot;family&quot;:&quot;Brieger&quot;,&quot;given&quot;:&quot;W. R.&quot;,&quot;parse-names&quot;:false,&quot;dropping-particle&quot;:&quot;&quot;,&quot;non-dropping-particle&quot;:&quot;&quot;},{&quot;family&quot;:&quot;Sesay&quot;,&quot;given&quot;:&quot;H. R.&quot;,&quot;parse-names&quot;:false,&quot;dropping-particle&quot;:&quot;&quot;,&quot;non-dropping-particle&quot;:&quot;&quot;},{&quot;family&quot;:&quot;Adesina&quot;,&quot;given&quot;:&quot;H.&quot;,&quot;parse-names&quot;:false,&quot;dropping-particle&quot;:&quot;&quot;,&quot;non-dropping-particle&quot;:&quot;&quot;},{&quot;family&quot;:&quot;Mosanya&quot;,&quot;given&quot;:&quot;M. E.&quot;,&quot;parse-names&quot;:false,&quot;dropping-particle&quot;:&quot;&quot;,&quot;non-dropping-particle&quot;:&quot;&quot;},{&quot;family&quot;:&quot;Ogunlade&quot;,&quot;given&quot;:&quot;P. B.&quot;,&quot;parse-names&quot;:false,&quot;dropping-particle&quot;:&quot;&quot;,&quot;non-dropping-particle&quot;:&quot;&quot;},{&quot;family&quot;:&quot;Ayodele&quot;,&quot;given&quot;:&quot;J. O.&quot;,&quot;parse-names&quot;:false,&quot;dropping-particle&quot;:&quot;&quot;,&quot;non-dropping-particle&quot;:&quot;&quot;},{&quot;family&quot;:&quot;Orisasona&quot;,&quot;given&quot;:&quot;S. A.&quot;,&quot;parse-names&quot;:false,&quot;dropping-particle&quot;:&quot;&quot;,&quot;non-dropping-particle&quot;:&quot;&quot;}],&quot;container-title&quot;:&quot;African journal of medicine and medical sciences&quot;,&quot;accessed&quot;:{&quot;date-parts&quot;:[[2023,9,29]]},&quot;ISSN&quot;:&quot;0309-3913&quot;,&quot;PMID&quot;:&quot;14513932&quot;,&quot;URL&quot;:&quot;https://pubmed.ncbi.nlm.nih.gov/14513932/&quot;,&quot;issued&quot;:{&quot;date-parts&quot;:[[2001]]},&quot;page&quot;:&quot;7-15&quot;,&quot;abstract&quot;:&quot;Urban malaria in West Africa is not well documented. While rapid urbanisation may create environmental conditions that favour mosquito breeding, urban pollution may inhibit the growth of Anopheles species. In 1996, the Basic Support for Institutionalizing Child Survival (BASICS) Project of the U.S. Agency for International Development (USAID) started building urban community health coalitions in Lagos, Nigeria, to empower communities to provide prompt treatment and appropriate prevention for major causes of childhood morbidity and mortality, including malaria, diarrhoeal disease, acute respiratory infections and vaccine preventable diseases. Intervention against malaria was predicated on national policies that assumed Nigeria was holo-endemic for malaria and that prompt treatment of febrile illness with anti-malarial drugs was an appropriate action. At the suggestion and with the assistance of another USAID programme, the Environmental Health Project (EHP), BASICS embarked on a rapid assessment of the epidemiological, entomological and sociological situation of malaria transmission and case management in three Lagos communities. During April and May 1998, blood film investigation of 916 children between the ages of 6 months and 5 years yielded a parasite prevalence rate of 0.9%. Night knockdown collections of mosquitoes in rooms yielded only C. quinquefasciatus and A. aegypti. The same results were obtained for night landing collections on human bait. Very low densities of A. gambiae larvae were found in breeding sites in Lagos Island (0.7) and Ajegunle (0.3). In contrast, community members, during focus group discussion identified malaria, in it various culturally defined forms, as a major health problem. Among the children examined clinically, 186 (20.3%) reported an illness, which they called \&quot;malaria\&quot; in the previous two weeks, and 180 had sought treatment for this illness. Data obtained from 303 shops in the area documented that a minimum of US dollars 4,000 was spent on purchases of anti-malarial drugs in the previous week. The implications of these findings for both professional and community education are discussed.&quot;,&quot;publisher&quot;:&quot;Afr J Med Med Sci&quot;,&quot;volume&quot;:&quot;30 Suppl&quot;,&quot;container-title-short&quot;:&quot;Afr J Med Med Sci&quot;},&quot;isTemporary&quot;:false}]},{&quot;citationID&quot;:&quot;MENDELEY_CITATION_8f2caf4b-ddcd-46ac-a56b-057b191e5641&quot;,&quot;properties&quot;:{&quot;noteIndex&quot;:0},&quot;isEdited&quot;:false,&quot;manualOverride&quot;:{&quot;isManuallyOverridden&quot;:false,&quot;citeprocText&quot;:&quot;[47,48]&quot;,&quot;manualOverrideText&quot;:&quot;&quot;},&quot;citationTag&quot;:&quot;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&quot;,&quot;citationItems&quot;:[{&quot;id&quot;:&quot;025b4786-f21c-300e-ab7b-f61b5e4f92c0&quot;,&quot;itemData&quot;:{&quot;type&quot;:&quot;article-journal&quot;,&quot;id&quot;:&quot;025b4786-f21c-300e-ab7b-f61b5e4f92c0&quot;,&quot;title&quot;:&quot;Malaria parasite density and detailed qualitative microscopy enhances large-scale profiling of infection endemicity in Nigeria&quot;,&quot;author&quot;:[{&quot;family&quot;:&quot;Oyibo&quot;,&quot;given&quot;:&quot;Wellington&quot;,&quot;parse-names&quot;:false,&quot;dropping-particle&quot;:&quot;&quot;,&quot;non-dropping-particle&quot;:&quot;&quot;},{&quot;family&quot;:&quot;Latham&quot;,&quot;given&quot;:&quot;Victoria&quot;,&quot;parse-names&quot;:false,&quot;dropping-particle&quot;:&quot;&quot;,&quot;non-dropping-particle&quot;:&quot;&quot;},{&quot;family&quot;:&quot;Oladipo&quot;,&quot;given&quot;:&quot;Oladosu&quot;,&quot;parse-names&quot;:false,&quot;dropping-particle&quot;:&quot;&quot;,&quot;non-dropping-particle&quot;:&quot;&quot;},{&quot;family&quot;:&quot;Ntadom&quot;,&quot;given&quot;:&quot;Godwin&quot;,&quot;parse-names&quot;:false,&quot;dropping-particle&quot;:&quot;&quot;,&quot;non-dropping-particle&quot;:&quot;&quot;},{&quot;family&quot;:&quot;Uhomoibhi&quot;,&quot;given&quot;:&quot;Perpetua&quot;,&quot;parse-names&quot;:false,&quot;dropping-particle&quot;:&quot;&quot;,&quot;non-dropping-particle&quot;:&quot;&quot;},{&quot;family&quot;:&quot;Ogbulafor&quot;,&quot;given&quot;:&quot;Nnenna&quot;,&quot;parse-names&quot;:false,&quot;dropping-particle&quot;:&quot;&quot;,&quot;non-dropping-particle&quot;:&quot;&quot;},{&quot;family&quot;:&quot;Okoronkwo&quot;,&quot;given&quot;:&quot;Chukwu&quot;,&quot;parse-names&quot;:false,&quot;dropping-particle&quot;:&quot;&quot;,&quot;non-dropping-particle&quot;:&quot;&quot;},{&quot;family&quot;:&quot;Okoh&quot;,&quot;given&quot;:&quot;Festus&quot;,&quot;parse-names&quot;:false,&quot;dropping-particle&quot;:&quot;&quot;,&quot;non-dropping-particle&quot;:&quot;&quot;},{&quot;family&quot;:&quot;Mahmoud&quot;,&quot;given&quot;:&quot;Aminu&quot;,&quot;parse-names&quot;:false,&quot;dropping-particle&quot;:&quot;&quot;,&quot;non-dropping-particle&quot;:&quot;&quot;},{&quot;family&quot;:&quot;Shekarau&quot;,&quot;given&quot;:&quot;Emmanuel&quot;,&quot;parse-names&quot;:false,&quot;dropping-particle&quot;:&quot;&quot;,&quot;non-dropping-particle&quot;:&quot;&quot;},{&quot;family&quot;:&quot;Oresanya&quot;,&quot;given&quot;:&quot;Olusola&quot;,&quot;parse-names&quot;:false,&quot;dropping-particle&quot;:&quot;&quot;,&quot;non-dropping-particle&quot;:&quot;&quot;},{&quot;family&quot;:&quot;Cherima&quot;,&quot;given&quot;:&quot;Yakubu Joel&quot;,&quot;parse-names&quot;:false,&quot;dropping-particle&quot;:&quot;&quot;,&quot;non-dropping-particle&quot;:&quot;&quot;},{&quot;family&quot;:&quot;Jalingo&quot;,&quot;given&quot;:&quot;Innua&quot;,&quot;parse-names&quot;:false,&quot;dropping-particle&quot;:&quot;&quot;,&quot;non-dropping-particle&quot;:&quot;&quot;},{&quot;family&quot;:&quot;Abba&quot;,&quot;given&quot;:&quot;Bintu&quot;,&quot;parse-names&quot;:false,&quot;dropping-particle&quot;:&quot;&quot;,&quot;non-dropping-particle&quot;:&quot;&quot;},{&quot;family&quot;:&quot;Audu&quot;,&quot;given&quot;:&quot;Mohammed&quot;,&quot;parse-names&quot;:false,&quot;dropping-particle&quot;:&quot;&quot;,&quot;non-dropping-particle&quot;:&quot;&quot;},{&quot;family&quot;:&quot;Conway&quot;,&quot;given&quot;:&quot;David J.&quot;,&quot;parse-names&quot;:false,&quot;dropping-particle&quot;:&quot;&quot;,&quot;non-dropping-particle&quot;:&quot;&quot;}],&quot;container-title&quot;:&quot;Scientific Reports&quot;,&quot;accessed&quot;:{&quot;date-parts&quot;:[[2023,9,29]]},&quot;DOI&quot;:&quot;10.1038/S41598-023-27535-1&quot;,&quot;ISSN&quot;:&quot;20452322&quot;,&quot;PMID&quot;:&quot;36709336&quot;,&quot;URL&quot;:&quot;/pmc/articles/PMC9884197/&quot;,&quot;issued&quot;:{&quot;date-parts&quot;:[[2023,12,1]]},&quot;abstract&quot;:&quot;With global progress towards malaria reduction stalling, further analysis of epidemiology is required, particularly in countries with the highest burden. National surveys have mostly analysed infection prevalence, while large-scale data on parasite density and different developmental forms rarely available. In Nigeria, the country with the largest burden globally, blood slide microscopy of children up to 5 years of age was conducted in the 2018 National Demographic and Health Survey, and parasite prevalence previously reported. In the current study, malaria parasite density measurements are reported and analysed for 7783 of the children sampled across the 36 states within the six geopolitical zones of the country. Asexual and sexual stages, and infections with different malaria parasite species are analysed. Across all states of Nigeria, there was a positive correlation between mean asexual parasite density within infected individuals and prevalence of infection in the community (Spearman’s rho = 0.39, P = 0.02). Asexual parasite densities were highest in the northern geopolitical zones (geometric means &gt; 2000 μL−1), extending the evidence of exceptionally high infection burden in many areas. Sexual parasite prevalence in each state was highly correlated with asexual parasite prevalence (Spearman’s rho = 0.70, P &lt; 0.001), although sexual parasite densities were low (geometric means &lt; 100 μL−1 in all zones). Infants had lower parasite densities than children above 1 year of age, but there were no differences between male and female children. Most infections were of P. falciparum, which had higher asexual densities but lower sexual parasite densities than P. malariae or P. ovale mono-infections. However, mixed species infections had the highest asexual parasite densities. It is recommended that future large surveys in high burden countries measure parasite densities as well as developmental stages and species, to improve the quality of malaria epidemiology and tracking of future changes.&quot;,&quot;publisher&quot;:&quot;Nature Publishing Group&quot;,&quot;issue&quot;:&quot;1&quot;,&quot;volume&quot;:&quot;13&quot;,&quot;container-title-short&quot;:&quot;Sci Rep&quot;},&quot;isTemporary&quot;:false},{&quot;id&quot;:&quot;c000be6c-b798-334b-a1e4-a515458aa5a1&quot;,&quot;itemData&quot;:{&quot;type&quot;:&quot;article-journal&quot;,&quot;id&quot;:&quot;c000be6c-b798-334b-a1e4-a515458aa5a1&quot;,&quot;title&quot;:&quot;Urban malaria treatment behaviour in the context of low levels of malaria transmission in Lagos, Nigeria&quot;,&quot;author&quot;:[{&quot;family&quot;:&quot;Brieger&quot;,&quot;given&quot;:&quot;W. R.&quot;,&quot;parse-names&quot;:false,&quot;dropping-particle&quot;:&quot;&quot;,&quot;non-dropping-particle&quot;:&quot;&quot;},{&quot;family&quot;:&quot;Sesay&quot;,&quot;given&quot;:&quot;H. R.&quot;,&quot;parse-names&quot;:false,&quot;dropping-particle&quot;:&quot;&quot;,&quot;non-dropping-particle&quot;:&quot;&quot;},{&quot;family&quot;:&quot;Adesina&quot;,&quot;given&quot;:&quot;H.&quot;,&quot;parse-names&quot;:false,&quot;dropping-particle&quot;:&quot;&quot;,&quot;non-dropping-particle&quot;:&quot;&quot;},{&quot;family&quot;:&quot;Mosanya&quot;,&quot;given&quot;:&quot;M. E.&quot;,&quot;parse-names&quot;:false,&quot;dropping-particle&quot;:&quot;&quot;,&quot;non-dropping-particle&quot;:&quot;&quot;},{&quot;family&quot;:&quot;Ogunlade&quot;,&quot;given&quot;:&quot;P. B.&quot;,&quot;parse-names&quot;:false,&quot;dropping-particle&quot;:&quot;&quot;,&quot;non-dropping-particle&quot;:&quot;&quot;},{&quot;family&quot;:&quot;Ayodele&quot;,&quot;given&quot;:&quot;J. O.&quot;,&quot;parse-names&quot;:false,&quot;dropping-particle&quot;:&quot;&quot;,&quot;non-dropping-particle&quot;:&quot;&quot;},{&quot;family&quot;:&quot;Orisasona&quot;,&quot;given&quot;:&quot;S. A.&quot;,&quot;parse-names&quot;:false,&quot;dropping-particle&quot;:&quot;&quot;,&quot;non-dropping-particle&quot;:&quot;&quot;}],&quot;container-title&quot;:&quot;African journal of medicine and medical sciences&quot;,&quot;accessed&quot;:{&quot;date-parts&quot;:[[2023,9,29]]},&quot;ISSN&quot;:&quot;0309-3913&quot;,&quot;PMID&quot;:&quot;14513932&quot;,&quot;URL&quot;:&quot;https://pubmed.ncbi.nlm.nih.gov/14513932/&quot;,&quot;issued&quot;:{&quot;date-parts&quot;:[[2001]]},&quot;page&quot;:&quot;7-15&quot;,&quot;abstract&quot;:&quot;Urban malaria in West Africa is not well documented. While rapid urbanisation may create environmental conditions that favour mosquito breeding, urban pollution may inhibit the growth of Anopheles species. In 1996, the Basic Support for Institutionalizing Child Survival (BASICS) Project of the U.S. Agency for International Development (USAID) started building urban community health coalitions in Lagos, Nigeria, to empower communities to provide prompt treatment and appropriate prevention for major causes of childhood morbidity and mortality, including malaria, diarrhoeal disease, acute respiratory infections and vaccine preventable diseases. Intervention against malaria was predicated on national policies that assumed Nigeria was holo-endemic for malaria and that prompt treatment of febrile illness with anti-malarial drugs was an appropriate action. At the suggestion and with the assistance of another USAID programme, the Environmental Health Project (EHP), BASICS embarked on a rapid assessment of the epidemiological, entomological and sociological situation of malaria transmission and case management in three Lagos communities. During April and May 1998, blood film investigation of 916 children between the ages of 6 months and 5 years yielded a parasite prevalence rate of 0.9%. Night knockdown collections of mosquitoes in rooms yielded only C. quinquefasciatus and A. aegypti. The same results were obtained for night landing collections on human bait. Very low densities of A. gambiae larvae were found in breeding sites in Lagos Island (0.7) and Ajegunle (0.3). In contrast, community members, during focus group discussion identified malaria, in it various culturally defined forms, as a major health problem. Among the children examined clinically, 186 (20.3%) reported an illness, which they called \&quot;malaria\&quot; in the previous two weeks, and 180 had sought treatment for this illness. Data obtained from 303 shops in the area documented that a minimum of US dollars 4,000 was spent on purchases of anti-malarial drugs in the previous week. The implications of these findings for both professional and community education are discussed.&quot;,&quot;publisher&quot;:&quot;Afr J Med Med Sci&quot;,&quot;volume&quot;:&quot;30 Suppl&quot;,&quot;container-title-short&quot;:&quot;Afr J Med Med Sci&quot;},&quot;isTemporary&quot;:false}]},{&quot;citationID&quot;:&quot;MENDELEY_CITATION_a4b5883c-1437-4e4a-b20b-57d40c681650&quot;,&quot;properties&quot;:{&quot;noteIndex&quot;:0},&quot;isEdited&quot;:false,&quot;manualOverride&quot;:{&quot;isManuallyOverridden&quot;:false,&quot;citeprocText&quot;:&quot;[49]&quot;,&quot;manualOverrideText&quot;:&quot;&quot;},&quot;citationTag&quot;:&quot;MENDELEY_CITATION_v3_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&quot;,&quot;citationItems&quot;:[{&quot;id&quot;:&quot;a45e774b-4b01-3fbd-9bdb-43baf07242b4&quot;,&quot;itemData&quot;:{&quot;type&quot;:&quot;article-journal&quot;,&quot;id&quot;:&quot;a45e774b-4b01-3fbd-9bdb-43baf07242b4&quot;,&quot;title&quot;:&quot;Overdiagnosis and Overtreatment of Malaria in Children That Presented with Fever in Lagos, Nigeria&quot;,&quot;author&quot;:[{&quot;family&quot;:&quot;Oladosu&quot;,&quot;given&quot;:&quot;Oladipo O.&quot;,&quot;parse-names&quot;:false,&quot;dropping-particle&quot;:&quot;&quot;,&quot;non-dropping-particle&quot;:&quot;&quot;},{&quot;family&quot;:&quot;Oyibo&quot;,&quot;given&quot;:&quot;Wellington A.&quot;,&quot;parse-names&quot;:false,&quot;dropping-particle&quot;:&quot;&quot;,&quot;non-dropping-particle&quot;:&quot;&quot;}],&quot;container-title&quot;:&quot;ISRN Infectious Diseases&quot;,&quot;accessed&quot;:{&quot;date-parts&quot;:[[2023,9,29]]},&quot;DOI&quot;:&quot;10.5402/2013/914675&quot;,&quot;issued&quot;:{&quot;date-parts&quot;:[[2013,7,19]]},&quot;page&quot;:&quot;1-6&quot;,&quot;abstract&quot;:&quot; Background . Malaria diagnosis has been largely done clinically. The implication is the likely overdiagnosis of malaria when diagnosis is done soley on the basis of symptoms. Methods . Parasitological diagnosis was done among 1211, 0–12 years old febrile children that attended a Primary Health Centre in Lagos, Nigeria, who were diagnosed clinically and treated based on symptoms. Results . A total of 251 of 1,211 (20.7%) children less than 12 years old and 174 of the 1,027 of children 0–≤5 yrs (16.9%) were slide positive while 853 (83.1%) of 0–≤5 yrs that were slide negative were treated with Artemisinin based combination therapies (ACTs) in line with the Integrated Management of Childhood Infectioins (IMCI) guidelines and standard practice of the Clinic. Chills, diarrhoea, convulsions, headache, cough, respiratory distress, inactivity, loss of apetite, and vomiting occured significantly in the 0–≤5 and &gt;5–12 years old malaria negative children. Conclusions . Overdiagnosis and overtreatment of malaria in this study was high. Therefore, malaria medicines should be prescribed on the basis of parasitological confirmation of all suspected malaria cases. The availability of quality-assured malaria rapid diagnostic tests (RDTs) is a useful tool to confirm malaria cases while the cause of the non-malaria fevers can be followed up and managed appropriately. &quot;,&quot;publisher&quot;:&quot;Hindawi Limited&quot;,&quot;volume&quot;:&quot;2013&quot;,&quot;container-title-short&quot;:&quot;ISRN Infect Dis&quot;},&quot;isTemporary&quot;:false}]},{&quot;citationID&quot;:&quot;MENDELEY_CITATION_2c59e05c-b34d-41d6-b5f0-4ef442afefa8&quot;,&quot;properties&quot;:{&quot;noteIndex&quot;:0},&quot;isEdited&quot;:false,&quot;manualOverride&quot;:{&quot;isManuallyOverridden&quot;:false,&quot;citeprocText&quot;:&quot;[46]&quot;,&quot;manualOverrideText&quot;:&quot;&quot;},&quot;citationTag&quot;:&quot;MENDELEY_CITATION_v3_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&quot;,&quot;citationItems&quot;:[{&quot;id&quot;:&quot;de069577-2344-3893-96ed-eccafb7705af&quot;,&quot;itemData&quot;:{&quot;type&quot;:&quot;article-journal&quot;,&quot;id&quot;:&quot;de069577-2344-3893-96ed-eccafb7705af&quot;,&quot;title&quot;:&quot;Factors associated with risk of malaria infection among pregnant women in lagos, nigeria&quot;,&quot;author&quot;:[{&quot;family&quot;:&quot;Agomo&quot;,&quot;given&quot;:&quot;Chimere O.&quot;,&quot;parse-names&quot;:false,&quot;dropping-particle&quot;:&quot;&quot;,&quot;non-dropping-particle&quot;:&quot;&quot;},{&quot;family&quot;:&quot;Oyibo&quot;,&quot;given&quot;:&quot;Wellington A.&quot;,&quot;parse-names&quot;:false,&quot;dropping-particle&quot;:&quot;&quot;,&quot;non-dropping-particle&quot;:&quot;&quot;}],&quot;container-title&quot;:&quot;Infectious Diseases of Poverty&quot;,&quot;accessed&quot;:{&quot;date-parts&quot;:[[2023,9,29]]},&quot;DOI&quot;:&quot;10.1186/2049-9957-2-19/COMMENTS&quot;,&quot;ISSN&quot;:&quot;20499957&quot;,&quot;URL&quot;:&quot;https://idpjournal.biomedcentral.com/articles/10.1186/2049-9957-2-19&quot;,&quot;issued&quot;:{&quot;date-parts&quot;:[[2013,8,30]]},&quot;page&quot;:&quot;1-8&quot;,&quot;abstract&quot;:&quot;Background: Pregnant women living in an area of stable malaria transmission such as Lagos, Nigeria, have been identified as being at an increased risk of the effects of malaria infection. In this area, most of the infections are asymptomatic which means they are overlooked and untreated much to the detriment of the mother and her foetus. The reality of scaled-up malaria interventions with long-lasting insecticide treated nets, vector control, artemisinin combination therapy (ACT) and intermittent preventive treatment of malaria pregnancy (IPTp) using sulphadoxine pyrimethamine (SP) is that it is also essential to determine the risk factors at play in these kinds of circumstances. This study was aimed at identifying the factors associated with risk of malaria infection in pregnant women in Lagos, Southwest Nigeria. Methods: Demographic information and malaria prevention practices of the pregnant women studied were captured using structured questionnaire. Microscopy was used to establish malaria infection, species identification and parasite density. Relative risk and multivariate logistic regression analysis were used to compare factors associated with malaria in pregnant women. Results: Malaria microscopy details, demographic information and malaria prevention practices of the pregnant women were obtained using a structured questionnaire. The prevalence of malaria using peripheral blood from 1,084 pregnant women that participated in the study was 7.7%. Plasmodium falciparum (P. falciparum) was seen in 95.2% of the cases as either mixed infection with P. malariae (3.6%) or as a mono infection (91.6%). Malaria preventive practices associated with a significant reduction (P&lt;0.05) in the malaria infection was the use of insecticide sprays (RR = 0.36, 95 C.I. 0.24-0.54), and the combined use of insecticide spray and insecticide-treated nets (ITN) (RR= 6.53, 95% C.I. 0.92-46.33). Sleeping under ITN alone (RR = 1.07, 95% C.I. 0.55-2.09) was not associated with significant reduction in malaria infection among the study participants with malaria parasitaemia. Young maternal age (&lt;20years) (RR = 2.86, 95% C.I. 1.48 - 5.50), but not primigravidity (RR = 1.36, 95% C.I. 0.90-2.05), was associated with an increased risk of malaria infection during pregnancy. After a multivariate logistic regression, young maternal age (OR = 2.61, 95% C.I. 1.13 - 6.03) and the use of insecticide spray (OR = 0.38, 95% C.I. 0.24-0.63) were associated with an increase and a reduction in malaria infection, respectively. Conclusion: Malaria prevalence was low among the pregnant women studied. Young maternal age and non-usage of insecticidal spray were the main factors associated with an increased risk of malaria infection among pregnant women in Lagos, Nigeria. © 2013 Agomo and Oyibo; licensee BioMed Central Ltd.&quot;,&quot;publisher&quot;:&quot;BioMed Central Ltd.&quot;,&quot;issue&quot;:&quot;1&quot;,&quot;volume&quot;:&quot;2&quot;,&quot;container-title-short&quot;:&quot;Infect Dis Poverty&quot;},&quot;isTemporary&quot;:false}]},{&quot;citationID&quot;:&quot;MENDELEY_CITATION_9e84c913-3010-4415-b4aa-2106f11128d9&quot;,&quot;properties&quot;:{&quot;noteIndex&quot;:0},&quot;isEdited&quot;:false,&quot;manualOverride&quot;:{&quot;isManuallyOverridden&quot;:false,&quot;citeprocText&quot;:&quot;[50–52]&quot;,&quot;manualOverrideText&quot;:&quot;&quot;},&quot;citationTag&quot;:&quot;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&quot;,&quot;citationItems&quot;:[{&quot;id&quot;:&quot;367ab583-f858-34fd-a082-631e2b59918f&quot;,&quot;itemData&quot;:{&quot;type&quot;:&quot;article-journal&quot;,&quot;id&quot;:&quot;367ab583-f858-34fd-a082-631e2b59918f&quot;,&quot;title&quot;:&quot;Malaria prevalence, anemia and baseline intervention coverage prior to mass net distributions in Abia and Plateau States, Nigeria&quot;,&quot;author&quot;:[{&quot;family&quot;:&quot;Noland&quot;,&quot;given&quot;:&quot;Gregory S.&quot;,&quot;parse-names&quot;:false,&quot;dropping-particle&quot;:&quot;&quot;,&quot;non-dropping-particle&quot;:&quot;&quot;},{&quot;family&quot;:&quot;Graves&quot;,&quot;given&quot;:&quot;Patricia M.&quot;,&quot;parse-names&quot;:false,&quot;dropping-particle&quot;:&quot;&quot;,&quot;non-dropping-particle&quot;:&quot;&quot;},{&quot;family&quot;:&quot;Sallau&quot;,&quot;given&quot;:&quot;Adamu&quot;,&quot;parse-names&quot;:false,&quot;dropping-particle&quot;:&quot;&quot;,&quot;non-dropping-particle&quot;:&quot;&quot;},{&quot;family&quot;:&quot;Eigege&quot;,&quot;given&quot;:&quot;Abel&quot;,&quot;parse-names&quot;:false,&quot;dropping-particle&quot;:&quot;&quot;,&quot;non-dropping-particle&quot;:&quot;&quot;},{&quot;family&quot;:&quot;Emukah&quot;,&quot;given&quot;:&quot;Emmanuel&quot;,&quot;parse-names&quot;:false,&quot;dropping-particle&quot;:&quot;&quot;,&quot;non-dropping-particle&quot;:&quot;&quot;},{&quot;family&quot;:&quot;Patterson&quot;,&quot;given&quot;:&quot;Amy E.&quot;,&quot;parse-names&quot;:false,&quot;dropping-particle&quot;:&quot;&quot;,&quot;non-dropping-particle&quot;:&quot;&quot;},{&quot;family&quot;:&quot;Ajiji&quot;,&quot;given&quot;:&quot;Joseph&quot;,&quot;parse-names&quot;:false,&quot;dropping-particle&quot;:&quot;&quot;,&quot;non-dropping-particle&quot;:&quot;&quot;},{&quot;family&quot;:&quot;Okorofor&quot;,&quot;given&quot;:&quot;Iheanyichi&quot;,&quot;parse-names&quot;:false,&quot;dropping-particle&quot;:&quot;&quot;,&quot;non-dropping-particle&quot;:&quot;&quot;},{&quot;family&quot;:&quot;Oji&quot;,&quot;given&quot;:&quot;Oji U.&quot;,&quot;parse-names&quot;:false,&quot;dropping-particle&quot;:&quot;&quot;,&quot;non-dropping-particle&quot;:&quot;&quot;},{&quot;family&quot;:&quot;Umar&quot;,&quot;given&quot;:&quot;Mary&quot;,&quot;parse-names&quot;:false,&quot;dropping-particle&quot;:&quot;&quot;,&quot;non-dropping-particle&quot;:&quot;&quot;},{&quot;family&quot;:&quot;Alphonsus&quot;,&quot;given&quot;:&quot;Kal&quot;,&quot;parse-names&quot;:false,&quot;dropping-particle&quot;:&quot;&quot;,&quot;non-dropping-particle&quot;:&quot;&quot;},{&quot;family&quot;:&quot;Damen&quot;,&quot;given&quot;:&quot;James&quot;,&quot;parse-names&quot;:false,&quot;dropping-particle&quot;:&quot;&quot;,&quot;non-dropping-particle&quot;:&quot;&quot;},{&quot;family&quot;:&quot;Ngondi&quot;,&quot;given&quot;:&quot;Jeremiah&quot;,&quot;parse-names&quot;:false,&quot;dropping-particle&quot;:&quot;&quot;,&quot;non-dropping-particle&quot;:&quot;&quot;},{&quot;family&quot;:&quot;Ozaki&quot;,&quot;given&quot;:&quot;Masayo&quot;,&quot;parse-names&quot;:false,&quot;dropping-particle&quot;:&quot;&quot;,&quot;non-dropping-particle&quot;:&quot;&quot;},{&quot;family&quot;:&quot;Cromwell&quot;,&quot;given&quot;:&quot;Elizabeth&quot;,&quot;parse-names&quot;:false,&quot;dropping-particle&quot;:&quot;&quot;,&quot;non-dropping-particle&quot;:&quot;&quot;},{&quot;family&quot;:&quot;Obiezu&quot;,&quot;given&quot;:&quot;Josephine&quot;,&quot;parse-names&quot;:false,&quot;dropping-particle&quot;:&quot;&quot;,&quot;non-dropping-particle&quot;:&quot;&quot;},{&quot;family&quot;:&quot;Eneiramo&quot;,&quot;given&quot;:&quot;Solomon&quot;,&quot;parse-names&quot;:false,&quot;dropping-particle&quot;:&quot;&quot;,&quot;non-dropping-particle&quot;:&quot;&quot;},{&quot;family&quot;:&quot;Okoro&quot;,&quot;given&quot;:&quot;Chinyere&quot;,&quot;parse-names&quot;:false,&quot;dropping-particle&quot;:&quot;&quot;,&quot;non-dropping-particle&quot;:&quot;&quot;},{&quot;family&quot;:&quot;McClintic-Doyle&quot;,&quot;given&quot;:&quot;Renn&quot;,&quot;parse-names&quot;:false,&quot;dropping-particle&quot;:&quot;&quot;,&quot;non-dropping-particle&quot;:&quot;&quot;},{&quot;family&quot;:&quot;Oresanya&quot;,&quot;given&quot;:&quot;Olusola&quot;,&quot;parse-names&quot;:false,&quot;dropping-particle&quot;:&quot;&quot;,&quot;non-dropping-particle&quot;:&quot;&quot;},{&quot;family&quot;:&quot;Miri&quot;,&quot;given&quot;:&quot;Emmanuel&quot;,&quot;parse-names&quot;:false,&quot;dropping-particle&quot;:&quot;&quot;,&quot;non-dropping-particle&quot;:&quot;&quot;},{&quot;family&quot;:&quot;Emerson&quot;,&quot;given&quot;:&quot;Paul M.&quot;,&quot;parse-names&quot;:false,&quot;dropping-particle&quot;:&quot;&quot;,&quot;non-dropping-particle&quot;:&quot;&quot;},{&quot;family&quot;:&quot;Richards&quot;,&quot;given&quot;:&quot;Frank O.&quot;,&quot;parse-names&quot;:false,&quot;dropping-particle&quot;:&quot;&quot;,&quot;non-dropping-particle&quot;:&quot;&quot;}],&quot;container-title&quot;:&quot;BMC Infectious Diseases&quot;,&quot;accessed&quot;:{&quot;date-parts&quot;:[[2023,9,29]]},&quot;DOI&quot;:&quot;10.1186/1471-2334-14-168/TABLES/5&quot;,&quot;ISSN&quot;:&quot;14712334&quot;,&quot;PMID&quot;:&quot;24669881&quot;,&quot;URL&quot;:&quot;https://bmcinfectdis.biomedcentral.com/articles/10.1186/1471-2334-14-168&quot;,&quot;issued&quot;:{&quot;date-parts&quot;:[[2014,3,26]]},&quot;page&quot;:&quot;1-13&quot;,&quot;abstract&quot;:&quot;Background: Nigeria suffers the world's largest malaria burden, with approximately 51 million cases and 207,000 deaths annually. As part of the country's aim to reduce by 50% malaria-related morbidity and mortality by 2013, it embarked on mass distribution of free long-lasting insecticidal nets (LLINs).Methods: Prior to net distribution campaigns in Abia and Plateau States, Nigeria, a modified malaria indicator survey was conducted in September 2010 to determine baseline state-level estimates of Plasmodium prevalence, childhood anemia, indoor residual spraying (IRS) coverage and bednet ownership and utilization.Results: Overall age-adjusted prevalence of Plasmodium infection by microscopy was similar between Abia (36.1%, 95% CI: 32.3%-40.1%; n = 2,936) and Plateau (36.6%, 95% CI: 31.3%-42.3%; n = 4,209), with prevalence highest among children 5-9 years. P. malariae accounted for 32.0% of infections in Abia, but only 1.4% of infections in Plateau. More than half of children ≤10 years were anemic, with anemia significantly higher in Abia (76.9%, 95% CI: 72.1%-81.0%) versus Plateau (57.1%, 95% CI: 50.6%-63.4%). Less than 1% of households in Abia (n = 1,305) or Plateau (n = 1,335) received IRS in the 12 months prior to survey. Household ownership of at least one bednet of any type was 10.1% (95% CI: 7.5%-13.4%) in Abia and 35.1% (95% CI: 29.2%-41.5%) in Plateau. Ownership of two or more bednets was 2.1% (95% CI: 1.2%-3.7%) in Abia and 14.5% (95% CI: 10.2%-20.3%) in Plateau. Overall reported net use the night before the survey among all individuals, children &lt;5 years, and pregnant women was 3.4%, 6.0% and 5.7%, respectively in Abia and 14.7%, 19.1% and 21.0%, respectively in Plateau. Among households owning nets, 34.4% of children &lt;5 years and 31.6% of pregnant women in Abia used a net, compared to 52.6% of children and 62.7% of pregnant women in Plateau.Conclusions: These results reveal high Plasmodium prevalence and childhood anemia in both states, low baseline coverage of IRS and LLINs, and sub-optimal net use-especially among age groups with highest observed malaria burden. © 2014 Noland et al.; licensee BioMed Central Ltd.&quot;,&quot;publisher&quot;:&quot;BioMed Central Ltd.&quot;,&quot;issue&quot;:&quot;1&quot;,&quot;volume&quot;:&quot;14&quot;,&quot;container-title-short&quot;:&quot;BMC Infect Dis&quot;},&quot;isTemporary&quot;:false},{&quot;id&quot;:&quot;255ccc56-e8d8-392f-84e5-debe41222ff8&quot;,&quot;itemData&quot;:{&quot;type&quot;:&quot;article-journal&quot;,&quot;id&quot;:&quot;255ccc56-e8d8-392f-84e5-debe41222ff8&quot;,&quot;title&quot;:&quot;Prevalence of Malaria in Pregnant Women Attending Ante Natal Care at University of Port Harcourt Primary Health Care Centre Aluu, Port Harcourt, Rivers State, Nigeria&quot;,&quot;author&quot;:[{&quot;family&quot;:&quot;Nzeako&quot;,&quot;given&quot;:&quot;Sidney O.&quot;,&quot;parse-names&quot;:false,&quot;dropping-particle&quot;:&quot;&quot;,&quot;non-dropping-particle&quot;:&quot;&quot;},{&quot;family&quot;:&quot;Nduka&quot;,&quot;given&quot;:&quot;Florence O.&quot;,&quot;parse-names&quot;:false,&quot;dropping-particle&quot;:&quot;&quot;,&quot;non-dropping-particle&quot;:&quot;&quot;},{&quot;family&quot;:&quot;Origie&quot;,&quot;given&quot;:&quot;Obilete A.&quot;,&quot;parse-names&quot;:false,&quot;dropping-particle&quot;:&quot;&quot;,&quot;non-dropping-particle&quot;:&quot;&quot;}],&quot;container-title&quot;:&quot;International Journal of Scientific Research in Environmental Sciences&quot;,&quot;accessed&quot;:{&quot;date-parts&quot;:[[2023,9,29]]},&quot;DOI&quot;:&quot;10.12983/IJSRES-2013-P268-272&quot;,&quot;issued&quot;:{&quot;date-parts&quot;:[[2013,10,1]]},&quot;page&quot;:&quot;268-272&quot;,&quot;abstract&quot;:&quot;Venule blood samples were randomly collected from eighty pregnant women receiving ante natal care in the University of Port Harcourt Primary Health Care Centre after obtaining ethical clearance. These blood samples were put in EDTA properly designated bottles and taken to the Parasitology Laboratory, Department of Animal and Environmental Biology for examination. The standard thick and thin smears were used to examine the blood specimens. Overall prevalence showed that 72.5% of the pregnant women were infected with malaria. Specific Plasmodium prevalence amongst the infected showed that 63.5% were infected with P. falciparum; 18.9% for P. vivax; 15.5% for P.malariae and 1.7% for P.ovale. There was no statistically significant (P&gt;0.05) increase in the prevalence of Plasmodium species between the primigravidea (58.6%) and the multigravidae (41.3%). The disparity in parasitemia was attributed to pregnancy induced delayed antibody expression in the primigravidae. The study emphasized the significance of health education in malaria control especially during pregnancy.&quot;,&quot;publisher&quot;:&quot;IJSR Publications&quot;,&quot;issue&quot;:&quot;10&quot;,&quot;volume&quot;:&quot;1&quot;,&quot;container-title-short&quot;:&quot;&quot;},&quot;isTemporary&quot;:false},{&quot;id&quot;:&quot;4d1e8d26-5a7f-3027-9733-603bd6eaca41&quot;,&quot;itemData&quot;:{&quot;type&quot;:&quot;article-journal&quot;,&quot;id&quot;:&quot;4d1e8d26-5a7f-3027-9733-603bd6eaca41&quot;,&quot;title&quot;:&quot;Effectiveness and compliance to the use of sulphadoxine-pyrimethamine as a prophylaxis for malaria among pregnant women in Port Harcourt, Rivers State, Nigeria&quot;,&quot;author&quot;:[{&quot;family&quot;:&quot;Onoja&quot;,&quot;given&quot;:&quot;Helen&quot;,&quot;parse-names&quot;:false,&quot;dropping-particle&quot;:&quot;&quot;,&quot;non-dropping-particle&quot;:&quot;&quot;},{&quot;family&quot;:&quot;Nduka&quot;,&quot;given&quot;:&quot;Florence O.&quot;,&quot;parse-names&quot;:false,&quot;dropping-particle&quot;:&quot;&quot;,&quot;non-dropping-particle&quot;:&quot;&quot;},{&quot;family&quot;:&quot;Abah&quot;,&quot;given&quot;:&quot;Austin E.&quot;,&quot;parse-names&quot;:false,&quot;dropping-particle&quot;:&quot;&quot;,&quot;non-dropping-particle&quot;:&quot;&quot;}],&quot;container-title&quot;:&quot;African Health Sciences&quot;,&quot;accessed&quot;:{&quot;date-parts&quot;:[[2023,9,29]]},&quot;DOI&quot;:&quot;10.4314/AHS.V22I2.22&quot;,&quot;ISSN&quot;:&quot;16806905&quot;,&quot;PMID&quot;:&quot;36407362&quot;,&quot;URL&quot;:&quot;/pmc/articles/PMC9652641/&quot;,&quot;issued&quot;:{&quot;date-parts&quot;:[[2022]]},&quot;page&quot;:&quot;187&quot;,&quot;abstract&quot;:&quot;Background: Malaria during pregnancy escalates the damaging consequence to the mother and neonate. The usage of intermittent preventive treatment of malaria (IPTp) with sulfadoxine-pyrimethamine (SP) is recommended for averting the deleterious consequences of malaria in pregnancy. This study evaluated the effectiveness of, and compliance with the use of SP for malaria among pregnant women in Port Harcourt Rivers State, Nigeria. Method: A total of 300 samples of maternal peripheral blood (MPB), 84 neonatal cord blood (NCB) and 84 placental blood (PLB) were collected from consenting mothers. Malaria parasitaemia were analysed using standard parasitological methods, and bio-data of consenting mothers were collected through questionnaires and from ANC records. Results: Out of the samples examined for MPB, 59(19.7%) tested positive to malaria. Those with only primary education (57.1%) and women of age ≤ 20yrs (25%) had higher prevalence. Women who took SP had significantly lower prevalence (17.6%) than those that took other drugs (36.4%) (p &lt; 0.05). Malaria prevalence was highest among women who had 3 months interval between each dose (39.1%), followed by those of 2months (23.7%) and those of 1 month (7.0%) (p &lt; 0.05). The pri-migravidaes (22.8%) had an insignificantly higher prevalence than secundigravidae (19.4%) and multigravidae (15.9%). Also, 30.5% of women who registered in their third trimester of pregnancy had a significantly higher malaria parasitaemia than those who registered during their first 8.10%, or second trimesters, 19.4%. Of the 84 MPB-NCB-PLB pairedamples examined, 16.7%, 8.3% and 25% respectively were infected with malaria parasitaemia. On frequency of compliance, mothers who took SP once (37.5%) had a significantly higher MPB parasitaemia than those who took it twice (7.84%) and those of thrice (6.25%). Neonatal cord blood parasitaemia prevalence revealed that those that took SP once, that is, 25%, had a higher prevalence than others like those of twice (5.88%) and thrice (0%) respectively. Conclusion: The use and compliance of SP reduced the prevalence of malaria among pregnant women and their new-borns.&quot;,&quot;publisher&quot;:&quot;Makerere University Medical School&quot;,&quot;issue&quot;:&quot;2&quot;,&quot;volume&quot;:&quot;22&quot;,&quot;container-title-short&quot;:&quot;Afr Health Sci&quot;},&quot;isTemporary&quot;:false}]},{&quot;citationID&quot;:&quot;MENDELEY_CITATION_2c5aa044-14c2-4730-9d62-f5e02e2778fc&quot;,&quot;properties&quot;:{&quot;noteIndex&quot;:0},&quot;isEdited&quot;:false,&quot;manualOverride&quot;:{&quot;citeprocText&quot;:&quot;[9,47]&quot;,&quot;isManuallyOverridden&quot;:false,&quot;manualOverrideText&quot;:&quot;&quot;},&quot;citationTag&quot;:&quot;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&quot;,&quot;citationItems&quot;:[{&quot;id&quot;:&quot;6f0b18bc-1c06-5bfb-acf7-1e4aff91ef36&quot;,&quot;itemData&quot;:{&quot;DOI&quot;:&quot;10.1186/1475-2875-5-45&quot;,&quot;PMID&quot;:&quot;16749927&quot;,&quot;abstract&quot;:&quot;BACKGROUND An estimated 40 % of the population in Benin lives in urban areas. The purpose of the study was to estimate malaria endemicity and the fraction of malaria-attributable fevers in health facilities in Cotonou. METHODS A health care system evaluation and a series of school parasitaemia surveys and health facility-based surveys were carried out during the dry season in of 2003, applying standard Rapid Urban Malaria Appraisal (RUMA) methodology. This study was part of a multi-site assessment supported by the Roll Back Malaria Partnership. RESULTS The field work was carried out in February-March 2003. In 2002 and out of 289,342 consultations in the public health facilities of Cotonou there were 100,257 reported simple malaria cases (34.6%) and 12,195 complicated malaria cases (4.2%). In the school parasitaemia surveys, a malaria infection was found in 5.2 % of all samples. The prevalence rates of parasitaemia in the centre, intermediate and periphery zones were 2.6%, 9.0% and 2.5%, respectively. In the health facility surveys the malaria infection rates in presenting fever cases were 0% (under one year old), 6.8% (one to five years old), 0% (&gt; five to 15 years old) and 0.9% (over 15 years old), while these rates in the control group were 1.4%, 2.8%, 1.3% and 2.0%. The malaria-attributable fractions among presenting fever cases were 0.04 in the one to five years old and zero in the three other age groups. Hence, malaria played only a small role in fever episodes at the end of the dry season. In total, 69.2% of patients used a mosquito net the night before the survey and 35.1% used an insecticide-treated net, which was shown to be protective for an infection (OR = 0.23, 95% CI 0.07-0.78). Travelling to a rural area (5.8% of all respondents) did not increase the infection risk. CONCLUSION The homogenously low malaria prevalence might be associated with urban transformation and/or a high bednet usage. Over-diagnosis of malaria and over-treatment with antimalarials was found to be a serious problem.&quot;,&quot;author&quot;:[{&quot;dropping-particle&quot;:&quot;&quot;,&quot;family&quot;:&quot;Wang&quot;,&quot;given&quot;:&quot;Shr-Jie&quot;,&quot;non-dropping-particle&quot;:&quot;&quot;,&quot;parse-names&quot;:false,&quot;suffix&quot;:&quot;&quot;},{&quot;dropping-particle&quot;:&quot;&quot;,&quot;family&quot;:&quot;Lengeler&quot;,&quot;given&quot;:&quot;Christian&quot;,&quot;non-dropping-particle&quot;:&quot;&quot;,&quot;parse-names&quot;:false,&quot;suffix&quot;:&quot;&quot;},{&quot;dropping-particle&quot;:&quot;&quot;,&quot;family&quot;:&quot;Smith&quot;,&quot;given&quot;:&quot;Thomas A&quot;,&quot;non-dropping-particle&quot;:&quot;&quot;,&quot;parse-names&quot;:false,&quot;suffix&quot;:&quot;&quot;},{&quot;dropping-particle&quot;:&quot;&quot;,&quot;family&quot;:&quot;Vounatsou&quot;,&quot;given&quot;:&quot;Penelope&quot;,&quot;non-dropping-particle&quot;:&quot;&quot;,&quot;parse-names&quot;:false,&quot;suffix&quot;:&quot;&quot;},{&quot;dropping-particle&quot;:&quot;&quot;,&quot;family&quot;:&quot;Akogbeto&quot;,&quot;given&quot;:&quot;Martin&quot;,&quot;non-dropping-particle&quot;:&quot;&quot;,&quot;parse-names&quot;:false,&quot;suffix&quot;:&quot;&quot;},{&quot;dropping-particle&quot;:&quot;&quot;,&quot;family&quot;:&quot;Tanner&quot;,&quot;given&quot;:&quot;Marcel&quot;,&quot;non-dropping-particle&quot;:&quot;&quot;,&quot;parse-names&quot;:false,&quot;suffix&quot;:&quot;&quot;}],&quot;container-title&quot;:&quot;Malaria Journal&quot;,&quot;id&quot;:&quot;6f0b18bc-1c06-5bfb-acf7-1e4aff91ef36&quot;,&quot;issue&quot;:&quot;1&quot;,&quot;issued&quot;:{&quot;date-parts&quot;:[[&quot;2006&quot;,&quot;12&quot;]]},&quot;page&quot;:&quot;45&quot;,&quot;publisher&quot;:&quot;BioMed Central&quot;,&quot;title&quot;:&quot;Rapid Urban Malaria Appraisal (RUMA) IV: Epidemiology of urban malaria in Cotonou (Benin)&quot;,&quot;type&quot;:&quot;article-journal&quot;,&quot;volume&quot;:&quot;5&quot;,&quot;container-title-short&quot;:&quot;Malar J&quot;},&quot;uris&quot;:[&quot;http://www.mendeley.com/documents/?uuid=b5db6a68-8247-39e6-95cb-47506d6e7072&quot;],&quot;isTemporary&quot;:false,&quot;legacyDesktopId&quot;:&quot;b5db6a68-8247-39e6-95cb-47506d6e7072&quot;},{&quot;id&quot;:&quot;c000be6c-b798-334b-a1e4-a515458aa5a1&quot;,&quot;itemData&quot;:{&quot;type&quot;:&quot;article-journal&quot;,&quot;id&quot;:&quot;c000be6c-b798-334b-a1e4-a515458aa5a1&quot;,&quot;title&quot;:&quot;Urban malaria treatment behaviour in the context of low levels of malaria transmission in Lagos, Nigeria&quot;,&quot;author&quot;:[{&quot;family&quot;:&quot;Brieger&quot;,&quot;given&quot;:&quot;W. R.&quot;,&quot;parse-names&quot;:false,&quot;dropping-particle&quot;:&quot;&quot;,&quot;non-dropping-particle&quot;:&quot;&quot;},{&quot;family&quot;:&quot;Sesay&quot;,&quot;given&quot;:&quot;H. R.&quot;,&quot;parse-names&quot;:false,&quot;dropping-particle&quot;:&quot;&quot;,&quot;non-dropping-particle&quot;:&quot;&quot;},{&quot;family&quot;:&quot;Adesina&quot;,&quot;given&quot;:&quot;H.&quot;,&quot;parse-names&quot;:false,&quot;dropping-particle&quot;:&quot;&quot;,&quot;non-dropping-particle&quot;:&quot;&quot;},{&quot;family&quot;:&quot;Mosanya&quot;,&quot;given&quot;:&quot;M. E.&quot;,&quot;parse-names&quot;:false,&quot;dropping-particle&quot;:&quot;&quot;,&quot;non-dropping-particle&quot;:&quot;&quot;},{&quot;family&quot;:&quot;Ogunlade&quot;,&quot;given&quot;:&quot;P. B.&quot;,&quot;parse-names&quot;:false,&quot;dropping-particle&quot;:&quot;&quot;,&quot;non-dropping-particle&quot;:&quot;&quot;},{&quot;family&quot;:&quot;Ayodele&quot;,&quot;given&quot;:&quot;J. O.&quot;,&quot;parse-names&quot;:false,&quot;dropping-particle&quot;:&quot;&quot;,&quot;non-dropping-particle&quot;:&quot;&quot;},{&quot;family&quot;:&quot;Orisasona&quot;,&quot;given&quot;:&quot;S. A.&quot;,&quot;parse-names&quot;:false,&quot;dropping-particle&quot;:&quot;&quot;,&quot;non-dropping-particle&quot;:&quot;&quot;}],&quot;container-title&quot;:&quot;African journal of medicine and medical sciences&quot;,&quot;accessed&quot;:{&quot;date-parts&quot;:[[2023,9,29]]},&quot;ISSN&quot;:&quot;0309-3913&quot;,&quot;PMID&quot;:&quot;14513932&quot;,&quot;URL&quot;:&quot;https://pubmed.ncbi.nlm.nih.gov/14513932/&quot;,&quot;issued&quot;:{&quot;date-parts&quot;:[[2001]]},&quot;page&quot;:&quot;7-15&quot;,&quot;abstract&quot;:&quot;Urban malaria in West Africa is not well documented. While rapid urbanisation may create environmental conditions that favour mosquito breeding, urban pollution may inhibit the growth of Anopheles species. In 1996, the Basic Support for Institutionalizing Child Survival (BASICS) Project of the U.S. Agency for International Development (USAID) started building urban community health coalitions in Lagos, Nigeria, to empower communities to provide prompt treatment and appropriate prevention for major causes of childhood morbidity and mortality, including malaria, diarrhoeal disease, acute respiratory infections and vaccine preventable diseases. Intervention against malaria was predicated on national policies that assumed Nigeria was holo-endemic for malaria and that prompt treatment of febrile illness with anti-malarial drugs was an appropriate action. At the suggestion and with the assistance of another USAID programme, the Environmental Health Project (EHP), BASICS embarked on a rapid assessment of the epidemiological, entomological and sociological situation of malaria transmission and case management in three Lagos communities. During April and May 1998, blood film investigation of 916 children between the ages of 6 months and 5 years yielded a parasite prevalence rate of 0.9%. Night knockdown collections of mosquitoes in rooms yielded only C. quinquefasciatus and A. aegypti. The same results were obtained for night landing collections on human bait. Very low densities of A. gambiae larvae were found in breeding sites in Lagos Island (0.7) and Ajegunle (0.3). In contrast, community members, during focus group discussion identified malaria, in it various culturally defined forms, as a major health problem. Among the children examined clinically, 186 (20.3%) reported an illness, which they called \&quot;malaria\&quot; in the previous two weeks, and 180 had sought treatment for this illness. Data obtained from 303 shops in the area documented that a minimum of US dollars 4,000 was spent on purchases of anti-malarial drugs in the previous week. The implications of these findings for both professional and community education are discussed.&quot;,&quot;publisher&quot;:&quot;Afr J Med Med Sci&quot;,&quot;volume&quot;:&quot;30 Suppl&quot;,&quot;container-title-short&quot;:&quot;Afr J Med Med Sci&quot;},&quot;isTemporary&quot;:false}]},{&quot;citationID&quot;:&quot;MENDELEY_CITATION_cf6f6e55-baa4-4d11-8c33-19113f85ab0b&quot;,&quot;properties&quot;:{&quot;noteIndex&quot;:0},&quot;isEdited&quot;:false,&quot;manualOverride&quot;:{&quot;citeprocText&quot;:&quot;[53,54]&quot;,&quot;isManuallyOverridden&quot;:false,&quot;manualOverrideText&quot;:&quot;&quot;},&quot;citationTag&quot;:&quot;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&quot;,&quot;citationItems&quot;:[{&quot;id&quot;:&quot;f65fd9b2-c4f2-550e-8164-8aff1fdda898&quot;,&quot;itemData&quot;:{&quot;DOI&quot;:&quot;10.1155/2012/819563&quot;,&quot;PMID&quot;:&quot;23125863&quot;,&quot;abstract&quot;:&quot;Sub-Saharan Africa suffers by far the greatest malaria burden worldwide and is currently undergoing a profound demographic change, with a growing proportion of its population moving to urban areas. Urbanisation is generally expected to reduce malaria transmission; however the disease still persists in African cities, in some cases at higher levels than in nearby rural areas. Objective. This paper aims to collate and analyse risk factors for urban malaria transmission throughout sub-Saharan Africa and to discuss their implications for control. Methods. A systematic search on malaria and urbanisation was carried out focusing on sub-Saharan Africa. Particular interest was taken in vector breeding sites in urban and periurban areas. Results. A variety of urban vector breeding sites were catalogued, the majority of which were artificial, including urban agriculture, tyre tracks, and ditches. Natural breeding sites varied according to location. Low socioeconomic status was a significant risk factor for malaria, often present in peri-urban areas. A worrying trend was seen in the adaptation of malaria vector species to the urban environment. Urban malaria is highly focused and control programs should reflect this. Conclusion. As urbanisation continues and vector species adapt, continued monitoring and control of urban malaria in sub-Saharan Africa is essential. © 2012 Prathiba M. De Silva and John M. Marshall.&quot;,&quot;author&quot;:[{&quot;dropping-particle&quot;:&quot;De&quot;,&quot;family&quot;:&quot;Silva&quot;,&quot;given&quot;:&quot;Prathiba M.&quot;,&quot;non-dropping-particle&quot;:&quot;&quot;,&quot;parse-names&quot;:false,&quot;suffix&quot;:&quot;&quot;},{&quot;dropping-particle&quot;:&quot;&quot;,&quot;family&quot;:&quot;Marshall&quot;,&quot;given&quot;:&quot;John M.&quot;,&quot;non-dropping-particle&quot;:&quot;&quot;,&quot;parse-names&quot;:false,&quot;suffix&quot;:&quot;&quot;}],&quot;container-title&quot;:&quot;Journal of Tropical Medicine&quot;,&quot;id&quot;:&quot;f65fd9b2-c4f2-550e-8164-8aff1fdda898&quot;,&quot;issued&quot;:{&quot;date-parts&quot;:[[&quot;2012&quot;]]},&quot;publisher&quot;:&quot;Hindawi Limited&quot;,&quot;title&quot;:&quot;Factors Contributing to Urban Malaria Transmission in Sub-Saharan Africa: A Systematic Review&quot;,&quot;type&quot;:&quot;article-journal&quot;,&quot;volume&quot;:&quot;2012&quot;,&quot;container-title-short&quot;:&quot;J Trop Med&quot;},&quot;uris&quot;:[&quot;http://www.mendeley.com/documents/?uuid=e5bd3885-a028-3b93-8011-4290e8af7db3&quot;],&quot;isTemporary&quot;:false,&quot;legacyDesktopId&quot;:&quot;e5bd3885-a028-3b93-8011-4290e8af7db3&quot;},{&quot;id&quot;:&quot;9af3114d-69c0-5784-a6fd-d85c5cee470e&quot;,&quot;itemData&quot;:{&quot;DOI&quot;:&quot;10.1371/JOURNAL.PONE.0008988&quot;,&quot;ISSN&quot;:&quot;19326203&quot;,&quot;PMID&quot;:&quot;20126547&quot;,&quot;abstract&quot;:&quot;Background: There is evidence that the age-pattern of Plasmodium falciparum malaria varies with transmission intensity. A better understanding of how this varies with the severity of outcome and across a range of transmission settings could enable locally appropriate targeting of interventions to those most at risk. We have, therefore, undertaken a pooled analysis of existing data from multiple sites to enable a comprehensive overview of the age-patterns of malaria outcomes under different epidemiological conditions in sub-Saharan Africa. Methodology/Principal Findings: A systematic review using PubMed and CAB Abstracts (1980-2005), contacts with experts and searching bibliographies identified epidemiological studies with data on the age distribution of children with P. falciparum clinical malaria, hospital admissions with malaria and malaria-diagnosed mortality. Studies were allocated to a 3x2 matrix of intensity and seasonality of malaria transmission. Maximum likelihood methods were used to fit five continuous probability distributions to the percentage of each outcome by age for each of the six transmission scenarios. The best-fitting distributions are presented graphically, together with the estimated median age for each outcome. Clinical malaria incidence was relatively evenly distributed across the first 10 years of life for all transmission scenarios. Hospital admissions with malaria were more concentrated in younger children, with this effect being even more pronounced for malaria-diagnosed deaths. For all outcomes, the burden of malaria shifted towards younger ages with increasing transmission intensity, although marked seasonality moderated this effect. Conclusions:The most severe consequences of P. falciparum malaria were concentrated in the youngest age groups across all settings. Despite recently observed declines in malaria transmission in several countries, which will shift the burden of malaria cases towards older children, it is still appropriate to target strategies for preventing malaria mortality and severe morbidity at very young children who will continue to bear the brunt of malaria deaths in Sub-Saharan Africa. © 2010 Carneiro et al.&quot;,&quot;author&quot;:[{&quot;dropping-particle&quot;:&quot;&quot;,&quot;family&quot;:&quot;Carneiro&quot;,&quot;given&quot;:&quot;Ilona&quot;,&quot;non-dropping-particle&quot;:&quot;&quot;,&quot;parse-names&quot;:false,&quot;suffix&quot;:&quot;&quot;},{&quot;dropping-particle&quot;:&quot;&quot;,&quot;family&quot;:&quot;Roca-Feltrer&quot;,&quot;given&quot;:&quot;Arantxa&quot;,&quot;non-dropping-particle&quot;:&quot;&quot;,&quot;parse-names&quot;:false,&quot;suffix&quot;:&quot;&quot;},{&quot;dropping-particle&quot;:&quot;&quot;,&quot;family&quot;:&quot;Griffin&quot;,&quot;given&quot;:&quot;Jamie T.&quot;,&quot;non-dropping-particle&quot;:&quot;&quot;,&quot;parse-names&quot;:false,&quot;suffix&quot;:&quot;&quot;},{&quot;dropping-particle&quot;:&quot;&quot;,&quot;family&quot;:&quot;Smith&quot;,&quot;given&quot;:&quot;Lucy&quot;,&quot;non-dropping-particle&quot;:&quot;&quot;,&quot;parse-names&quot;:false,&quot;suffix&quot;:&quot;&quot;},{&quot;dropping-particle&quot;:&quot;&quot;,&quot;family&quot;:&quot;Tanner&quot;,&quot;given&quot;:&quot;Marcel&quot;,&quot;non-dropping-particle&quot;:&quot;&quot;,&quot;parse-names&quot;:false,&quot;suffix&quot;:&quot;&quot;},{&quot;dropping-particle&quot;:&quot;&quot;,&quot;family&quot;:&quot;Schellenberg&quot;,&quot;given&quot;:&quot;Joanna Armstrong&quot;,&quot;non-dropping-particle&quot;:&quot;&quot;,&quot;parse-names&quot;:false,&quot;suffix&quot;:&quot;&quot;},{&quot;dropping-particle&quot;:&quot;&quot;,&quot;family&quot;:&quot;Greenwood&quot;,&quot;given&quot;:&quot;Brian&quot;,&quot;non-dropping-particle&quot;:&quot;&quot;,&quot;parse-names&quot;:false,&quot;suffix&quot;:&quot;&quot;},{&quot;dropping-particle&quot;:&quot;&quot;,&quot;family&quot;:&quot;Schellenberg&quot;,&quot;given&quot;:&quot;David&quot;,&quot;non-dropping-particle&quot;:&quot;&quot;,&quot;parse-names&quot;:false,&quot;suffix&quot;:&quot;&quot;}],&quot;container-title&quot;:&quot;PLoS ONE&quot;,&quot;id&quot;:&quot;9af3114d-69c0-5784-a6fd-d85c5cee470e&quot;,&quot;issue&quot;:&quot;2&quot;,&quot;issued&quot;:{&quot;date-parts&quot;:[[&quot;2010&quot;,&quot;2&quot;,&quot;1&quot;]]},&quot;publisher&quot;:&quot;Public Library of Science&quot;,&quot;title&quot;:&quot;Age-Patterns of Malaria Vary with Severity, Transmission Intensity and Seasonality in Sub-Saharan Africa: A Systematic Review and Pooled Analysis&quot;,&quot;type&quot;:&quot;article-journal&quot;,&quot;volume&quot;:&quot;5&quot;,&quot;container-title-short&quot;:&quot;PLoS One&quot;},&quot;uris&quot;:[&quot;http://www.mendeley.com/documents/?uuid=76760ece-6556-38b2-bb93-4ab8a5365d40&quot;],&quot;isTemporary&quot;:false,&quot;legacyDesktopId&quot;:&quot;76760ece-6556-38b2-bb93-4ab8a5365d40&quot;}]},{&quot;citationID&quot;:&quot;MENDELEY_CITATION_49883c1f-7384-4984-a3fd-643dae7dfd6b&quot;,&quot;properties&quot;:{&quot;noteIndex&quot;:0},&quot;isEdited&quot;:false,&quot;manualOverride&quot;:{&quot;citeprocText&quot;:&quot;[53]&quot;,&quot;isManuallyOverridden&quot;:false,&quot;manualOverrideText&quot;:&quot;&quot;},&quot;citationTag&quot;:&quot;MENDELEY_CITATION_v3_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&quot;,&quot;citationItems&quot;:[{&quot;id&quot;:&quot;f65fd9b2-c4f2-550e-8164-8aff1fdda898&quot;,&quot;itemData&quot;:{&quot;DOI&quot;:&quot;10.1155/2012/819563&quot;,&quot;PMID&quot;:&quot;23125863&quot;,&quot;abstract&quot;:&quot;Sub-Saharan Africa suffers by far the greatest malaria burden worldwide and is currently undergoing a profound demographic change, with a growing proportion of its population moving to urban areas. Urbanisation is generally expected to reduce malaria transmission; however the disease still persists in African cities, in some cases at higher levels than in nearby rural areas. Objective. This paper aims to collate and analyse risk factors for urban malaria transmission throughout sub-Saharan Africa and to discuss their implications for control. Methods. A systematic search on malaria and urbanisation was carried out focusing on sub-Saharan Africa. Particular interest was taken in vector breeding sites in urban and periurban areas. Results. A variety of urban vector breeding sites were catalogued, the majority of which were artificial, including urban agriculture, tyre tracks, and ditches. Natural breeding sites varied according to location. Low socioeconomic status was a significant risk factor for malaria, often present in peri-urban areas. A worrying trend was seen in the adaptation of malaria vector species to the urban environment. Urban malaria is highly focused and control programs should reflect this. Conclusion. As urbanisation continues and vector species adapt, continued monitoring and control of urban malaria in sub-Saharan Africa is essential. © 2012 Prathiba M. De Silva and John M. Marshall.&quot;,&quot;author&quot;:[{&quot;dropping-particle&quot;:&quot;De&quot;,&quot;family&quot;:&quot;Silva&quot;,&quot;given&quot;:&quot;Prathiba M.&quot;,&quot;non-dropping-particle&quot;:&quot;&quot;,&quot;parse-names&quot;:false,&quot;suffix&quot;:&quot;&quot;},{&quot;dropping-particle&quot;:&quot;&quot;,&quot;family&quot;:&quot;Marshall&quot;,&quot;given&quot;:&quot;John M.&quot;,&quot;non-dropping-particle&quot;:&quot;&quot;,&quot;parse-names&quot;:false,&quot;suffix&quot;:&quot;&quot;}],&quot;container-title&quot;:&quot;Journal of Tropical Medicine&quot;,&quot;id&quot;:&quot;f65fd9b2-c4f2-550e-8164-8aff1fdda898&quot;,&quot;issued&quot;:{&quot;date-parts&quot;:[[&quot;2012&quot;]]},&quot;publisher&quot;:&quot;Hindawi Limited&quot;,&quot;title&quot;:&quot;Factors Contributing to Urban Malaria Transmission in Sub-Saharan Africa: A Systematic Review&quot;,&quot;type&quot;:&quot;article-journal&quot;,&quot;volume&quot;:&quot;2012&quot;,&quot;container-title-short&quot;:&quot;J Trop Med&quot;},&quot;uris&quot;:[&quot;http://www.mendeley.com/documents/?uuid=e5bd3885-a028-3b93-8011-4290e8af7db3&quot;],&quot;isTemporary&quot;:false,&quot;legacyDesktopId&quot;:&quot;e5bd3885-a028-3b93-8011-4290e8af7db3&quot;}]},{&quot;citationID&quot;:&quot;MENDELEY_CITATION_4411dd9a-0c8c-4934-b85b-f90c8ad4458a&quot;,&quot;properties&quot;:{&quot;noteIndex&quot;:0},&quot;isEdited&quot;:false,&quot;manualOverride&quot;:{&quot;citeprocText&quot;:&quot;[54]&quot;,&quot;isManuallyOverridden&quot;:false,&quot;manualOverrideText&quot;:&quot;&quot;},&quot;citationTag&quot;:&quot;MENDELEY_CITATION_v3_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&quot;,&quot;citationItems&quot;:[{&quot;id&quot;:&quot;9af3114d-69c0-5784-a6fd-d85c5cee470e&quot;,&quot;itemData&quot;:{&quot;DOI&quot;:&quot;10.1371/JOURNAL.PONE.0008988&quot;,&quot;ISSN&quot;:&quot;19326203&quot;,&quot;PMID&quot;:&quot;20126547&quot;,&quot;abstract&quot;:&quot;Background: There is evidence that the age-pattern of Plasmodium falciparum malaria varies with transmission intensity. A better understanding of how this varies with the severity of outcome and across a range of transmission settings could enable locally appropriate targeting of interventions to those most at risk. We have, therefore, undertaken a pooled analysis of existing data from multiple sites to enable a comprehensive overview of the age-patterns of malaria outcomes under different epidemiological conditions in sub-Saharan Africa. Methodology/Principal Findings: A systematic review using PubMed and CAB Abstracts (1980-2005), contacts with experts and searching bibliographies identified epidemiological studies with data on the age distribution of children with P. falciparum clinical malaria, hospital admissions with malaria and malaria-diagnosed mortality. Studies were allocated to a 3x2 matrix of intensity and seasonality of malaria transmission. Maximum likelihood methods were used to fit five continuous probability distributions to the percentage of each outcome by age for each of the six transmission scenarios. The best-fitting distributions are presented graphically, together with the estimated median age for each outcome. Clinical malaria incidence was relatively evenly distributed across the first 10 years of life for all transmission scenarios. Hospital admissions with malaria were more concentrated in younger children, with this effect being even more pronounced for malaria-diagnosed deaths. For all outcomes, the burden of malaria shifted towards younger ages with increasing transmission intensity, although marked seasonality moderated this effect. Conclusions:The most severe consequences of P. falciparum malaria were concentrated in the youngest age groups across all settings. Despite recently observed declines in malaria transmission in several countries, which will shift the burden of malaria cases towards older children, it is still appropriate to target strategies for preventing malaria mortality and severe morbidity at very young children who will continue to bear the brunt of malaria deaths in Sub-Saharan Africa. © 2010 Carneiro et al.&quot;,&quot;author&quot;:[{&quot;dropping-particle&quot;:&quot;&quot;,&quot;family&quot;:&quot;Carneiro&quot;,&quot;given&quot;:&quot;Ilona&quot;,&quot;non-dropping-particle&quot;:&quot;&quot;,&quot;parse-names&quot;:false,&quot;suffix&quot;:&quot;&quot;},{&quot;dropping-particle&quot;:&quot;&quot;,&quot;family&quot;:&quot;Roca-Feltrer&quot;,&quot;given&quot;:&quot;Arantxa&quot;,&quot;non-dropping-particle&quot;:&quot;&quot;,&quot;parse-names&quot;:false,&quot;suffix&quot;:&quot;&quot;},{&quot;dropping-particle&quot;:&quot;&quot;,&quot;family&quot;:&quot;Griffin&quot;,&quot;given&quot;:&quot;Jamie T.&quot;,&quot;non-dropping-particle&quot;:&quot;&quot;,&quot;parse-names&quot;:false,&quot;suffix&quot;:&quot;&quot;},{&quot;dropping-particle&quot;:&quot;&quot;,&quot;family&quot;:&quot;Smith&quot;,&quot;given&quot;:&quot;Lucy&quot;,&quot;non-dropping-particle&quot;:&quot;&quot;,&quot;parse-names&quot;:false,&quot;suffix&quot;:&quot;&quot;},{&quot;dropping-particle&quot;:&quot;&quot;,&quot;family&quot;:&quot;Tanner&quot;,&quot;given&quot;:&quot;Marcel&quot;,&quot;non-dropping-particle&quot;:&quot;&quot;,&quot;parse-names&quot;:false,&quot;suffix&quot;:&quot;&quot;},{&quot;dropping-particle&quot;:&quot;&quot;,&quot;family&quot;:&quot;Schellenberg&quot;,&quot;given&quot;:&quot;Joanna Armstrong&quot;,&quot;non-dropping-particle&quot;:&quot;&quot;,&quot;parse-names&quot;:false,&quot;suffix&quot;:&quot;&quot;},{&quot;dropping-particle&quot;:&quot;&quot;,&quot;family&quot;:&quot;Greenwood&quot;,&quot;given&quot;:&quot;Brian&quot;,&quot;non-dropping-particle&quot;:&quot;&quot;,&quot;parse-names&quot;:false,&quot;suffix&quot;:&quot;&quot;},{&quot;dropping-particle&quot;:&quot;&quot;,&quot;family&quot;:&quot;Schellenberg&quot;,&quot;given&quot;:&quot;David&quot;,&quot;non-dropping-particle&quot;:&quot;&quot;,&quot;parse-names&quot;:false,&quot;suffix&quot;:&quot;&quot;}],&quot;container-title&quot;:&quot;PLoS ONE&quot;,&quot;id&quot;:&quot;9af3114d-69c0-5784-a6fd-d85c5cee470e&quot;,&quot;issue&quot;:&quot;2&quot;,&quot;issued&quot;:{&quot;date-parts&quot;:[[&quot;2010&quot;,&quot;2&quot;,&quot;1&quot;]]},&quot;publisher&quot;:&quot;Public Library of Science&quot;,&quot;title&quot;:&quot;Age-Patterns of Malaria Vary with Severity, Transmission Intensity and Seasonality in Sub-Saharan Africa: A Systematic Review and Pooled Analysis&quot;,&quot;type&quot;:&quot;article-journal&quot;,&quot;volume&quot;:&quot;5&quot;,&quot;container-title-short&quot;:&quot;PLoS One&quot;},&quot;uris&quot;:[&quot;http://www.mendeley.com/documents/?uuid=76760ece-6556-38b2-bb93-4ab8a5365d40&quot;],&quot;isTemporary&quot;:false,&quot;legacyDesktopId&quot;:&quot;76760ece-6556-38b2-bb93-4ab8a5365d40&quot;}]},{&quot;citationID&quot;:&quot;MENDELEY_CITATION_7c48c8c9-c410-42eb-8d4b-b3170f7ff8c5&quot;,&quot;properties&quot;:{&quot;noteIndex&quot;:0},&quot;isEdited&quot;:false,&quot;manualOverride&quot;:{&quot;citeprocText&quot;:&quot;[9]&quot;,&quot;isManuallyOverridden&quot;:false,&quot;manualOverrideText&quot;:&quot;&quot;},&quot;citationTag&quot;:&quot;MENDELEY_CITATION_v3_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&quot;,&quot;citationItems&quot;:[{&quot;id&quot;:&quot;6f0b18bc-1c06-5bfb-acf7-1e4aff91ef36&quot;,&quot;itemData&quot;:{&quot;DOI&quot;:&quot;10.1186/1475-2875-5-45&quot;,&quot;PMID&quot;:&quot;16749927&quot;,&quot;abstract&quot;:&quot;BACKGROUND An estimated 40 % of the population in Benin lives in urban areas. The purpose of the study was to estimate malaria endemicity and the fraction of malaria-attributable fevers in health facilities in Cotonou. METHODS A health care system evaluation and a series of school parasitaemia surveys and health facility-based surveys were carried out during the dry season in of 2003, applying standard Rapid Urban Malaria Appraisal (RUMA) methodology. This study was part of a multi-site assessment supported by the Roll Back Malaria Partnership. RESULTS The field work was carried out in February-March 2003. In 2002 and out of 289,342 consultations in the public health facilities of Cotonou there were 100,257 reported simple malaria cases (34.6%) and 12,195 complicated malaria cases (4.2%). In the school parasitaemia surveys, a malaria infection was found in 5.2 % of all samples. The prevalence rates of parasitaemia in the centre, intermediate and periphery zones were 2.6%, 9.0% and 2.5%, respectively. In the health facility surveys the malaria infection rates in presenting fever cases were 0% (under one year old), 6.8% (one to five years old), 0% (&gt; five to 15 years old) and 0.9% (over 15 years old), while these rates in the control group were 1.4%, 2.8%, 1.3% and 2.0%. The malaria-attributable fractions among presenting fever cases were 0.04 in the one to five years old and zero in the three other age groups. Hence, malaria played only a small role in fever episodes at the end of the dry season. In total, 69.2% of patients used a mosquito net the night before the survey and 35.1% used an insecticide-treated net, which was shown to be protective for an infection (OR = 0.23, 95% CI 0.07-0.78). Travelling to a rural area (5.8% of all respondents) did not increase the infection risk. CONCLUSION The homogenously low malaria prevalence might be associated with urban transformation and/or a high bednet usage. Over-diagnosis of malaria and over-treatment with antimalarials was found to be a serious problem.&quot;,&quot;author&quot;:[{&quot;dropping-particle&quot;:&quot;&quot;,&quot;family&quot;:&quot;Wang&quot;,&quot;given&quot;:&quot;Shr-Jie&quot;,&quot;non-dropping-particle&quot;:&quot;&quot;,&quot;parse-names&quot;:false,&quot;suffix&quot;:&quot;&quot;},{&quot;dropping-particle&quot;:&quot;&quot;,&quot;family&quot;:&quot;Lengeler&quot;,&quot;given&quot;:&quot;Christian&quot;,&quot;non-dropping-particle&quot;:&quot;&quot;,&quot;parse-names&quot;:false,&quot;suffix&quot;:&quot;&quot;},{&quot;dropping-particle&quot;:&quot;&quot;,&quot;family&quot;:&quot;Smith&quot;,&quot;given&quot;:&quot;Thomas A&quot;,&quot;non-dropping-particle&quot;:&quot;&quot;,&quot;parse-names&quot;:false,&quot;suffix&quot;:&quot;&quot;},{&quot;dropping-particle&quot;:&quot;&quot;,&quot;family&quot;:&quot;Vounatsou&quot;,&quot;given&quot;:&quot;Penelope&quot;,&quot;non-dropping-particle&quot;:&quot;&quot;,&quot;parse-names&quot;:false,&quot;suffix&quot;:&quot;&quot;},{&quot;dropping-particle&quot;:&quot;&quot;,&quot;family&quot;:&quot;Akogbeto&quot;,&quot;given&quot;:&quot;Martin&quot;,&quot;non-dropping-particle&quot;:&quot;&quot;,&quot;parse-names&quot;:false,&quot;suffix&quot;:&quot;&quot;},{&quot;dropping-particle&quot;:&quot;&quot;,&quot;family&quot;:&quot;Tanner&quot;,&quot;given&quot;:&quot;Marcel&quot;,&quot;non-dropping-particle&quot;:&quot;&quot;,&quot;parse-names&quot;:false,&quot;suffix&quot;:&quot;&quot;}],&quot;container-title&quot;:&quot;Malaria Journal&quot;,&quot;id&quot;:&quot;6f0b18bc-1c06-5bfb-acf7-1e4aff91ef36&quot;,&quot;issue&quot;:&quot;1&quot;,&quot;issued&quot;:{&quot;date-parts&quot;:[[&quot;2006&quot;,&quot;12&quot;]]},&quot;page&quot;:&quot;45&quot;,&quot;publisher&quot;:&quot;BioMed Central&quot;,&quot;title&quot;:&quot;Rapid Urban Malaria Appraisal (RUMA) IV: Epidemiology of urban malaria in Cotonou (Benin)&quot;,&quot;type&quot;:&quot;article-journal&quot;,&quot;volume&quot;:&quot;5&quot;,&quot;container-title-short&quot;:&quot;Malar J&quot;},&quot;uris&quot;:[&quot;http://www.mendeley.com/documents/?uuid=b5db6a68-8247-39e6-95cb-47506d6e7072&quot;],&quot;isTemporary&quot;:false,&quot;legacyDesktopId&quot;:&quot;b5db6a68-8247-39e6-95cb-47506d6e7072&quot;}]},{&quot;citationID&quot;:&quot;MENDELEY_CITATION_3557026f-8568-45c0-ac6e-1603cb971769&quot;,&quot;properties&quot;:{&quot;noteIndex&quot;:0},&quot;isEdited&quot;:false,&quot;manualOverride&quot;:{&quot;isManuallyOverridden&quot;:false,&quot;citeprocText&quot;:&quot;[55]&quot;,&quot;manualOverrideText&quot;:&quot;&quot;},&quot;citationItems&quot;:[{&quot;id&quot;:&quot;ed8c38de-67e3-3242-b9e2-e593f96c734d&quot;,&quot;itemData&quot;:{&quot;type&quot;:&quot;report&quot;,&quot;id&quot;:&quot;ed8c38de-67e3-3242-b9e2-e593f96c734d&quot;,&quot;title&quot;:&quot;National Malaria Strategic Plan, 2021 - 2025&quot;,&quot;author&quot;:[{&quot;family&quot;:&quot;National Malaria Elimination Programme&quot;,&quot;given&quot;:&quot;&quot;,&quot;parse-names&quot;:false,&quot;dropping-particle&quot;:&quot;&quot;,&quot;non-dropping-particle&quot;:&quot;&quot;}],&quot;URL&quot;:&quot;https://www.dropbox.com/s/cw9qvzdb2uwy4w1/NATIONAL MALARIA STRATEGIC PLAN 2021 - 2025 - Final Draft 2.0 for printing XXX.pdf?dl=0&quot;,&quot;issued&quot;:{&quot;date-parts&quot;:[[2020]]},&quot;number-of-pages&quot;:&quot;75 - 90&quot;,&quot;container-title-short&quot;:&quot;&quot;},&quot;isTemporary&quot;:false}],&quot;citationTag&quot;:&quot;MENDELEY_CITATION_v3_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&quot;},{&quot;citationID&quot;:&quot;MENDELEY_CITATION_4f038ce2-5de2-40e7-a177-8c3e8c59ac80&quot;,&quot;properties&quot;:{&quot;noteIndex&quot;:0},&quot;isEdited&quot;:false,&quot;manualOverride&quot;:{&quot;isManuallyOverridden&quot;:false,&quot;citeprocText&quot;:&quot;[56]&quot;,&quot;manualOverrideText&quot;:&quot;&quot;},&quot;citationTag&quot;:&quot;MENDELEY_CITATION_v3_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&quot;,&quot;citationItems&quot;:[{&quot;id&quot;:&quot;be048906-39e8-37a5-9331-fcc5e0bfc1f2&quot;,&quot;itemData&quot;:{&quot;type&quot;:&quot;article-journal&quot;,&quot;id&quot;:&quot;be048906-39e8-37a5-9331-fcc5e0bfc1f2&quot;,&quot;title&quot;:&quot;House modifications for preventing malaria&quot;,&quot;author&quot;:[{&quot;family&quot;:&quot;Fox&quot;,&quot;given&quot;:&quot;Tilly&quot;,&quot;parse-names&quot;:false,&quot;dropping-particle&quot;:&quot;&quot;,&quot;non-dropping-particle&quot;:&quot;&quot;},{&quot;family&quot;:&quot;Furnival-Adams&quot;,&quot;given&quot;:&quot;Joanna&quot;,&quot;parse-names&quot;:false,&quot;dropping-particle&quot;:&quot;&quot;,&quot;non-dropping-particle&quot;:&quot;&quot;},{&quot;family&quot;:&quot;Chaplin&quot;,&quot;given&quot;:&quot;Marty&quot;,&quot;parse-names&quot;:false,&quot;dropping-particle&quot;:&quot;&quot;,&quot;non-dropping-particle&quot;:&quot;&quot;},{&quot;family&quot;:&quot;Napier&quot;,&quot;given&quot;:&quot;Mark&quot;,&quot;parse-names&quot;:false,&quot;dropping-particle&quot;:&quot;&quot;,&quot;non-dropping-particle&quot;:&quot;&quot;},{&quot;family&quot;:&quot;Olanga&quot;,&quot;given&quot;:&quot;Evelyn A.&quot;,&quot;parse-names&quot;:false,&quot;dropping-particle&quot;:&quot;&quot;,&quot;non-dropping-particle&quot;:&quot;&quot;}],&quot;container-title&quot;:&quot;Cochrane Database of Systematic Reviews&quot;,&quot;DOI&quot;:&quot;10.1002/14651858.CD013398.pub4&quot;,&quot;ISSN&quot;:&quot;14651858&quot;,&quot;issued&quot;:{&quot;date-parts&quot;:[[2022]]},&quot;abstract&quot;:&quot;Background: Malaria remains an important public health problem. Research in 1900 suggested house modifications may reduce malaria transmission. A previous version of this review concluded that house screening may be effective in reducing malaria. This update includes data from five new studies. Objectives: To assess the effects of house modifications that aim to reduce exposure to mosquitoes on malaria disease and transmission. Search methods: We searched the Cochrane Infectious Diseases Group Specialized Register; Central Register of Controlled Trials (CENTRAL), published in the Cochrane Library; MEDLINE (PubMed); Embase (OVID); Centre for Agriculture and Bioscience International (CAB) Abstracts (Web of Science); and the Latin American and Caribbean Health Science Information database (LILACS) up to 25 May 2022. We also searched the World Health Organization International Clinical Trials Registry Platform, ClinicalTrials.gov, and the ISRCTN registry to identify ongoing trials up to 25 May 2022. Selection criteria: Randomized controlled trials, including cluster-randomized controlled trials (cRCTs), cross-over studies, and stepped-wedge designs were eligible, as were quasi-experimental trials, including controlled before-and-after studies, controlled interrupted time series, and non-randomized cross-over studies. We sought studies investigating primary construction and house modifications to existing homes reporting epidemiological outcomes (malaria case incidence, malaria infection incidence or parasite prevalence). We extracted any entomological outcomes that were also reported in these studies. Data collection and analysis: Two review authors independently selected eligible studies, extracted data, and assessed the risk of bias. We used risk ratios (RR) to compare the effect of the intervention with the control for dichotomous data. For continuous data, we presented the mean difference; and for count and rate data, we used rate ratios. We presented all results with 95% confidence intervals (CIs). We assessed the certainty of evidence using the GRADE approach. Main results: One RCT and six cRCTs met our inclusion criteria, with an additional six ongoing RCTs. We did not identify any eligible non-randomized studies. All included trials were conducted in sub-Saharan Africa since 2009; two randomized by household and four at the block or village level. All trials assessed screening of windows, doors, eaves, ceilings, or any combination of these; this was either alone, or in combination with roof modification or eave tube installation (an insecticidal \&quot;lure and kill\&quot; device that reduces mosquito entry whilst maintaining some airflow). In one trial, the screening material was treated with 2% permethrin insecticide. In five trials, the researchers implemented the interventions. A community-based approach was adopted in the other trial. Overall, the implementation of house modifications probably reduced malaria parasite prevalence (RR 0.68, 95% CI 0.57 to 0.82; 5 trials, 5183 participants; moderate-certainty evidence), although an inconsistent effect was observed in a subpopulation of children in one study. House modifications reduced moderate to severe anaemia prevalence (RR 0.70, 95% CI 0.55 to 0.89; 3 trials, 3643 participants; high-certainty evidence). There was no consistent effect on clinical malaria incidence, with rate ratios ranging from 0.38 to 1.62 (3 trials, 3365 participants, 4126.6 person-years). House modifications may reduce indoor mosquito density (rate ratio 0.63, 95% CI 0.30 to 1.30; 4 trials, 9894 household-nights; low-certainty evidence), although two studies showed little effect on this parameter. Authors' conclusions: House modifications – largely screening, sometimes combined with insecticide and lure and kill devices – were associated with a reduction in malaria parasite prevalence and a reduction in people with anaemia. Findings on malaria incidence were mixed. Modifications were also associated with lower indoor adult mosquito density, but this effect was not present in some studies.&quot;,&quot;issue&quot;:&quot;9&quot;,&quot;volume&quot;:&quot;2022&quot;,&quot;container-title-short&quot;:&quot;&quot;},&quot;isTemporary&quot;:false}]},{&quot;citationID&quot;:&quot;MENDELEY_CITATION_a76e51fe-4bb8-4bf0-befa-0b96dc178f8e&quot;,&quot;properties&quot;:{&quot;noteIndex&quot;:0},&quot;isEdited&quot;:false,&quot;manualOverride&quot;:{&quot;isManuallyOverridden&quot;:false,&quot;citeprocText&quot;:&quot;[57]&quot;,&quot;manualOverrideText&quot;:&quot;&quot;},&quot;citationTag&quot;:&quot;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&quot;,&quot;citationItems&quot;:[{&quot;id&quot;:&quot;f829c224-0cce-36fe-8c35-8e41f4fb4bff&quot;,&quot;itemData&quot;:{&quot;type&quot;:&quot;article-journal&quot;,&quot;id&quot;:&quot;f829c224-0cce-36fe-8c35-8e41f4fb4bff&quot;,&quot;title&quot;:&quot;Mosquito aquatic habitat modification and manipulation interventions to control malaria&quot;,&quot;author&quot;:[{&quot;family&quot;:&quot;Martello&quot;,&quot;given&quot;:&quot;Elisa&quot;,&quot;parse-names&quot;:false,&quot;dropping-particle&quot;:&quot;&quot;,&quot;non-dropping-particle&quot;:&quot;&quot;},{&quot;family&quot;:&quot;Yogeswaran&quot;,&quot;given&quot;:&quot;Gowsika&quot;,&quot;parse-names&quot;:false,&quot;dropping-particle&quot;:&quot;&quot;,&quot;non-dropping-particle&quot;:&quot;&quot;},{&quot;family&quot;:&quot;Reithinger&quot;,&quot;given&quot;:&quot;Richard&quot;,&quot;parse-names&quot;:false,&quot;dropping-particle&quot;:&quot;&quot;,&quot;non-dropping-particle&quot;:&quot;&quot;},{&quot;family&quot;:&quot;Leonardi-Bee&quot;,&quot;given&quot;:&quot;Jo&quot;,&quot;parse-names&quot;:false,&quot;dropping-particle&quot;:&quot;&quot;,&quot;non-dropping-particle&quot;:&quot;&quot;}],&quot;container-title&quot;:&quot;Cochrane Database of Systematic Reviews&quot;,&quot;DOI&quot;:&quot;10.1002/14651858.CD008923.pub3&quot;,&quot;ISSN&quot;:&quot;14651858&quot;,&quot;issued&quot;:{&quot;date-parts&quot;:[[2022]]},&quot;abstract&quot;:&quot;Background: Larval source management (LSM) may help reduce Plasmodium parasite transmission in malaria-endemic areas. LSM approaches include habitat modification (permanently or temporarily reducing mosquito breeding aquatic habitats); habitat manipulation (temporary or recurrent change to environment); or use of chemical (e.g. larviciding) or biological agents (e.g. natural predators) to breeding sites. We examined the effectiveness of habitat modification or manipulation (or both), with and without larviciding. This is an update of a review published in 2013. Objectives: 1. To describe and summarize the interventions on mosquito aquatic habitat modification or mosquito aquatic habitat manipulation, or both, on malaria control. 2. To evaluate the beneficial and harmful effects of mosquito aquatic habitat modification or mosquito aquatic habitat manipulation, or both, on malaria control. Search methods: We used standard, extensive Cochrane search methods. The latest search was from January 2012 to 30 November 2021. Selection criteria: Randomized controlled trials (RCT) and non-randomized intervention studies comparing mosquito aquatic habitat modification or manipulation (or both) to no treatment or another active intervention. We also included uncontrolled before-after (BA) studies, but only described and summarized the interventions from studies with these designs. Primary outcomes were clinical malaria incidence, malaria parasite prevalence, and malaria parasitaemia incidence. Data collection and analysis: We used standard Cochrane methods. We assessed risk of bias using the Cochrane RoB 2 tool for RCTs and the ROBINS-I tool for non-randomized intervention studies. We used a narrative synthesis approach to systematically describe and summarize all the interventions included within the review, categorized by the type of intervention (habitat modification, habitat manipulation, combination of habitat modification and manipulation). Our primary outcomes were 1. clinical malaria incidence; 2. malaria parasite prevalence; and 3. malaria parasitaemia incidence. Our secondary outcomes were 1. incidence of severe malaria; 2. anaemia prevalence; 3. mean haemoglobin levels; 4. mortality rate due to malaria; 5. hospital admissions for malaria; 6. density of immature mosquitoes; 7. density of adult mosquitoes; 8. sporozoite rate; 9. entomological inoculation rate; and 10. harms. We used the GRADE approach to assess the certainty of the evidence for each type of intervention. Main results: Sixteen studies met the inclusion criteria. Six used an RCT design, six used a controlled before-after (CBA) study design, three used a non-randomized controlled design, and one used an uncontrolled BA study design. Eleven studies were conducted in Africa and five in Asia. Five studies reported epidemiological outcomes and 15 studies reported entomological outcomes. None of the included studies reported on the environmental impacts associated with the intervention. For risk of bias, all trials had some concerns and other designs ranging from moderate to critical. Ten studies assessed habitat manipulation (temporary change to the environment). This included water management (spillways across streams; floodgates; intermittent flooding; different drawdown rates of water; different flooding and draining regimens), shading management (shading of drainage channels with different plants), other/combined management approaches (minimal tillage; disturbance of aquatic habitats with grass clearing and water replenishment), which showed mixed results for entomological outcomes. Spillways across streams, faster drawdown rates of water, shading drainage canals with Napier grass, and using minimal tillage may reduce the density of immature mosquitoes (range of effects from 95% reduction to 1.7 times increase; low-certainty evidence), and spillways across streams may reduce densities of adult mosquitoes compared to no intervention (low-certainty evidence). However, the effect of habitat manipulation on malaria parasite prevalence and clinical malaria incidence is uncertain (very low-certainty evidence). Two studies assessed habitat manipulation with larviciding. This included reducing or removal of habitat sites; and drain cleaning, grass cutting, and minor repairs. It is uncertain whether drain cleaning, grass cutting, and minor repairs reduces malaria parasite prevalence compared to no intervention (odds ratio 0.59, 95% confidence interval (CI) 0.42 to 0.83; very low-certainty evidence). Two studies assessed combination of habitat manipulation and permanent change (habitat modification). This included drainage canals, filling, and planting of papyrus and other reeds for shading near dams; and drainage of canals, removal of debris, land levelling, and filling ditches. Studies did not report on epidemiological outcomes, but entomological outcomes suggest that such activities may reduce the density of adult mosquitoes compared to no intervention (relative risk reduction 0.49, 95% CI 0.47 to 0.50; low-certainty evidence), and preventing water stagnating using drainage of canals, removal of debris, land levelling, and filling ditches may reduce the density of immature mosquitoes compared to no intervention (ranged from 10% to 55% reductions; low-certainty evidence). Three studies assessed combining manipulation and modification with larviciding. This included filling or drainage of water bodies; filling, draining, or elimination of rain pools and puddles at water supply points and stream bed pools; and shoreline work, improvement and maintenance to drainage, clearing vegetation and undergrowth, and filling pools. There were mixed effect sizes for the reduction of entomological outcomes (moderate-certainty evidence). However, filling or draining water bodies probably makes little or no difference to malaria parasite prevalence, haemoglobin levels, or entomological inoculation rate when delivered with larviciding compared to no intervention (moderate-certainty evidence). Authors' conclusions: Habitat modification and manipulation interventions for preventing malaria has some indication of benefit in both epidemiological and entomological outcomes. While the data are quite mixed and further studies could help improve the knowledge base, these varied approaches may be useful in some circumstances.&quot;,&quot;issue&quot;:&quot;11&quot;,&quot;volume&quot;:&quot;2022&quot;,&quot;container-title-short&quot;:&quot;&quot;},&quot;isTemporary&quot;:false}]},{&quot;citationID&quot;:&quot;MENDELEY_CITATION_e6b9bdde-3db3-4b25-a7cc-05cdc9e568db&quot;,&quot;properties&quot;:{&quot;noteIndex&quot;:0},&quot;isEdited&quot;:false,&quot;manualOverride&quot;:{&quot;isManuallyOverridden&quot;:false,&quot;citeprocText&quot;:&quot;[58]&quot;,&quot;manualOverrideText&quot;:&quot;&quot;},&quot;citationTag&quot;:&quot;MENDELEY_CITATION_v3_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&quot;,&quot;citationItems&quot;:[{&quot;id&quot;:&quot;d0333c52-0c16-3bda-9307-509a87325318&quot;,&quot;itemData&quot;:{&quot;type&quot;:&quot;article-journal&quot;,&quot;id&quot;:&quot;d0333c52-0c16-3bda-9307-509a87325318&quot;,&quot;title&quot;:&quot;A practical approach for geographic prioritization and targeting of insecticide-treated net distribution campaigns during public health emergencies and in resource-limited settings&quot;,&quot;author&quot;:[{&quot;family&quot;:&quot;Young&quot;,&quot;given&quot;:&quot;Alyssa J.&quot;,&quot;parse-names&quot;:false,&quot;dropping-particle&quot;:&quot;&quot;,&quot;non-dropping-particle&quot;:&quot;&quot;},{&quot;family&quot;:&quot;Eaton&quot;,&quot;given&quot;:&quot;Will&quot;,&quot;parse-names&quot;:false,&quot;dropping-particle&quot;:&quot;&quot;,&quot;non-dropping-particle&quot;:&quot;&quot;},{&quot;family&quot;:&quot;Worges&quot;,&quot;given&quot;:&quot;Matt&quot;,&quot;parse-names&quot;:false,&quot;dropping-particle&quot;:&quot;&quot;,&quot;non-dropping-particle&quot;:&quot;&quot;},{&quot;family&quot;:&quot;Hiruy&quot;,&quot;given&quot;:&quot;Honelgn&quot;,&quot;parse-names&quot;:false,&quot;dropping-particle&quot;:&quot;&quot;,&quot;non-dropping-particle&quot;:&quot;&quot;},{&quot;family&quot;:&quot;Maxwell&quot;,&quot;given&quot;:&quot;Kolawole&quot;,&quot;parse-names&quot;:false,&quot;dropping-particle&quot;:&quot;&quot;,&quot;non-dropping-particle&quot;:&quot;&quot;},{&quot;family&quot;:&quot;Audu&quot;,&quot;given&quot;:&quot;Bala Mohammed&quot;,&quot;parse-names&quot;:false,&quot;dropping-particle&quot;:&quot;&quot;,&quot;non-dropping-particle&quot;:&quot;&quot;},{&quot;family&quot;:&quot;Marasciulo&quot;,&quot;given&quot;:&quot;Madeleine&quot;,&quot;parse-names&quot;:false,&quot;dropping-particle&quot;:&quot;&quot;,&quot;non-dropping-particle&quot;:&quot;&quot;},{&quot;family&quot;:&quot;Nelson&quot;,&quot;given&quot;:&quot;Charles&quot;,&quot;parse-names&quot;:false,&quot;dropping-particle&quot;:&quot;&quot;,&quot;non-dropping-particle&quot;:&quot;&quot;},{&quot;family&quot;:&quot;Tibenderana&quot;,&quot;given&quot;:&quot;James&quot;,&quot;parse-names&quot;:false,&quot;dropping-particle&quot;:&quot;&quot;,&quot;non-dropping-particle&quot;:&quot;&quot;},{&quot;family&quot;:&quot;Abeku&quot;,&quot;given&quot;:&quot;Tarekegn A.&quot;,&quot;parse-names&quot;:false,&quot;dropping-particle&quot;:&quot;&quot;,&quot;non-dropping-particle&quot;:&quot;&quot;}],&quot;container-title&quot;:&quot;Malaria Journal&quot;,&quot;container-title-short&quot;:&quot;Malar J&quot;,&quot;DOI&quot;:&quot;10.1186/s12936-021-04028-y&quot;,&quot;ISSN&quot;:&quot;14752875&quot;,&quot;issued&quot;:{&quot;date-parts&quot;:[[2022]]},&quot;abstract&quot;:&quot;Background: The use of data in targeting malaria control efforts is essential for optimal use of resources. This work provides a practical mechanism for prioritizing geographic areas for insecticide-treated net (ITN) distribution campaigns in settings with limited resources. Methods: A GIS-based weighted approach was adopted to categorize and rank administrative units based on data that can be applied in various country contexts where Plasmodium falciparum transmission is reported. Malaria intervention and risk factors were used to rank local government areas (LGAs) in Nigeria for prioritization during mass ITN distribution campaigns. Each factor was assigned a unique weight that was obtained through application of the analytic hierarchy process (AHP). The weight was then multiplied by a value based on natural groupings inherent in the data, or the presence or absence of a given intervention. Risk scores for each factor were then summated to generate a composite unique risk score for each LGA. This risk score was translated into a prioritization map which ranks each LGA from low to high priority in terms of timing of ITN distributions. Results: A case study using data from Nigeria showed that a major component that influenced the prioritization scheme was ITN access. Sensitivity analysis results indicate that changes to the methodology used to quantify ITN access did not modify outputs substantially. Some 120 LGAs were categorized as ‘extremely high’ or ‘high’ priority when a spatially interpolated ITN access layer was used. When prioritization scores were calculated using DHS-reported state level ITN access, 108 (90.0%) of the 120 LGAs were also categorized as being extremely high or high priority. The geospatial heterogeneity found among input risk factors suggests that a range of variables and covariates should be considered when using data to inform ITN distributions. Conclusion: The authors provide a tool for prioritizing regions in terms of timing of ITN distributions. It serves as a base upon which a wider range of vector control interventions could be targeted. Its value added can be found in its potential for application in multiple country contexts, expediated timeframe for producing outputs, and its use of systematically collected malaria indicators in informing prioritization.&quot;,&quot;issue&quot;:&quot;1&quot;,&quot;volume&quot;:&quot;21&quot;},&quot;isTemporary&quot;:false}]},{&quot;citationID&quot;:&quot;MENDELEY_CITATION_26a38dab-aa3d-4f92-9b87-28a98c4053b8&quot;,&quot;properties&quot;:{&quot;noteIndex&quot;:0},&quot;isEdited&quot;:false,&quot;manualOverride&quot;:{&quot;isManuallyOverridden&quot;:false,&quot;citeprocText&quot;:&quot;[59]&quot;,&quot;manualOverrideText&quot;:&quot;&quot;},&quot;citationTag&quot;:&quot;MENDELEY_CITATION_v3_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&quot;,&quot;citationItems&quot;:[{&quot;id&quot;:&quot;5610645d-e67e-37fe-a93c-f2d868cdd022&quot;,&quot;itemData&quot;:{&quot;type&quot;:&quot;article-journal&quot;,&quot;id&quot;:&quot;5610645d-e67e-37fe-a93c-f2d868cdd022&quot;,&quot;title&quot;:&quot;Geographical scale effects on the analysis of leptospirosis determinants&quot;,&quot;author&quot;:[{&quot;family&quot;:&quot;Gracie&quot;,&quot;given&quot;:&quot;Renata&quot;,&quot;parse-names&quot;:false,&quot;dropping-particle&quot;:&quot;&quot;,&quot;non-dropping-particle&quot;:&quot;&quot;},{&quot;family&quot;:&quot;Barcellos&quot;,&quot;given&quot;:&quot;Christovam&quot;,&quot;parse-names&quot;:false,&quot;dropping-particle&quot;:&quot;&quot;,&quot;non-dropping-particle&quot;:&quot;&quot;},{&quot;family&quot;:&quot;Magalhães&quot;,&quot;given&quot;:&quot;Mônica&quot;,&quot;parse-names&quot;:false,&quot;dropping-particle&quot;:&quot;&quot;,&quot;non-dropping-particle&quot;:&quot;&quot;},{&quot;family&quot;:&quot;Souza-Santos&quot;,&quot;given&quot;:&quot;Reinaldo&quot;,&quot;parse-names&quot;:false,&quot;dropping-particle&quot;:&quot;&quot;,&quot;non-dropping-particle&quot;:&quot;&quot;},{&quot;family&quot;:&quot;Guimarães Barrocas&quot;,&quot;given&quot;:&quot;Paulo Rubens&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11010366&quot;,&quot;ISSN&quot;:&quot;16604601&quot;,&quot;issued&quot;:{&quot;date-parts&quot;:[[2014]]},&quot;abstract&quot;:&quot;Leptospirosis displays a great diversity of routes of exposure, reservoirs, etiologic agents, and clinical symptoms. It occurs almost worldwide but its pattern of transmission varies depending where it happens. Climate change may increase the number of cases, especially in developing countries, like Brazil. Spatial analysis studies of leptospirosis have highlighted the importance of socioeconomic and environmental context. Hence, the choice of the geographical scale and unit of analysis used in the studies is pivotal, because it restricts the indicators available for the analysis and may bias the results. In this study, we evaluated which environmental and socioeconomic factors, typically used to characterize the risks of leptospirosis transmission, are more relevant at different geographical scales (i.e., regional, municipal, and local). Geographic Information Systems were used for data analysis. Correlations between leptospirosis incidence and several socioeconomic and environmental indicators were calculated at different geographical scales. At the regional scale, the strongest correlations were observed between leptospirosis incidence and the amount of people living in slums, or the percent of the area densely urbanized. At the municipal scale, there were no significant correlations. At the local level, the percent of the area prone to flooding best correlated with leptospirosis incidence.&quot;,&quot;issue&quot;:&quot;10&quot;,&quot;volume&quot;:&quot;11&quot;},&quot;isTemporary&quot;:false}]},{&quot;citationID&quot;:&quot;MENDELEY_CITATION_c4ebdb84-5397-4dd3-817d-d5cdfae5fb57&quot;,&quot;properties&quot;:{&quot;noteIndex&quot;:0},&quot;isEdited&quot;:false,&quot;manualOverride&quot;:{&quot;isManuallyOverridden&quot;:false,&quot;citeprocText&quot;:&quot;[60]&quot;,&quot;manualOverrideText&quot;:&quot;&quot;},&quot;citationTag&quot;:&quot;MENDELEY_CITATION_v3_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&quot;,&quot;citationItems&quot;:[{&quot;id&quot;:&quot;1b5b73b5-ac20-36d6-824d-ec9674bb251c&quot;,&quot;itemData&quot;:{&quot;type&quot;:&quot;report&quot;,&quot;id&quot;:&quot;1b5b73b5-ac20-36d6-824d-ec9674bb251c&quot;,&quot;title&quot;:&quot;World Malaria Report 2022&quot;,&quot;author&quot;:[{&quot;family&quot;:&quot;World Health Organization&quot;,&quot;given&quot;:&quot;&quot;,&quot;parse-names&quot;:false,&quot;dropping-particle&quot;:&quot;&quot;,&quot;non-dropping-particle&quot;:&quot;&quot;}],&quot;accessed&quot;:{&quot;date-parts&quot;:[[2023,3,5]]},&quot;URL&quot;:&quot;https://www.who.int/publications/i/item/9789240064898&quot;,&quot;issued&quot;:{&quot;date-parts&quot;:[[2022]]},&quot;publisher-place&quot;:&quot;Geneva&quot;,&quot;container-title-short&quot;:&quot;&quot;},&quot;isTemporary&quot;:false}]},{&quot;citationID&quot;:&quot;MENDELEY_CITATION_0b4345aa-9ba0-4806-875e-b90975711128&quot;,&quot;properties&quot;:{&quot;noteIndex&quot;:0},&quot;isEdited&quot;:false,&quot;manualOverride&quot;:{&quot;citeprocText&quot;:&quot;[61,62]&quot;,&quot;isManuallyOverridden&quot;:false,&quot;manualOverrideText&quot;:&quot;&quot;},&quot;citationTag&quot;:&quot;MENDELEY_CITATION_v3_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&quot;,&quot;citationItems&quot;:[{&quot;id&quot;:&quot;33352d81-4153-5f1f-ad0a-6c554c4bf77f&quot;,&quot;itemData&quot;:{&quot;DOI&quot;:&quot;10.1080/00220380600576490&quot;,&quot;ISBN&quot;:&quot;06/03050921&quot;,&quot;ISSN&quot;:&quot;00220388&quot;,&quot;abstract&quot;:&quot;This paper uses panel data over the 1960-2000 period, a modified neoclassical growth equation, and a dynamic panel estimator to investigate the effect of higher education human capital on economic growth in African countries. We find that all levels of education human capital, including higher education human capital, have positive and statistically significant effect on the growth rate of per capita income in African counties. Our result differs from those of earlier research that find no significant relationship between higher education human capital and income growth. We estimate the growth elasticity of higher education human capital to be about 0.09, an estimate that is twice as large as the growth impact of physical capital investment. While this is likely to be an overestimate of the growth impact of higher education, it is robust to different specifications and points to the need for African countries to effectively use higher education human capital in growth policies. © 2006 Taylor &amp; Francis.&quot;,&quot;author&quot;:[{&quot;dropping-particle&quot;:&quot;&quot;,&quot;family&quot;:&quot;Gyimah-Brempong&quot;,&quot;given&quot;:&quot;Kwabena&quot;,&quot;non-dropping-particle&quot;:&quot;&quot;,&quot;parse-names&quot;:false,&quot;suffix&quot;:&quot;&quot;},{&quot;dropping-particle&quot;:&quot;&quot;,&quot;family&quot;:&quot;Paddison&quot;,&quot;given&quot;:&quot;Oliver&quot;,&quot;non-dropping-particle&quot;:&quot;&quot;,&quot;parse-names&quot;:false,&quot;suffix&quot;:&quot;&quot;},{&quot;dropping-particle&quot;:&quot;&quot;,&quot;family&quot;:&quot;Mitiku&quot;,&quot;given&quot;:&quot;Workie&quot;,&quot;non-dropping-particle&quot;:&quot;&quot;,&quot;parse-names&quot;:false,&quot;suffix&quot;:&quot;&quot;}],&quot;container-title&quot;:&quot;Journal of Development Studies&quot;,&quot;id&quot;:&quot;33352d81-4153-5f1f-ad0a-6c554c4bf77f&quot;,&quot;issue&quot;:&quot;3&quot;,&quot;issued&quot;:{&quot;date-parts&quot;:[[&quot;2006&quot;]]},&quot;page&quot;:&quot;509-529&quot;,&quot;title&quot;:&quot;Higher education and economic growth in Africa&quot;,&quot;type&quot;:&quot;article-journal&quot;,&quot;volume&quot;:&quot;42&quot;,&quot;container-title-short&quot;:&quot;&quot;},&quot;uris&quot;:[&quot;http://www.mendeley.com/documents/?uuid=234a9c80-366f-350d-8b99-7b630e8e1eee&quot;],&quot;isTemporary&quot;:false,&quot;legacyDesktopId&quot;:&quot;234a9c80-366f-350d-8b99-7b630e8e1eee&quot;},{&quot;id&quot;:&quot;854300f5-0112-5aef-9322-131be727739f&quot;,&quot;itemData&quot;:{&quot;author&quot;:[{&quot;dropping-particle&quot;:&quot;&quot;,&quot;family&quot;:&quot;Bloom&quot;,&quot;given&quot;:&quot;David&quot;,&quot;non-dropping-particle&quot;:&quot;&quot;,&quot;parse-names&quot;:false,&quot;suffix&quot;:&quot;&quot;},{&quot;dropping-particle&quot;:&quot;&quot;,&quot;family&quot;:&quot;Canning&quot;,&quot;given&quot;:&quot;David&quot;,&quot;non-dropping-particle&quot;:&quot;&quot;,&quot;parse-names&quot;:false,&quot;suffix&quot;:&quot;&quot;},{&quot;dropping-particle&quot;:&quot;&quot;,&quot;family&quot;:&quot;Chan&quot;,&quot;given&quot;:&quot;Kevin&quot;,&quot;non-dropping-particle&quot;:&quot;&quot;,&quot;parse-names&quot;:false,&quot;suffix&quot;:&quot;&quot;}],&quot;id&quot;:&quot;854300f5-0112-5aef-9322-131be727739f&quot;,&quot;issued&quot;:{&quot;date-parts&quot;:[[&quot;2006&quot;]]},&quot;title&quot;:&quot;Higher Education and Economic Development in Africa&quot;,&quot;type&quot;:&quot;report&quot;,&quot;container-title-short&quot;:&quot;&quot;},&quot;uris&quot;:[&quot;http://www.mendeley.com/documents/?uuid=9f6dc11d-8919-3da0-bfc2-23840355a4db&quot;],&quot;isTemporary&quot;:false,&quot;legacyDesktopId&quot;:&quot;9f6dc11d-8919-3da0-bfc2-23840355a4db&quot;}]},{&quot;citationID&quot;:&quot;MENDELEY_CITATION_60507f74-fa80-410c-b620-bb015242cb16&quot;,&quot;properties&quot;:{&quot;noteIndex&quot;:0},&quot;isEdited&quot;:false,&quot;manualOverride&quot;:{&quot;citeprocText&quot;:&quot;[3]&quot;,&quot;isManuallyOverridden&quot;:false,&quot;manualOverrideText&quot;:&quot;&quot;},&quot;citationTag&quot;:&quot;MENDELEY_CITATION_v3_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&quot;,&quot;citationItems&quot;:[{&quot;id&quot;:&quot;96f2af6c-1514-52cf-92a7-1c4ed99ee285&quot;,&quot;itemData&quot;:{&quot;author&quot;:[{&quot;dropping-particle&quot;:&quot;&quot;,&quot;family&quot;:&quot;National Malaria Control Programme&quot;,&quot;given&quot;:&quot;&quot;,&quot;non-dropping-particle&quot;:&quot;&quot;,&quot;parse-names&quot;:false,&quot;suffix&quot;:&quot;&quot;},{&quot;dropping-particle&quot;:&quot;&quot;,&quot;family&quot;:&quot;suMAP&quot;,&quot;given&quot;:&quot;&quot;,&quot;non-dropping-particle&quot;:&quot;&quot;,&quot;parse-names&quot;:false,&quot;suffix&quot;:&quot;&quot;},{&quot;dropping-particle&quot;:&quot;&quot;,&quot;family&quot;:&quot;World Health Organization&quot;,&quot;given&quot;:&quot;&quot;,&quot;non-dropping-particle&quot;:&quot;&quot;,&quot;parse-names&quot;:false,&quot;suffix&quot;:&quot;&quot;},{&quot;dropping-particle&quot;:&quot;&quot;,&quot;family&quot;:&quot;INFORM project&quot;,&quot;given&quot;:&quot;&quot;,&quot;non-dropping-particle&quot;:&quot;&quot;,&quot;parse-names&quot;:false,&quot;suffix&quot;:&quot;&quot;}],&quot;id&quot;:&quot;96f2af6c-1514-52cf-92a7-1c4ed99ee285&quot;,&quot;issued&quot;:{&quot;date-parts&quot;:[[&quot;2013&quot;]]},&quot;title&quot;:&quot;A description of the epidemiology of malaria to guide the planning of control in Nigeria. A report prepared for the Federal Ministry of Health, Nigeria, the Roll Back Malaria Partnership and the Department for International Development, UK.&quot;,&quot;type&quot;:&quot;report&quot;,&quot;container-title-short&quot;:&quot;&quot;},&quot;uris&quot;:[&quot;http://www.mendeley.com/documents/?uuid=4d29c760-ae07-4143-b8f9-ae348b170dbe&quot;],&quot;isTemporary&quot;:false,&quot;legacyDesktopId&quot;:&quot;4d29c760-ae07-4143-b8f9-ae348b170dbe&quot;}]},{&quot;citationID&quot;:&quot;MENDELEY_CITATION_dd6bcb02-8bb4-4c99-bf62-c2b8c7febe90&quot;,&quot;properties&quot;:{&quot;noteIndex&quot;:0},&quot;isEdited&quot;:false,&quot;manualOverride&quot;:{&quot;citeprocText&quot;:&quot;[61,62]&quot;,&quot;isManuallyOverridden&quot;:false,&quot;manualOverrideText&quot;:&quot;&quot;},&quot;citationTag&quot;:&quot;MENDELEY_CITATION_v3_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&quot;,&quot;citationItems&quot;:[{&quot;id&quot;:&quot;33352d81-4153-5f1f-ad0a-6c554c4bf77f&quot;,&quot;itemData&quot;:{&quot;DOI&quot;:&quot;10.1080/00220380600576490&quot;,&quot;ISBN&quot;:&quot;06/03050921&quot;,&quot;ISSN&quot;:&quot;00220388&quot;,&quot;abstract&quot;:&quot;This paper uses panel data over the 1960-2000 period, a modified neoclassical growth equation, and a dynamic panel estimator to investigate the effect of higher education human capital on economic growth in African countries. We find that all levels of education human capital, including higher education human capital, have positive and statistically significant effect on the growth rate of per capita income in African counties. Our result differs from those of earlier research that find no significant relationship between higher education human capital and income growth. We estimate the growth elasticity of higher education human capital to be about 0.09, an estimate that is twice as large as the growth impact of physical capital investment. While this is likely to be an overestimate of the growth impact of higher education, it is robust to different specifications and points to the need for African countries to effectively use higher education human capital in growth policies. © 2006 Taylor &amp; Francis.&quot;,&quot;author&quot;:[{&quot;dropping-particle&quot;:&quot;&quot;,&quot;family&quot;:&quot;Gyimah-Brempong&quot;,&quot;given&quot;:&quot;Kwabena&quot;,&quot;non-dropping-particle&quot;:&quot;&quot;,&quot;parse-names&quot;:false,&quot;suffix&quot;:&quot;&quot;},{&quot;dropping-particle&quot;:&quot;&quot;,&quot;family&quot;:&quot;Paddison&quot;,&quot;given&quot;:&quot;Oliver&quot;,&quot;non-dropping-particle&quot;:&quot;&quot;,&quot;parse-names&quot;:false,&quot;suffix&quot;:&quot;&quot;},{&quot;dropping-particle&quot;:&quot;&quot;,&quot;family&quot;:&quot;Mitiku&quot;,&quot;given&quot;:&quot;Workie&quot;,&quot;non-dropping-particle&quot;:&quot;&quot;,&quot;parse-names&quot;:false,&quot;suffix&quot;:&quot;&quot;}],&quot;container-title&quot;:&quot;Journal of Development Studies&quot;,&quot;id&quot;:&quot;33352d81-4153-5f1f-ad0a-6c554c4bf77f&quot;,&quot;issue&quot;:&quot;3&quot;,&quot;issued&quot;:{&quot;date-parts&quot;:[[&quot;2006&quot;]]},&quot;page&quot;:&quot;509-529&quot;,&quot;title&quot;:&quot;Higher education and economic growth in Africa&quot;,&quot;type&quot;:&quot;article-journal&quot;,&quot;volume&quot;:&quot;42&quot;,&quot;container-title-short&quot;:&quot;&quot;},&quot;uris&quot;:[&quot;http://www.mendeley.com/documents/?uuid=234a9c80-366f-350d-8b99-7b630e8e1eee&quot;],&quot;isTemporary&quot;:false,&quot;legacyDesktopId&quot;:&quot;234a9c80-366f-350d-8b99-7b630e8e1eee&quot;},{&quot;id&quot;:&quot;854300f5-0112-5aef-9322-131be727739f&quot;,&quot;itemData&quot;:{&quot;author&quot;:[{&quot;dropping-particle&quot;:&quot;&quot;,&quot;family&quot;:&quot;Bloom&quot;,&quot;given&quot;:&quot;David&quot;,&quot;non-dropping-particle&quot;:&quot;&quot;,&quot;parse-names&quot;:false,&quot;suffix&quot;:&quot;&quot;},{&quot;dropping-particle&quot;:&quot;&quot;,&quot;family&quot;:&quot;Canning&quot;,&quot;given&quot;:&quot;David&quot;,&quot;non-dropping-particle&quot;:&quot;&quot;,&quot;parse-names&quot;:false,&quot;suffix&quot;:&quot;&quot;},{&quot;dropping-particle&quot;:&quot;&quot;,&quot;family&quot;:&quot;Chan&quot;,&quot;given&quot;:&quot;Kevin&quot;,&quot;non-dropping-particle&quot;:&quot;&quot;,&quot;parse-names&quot;:false,&quot;suffix&quot;:&quot;&quot;}],&quot;id&quot;:&quot;854300f5-0112-5aef-9322-131be727739f&quot;,&quot;issued&quot;:{&quot;date-parts&quot;:[[&quot;2006&quot;]]},&quot;title&quot;:&quot;Higher Education and Economic Development in Africa&quot;,&quot;type&quot;:&quot;report&quot;,&quot;container-title-short&quot;:&quot;&quot;},&quot;uris&quot;:[&quot;http://www.mendeley.com/documents/?uuid=9f6dc11d-8919-3da0-bfc2-23840355a4db&quot;],&quot;isTemporary&quot;:false,&quot;legacyDesktopId&quot;:&quot;9f6dc11d-8919-3da0-bfc2-23840355a4db&quot;}]},{&quot;citationID&quot;:&quot;MENDELEY_CITATION_faf7b0e3-0429-462b-9f4c-c955a2a2e5d8&quot;,&quot;properties&quot;:{&quot;noteIndex&quot;:0},&quot;isEdited&quot;:false,&quot;manualOverride&quot;:{&quot;isManuallyOverridden&quot;:false,&quot;citeprocText&quot;:&quot;[63]&quot;,&quot;manualOverrideText&quot;:&quot;&quot;},&quot;citationTag&quot;:&quot;MENDELEY_CITATION_v3_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&quot;,&quot;citationItems&quot;:[{&quot;id&quot;:&quot;d416cd17-0a12-386d-89c4-2c1b08726288&quot;,&quot;itemData&quot;:{&quot;type&quot;:&quot;article-journal&quot;,&quot;id&quot;:&quot;d416cd17-0a12-386d-89c4-2c1b08726288&quot;,&quot;title&quot;:&quot;Geographical Scale Effects on the Analysis of  Leptospirosis Determinants&quot;,&quot;author&quot;:[{&quot;family&quot;:&quot;Gracie&quot;,&quot;given&quot;:&quot;Renata&quot;,&quot;parse-names&quot;:false,&quot;dropping-particle&quot;:&quot;&quot;,&quot;non-dropping-particle&quot;:&quot;&quot;},{&quot;family&quot;:&quot;Barcellos&quot;,&quot;given&quot;:&quot;Christovam&quot;,&quot;parse-names&quot;:false,&quot;dropping-particle&quot;:&quot;&quot;,&quot;non-dropping-particle&quot;:&quot;&quot;},{&quot;family&quot;:&quot;Magalhães&quot;,&quot;given&quot;:&quot;Mônica&quot;,&quot;parse-names&quot;:false,&quot;dropping-particle&quot;:&quot;&quot;,&quot;non-dropping-particle&quot;:&quot;&quot;},{&quot;family&quot;:&quot;Souza-Santos&quot;,&quot;given&quot;:&quot;Reinaldo&quot;,&quot;parse-names&quot;:false,&quot;dropping-particle&quot;:&quot;&quot;,&quot;non-dropping-particle&quot;:&quot;&quot;},{&quot;family&quot;:&quot;Rubens&quot;,&quot;given&quot;:&quot;Paulo&quot;,&quot;parse-names&quot;:false,&quot;dropping-particle&quot;:&quot;&quot;,&quot;non-dropping-particle&quot;:&quot;&quot;},{&quot;family&quot;:&quot;Barrocas&quot;,&quot;given&quot;:&quot;Guimarães&quot;,&quot;parse-names&quot;:false,&quot;dropping-particle&quot;:&quot;&quot;,&quot;non-dropping-particle&quot;:&quot;&quot;},{&quot;family&quot;:&quot;Schneider&quot;,&quot;given&quot;:&quot;Maria Cristina&quot;,&quot;parse-names&quot;:false,&quot;dropping-particle&quot;:&quot;&quot;,&quot;non-dropping-particle&quot;:&quot;&quot;},{&quot;family&quot;:&quot;Buss&quot;,&quot;given&quot;:&quot;Daniel Forsin&quot;,&quot;parse-names&quot;:false,&quot;dropping-particle&quot;:&quot;&quot;,&quot;non-dropping-particle&quot;:&quot;&quot;},{&quot;family&quot;:&quot;Jancloes&quot;,&quot;given&quot;:&quot;Michel&quot;,&quot;parse-names&quot;:false,&quot;dropping-particle&quot;:&quot;&quot;,&quot;non-dropping-particle&quot;:&quot;&quot;}],&quot;container-title&quot;:&quot;International Journal of Environmental Research and Public Health 2014, Vol. 11, Pages 10366-10383&quot;,&quot;accessed&quot;:{&quot;date-parts&quot;:[[2023,11,17]]},&quot;DOI&quot;:&quot;10.3390/IJERPH111010366&quot;,&quot;ISSN&quot;:&quot;1660-4601&quot;,&quot;PMID&quot;:&quot;25310536&quot;,&quot;URL&quot;:&quot;https://www.mdpi.com/1660-4601/11/10/10366/htm&quot;,&quot;issued&quot;:{&quot;date-parts&quot;:[[2014,10,10]]},&quot;page&quot;:&quot;10366-10383&quot;,&quot;abstract&quot;:&quot;Leptospirosis displays a great diversity of routes of exposure, reservoirs, etiologic agents, and clinical symptoms. It occurs almost worldwide but its pattern of transmission varies depending where it happens. Climate change may increase the number of cases, especially in developing countries, like Brazil. Spatial analysis studies of leptospirosis have highlighted the importance of socioeconomic and environmental context. Hence, the choice of the geographical scale and unit of analysis used in the studies is pivotal, because it restricts the indicators available for the analysis and may bias the results. In this study, we evaluated which environmental and socioeconomic factors, typically used to characterize the risks of leptospirosis transmission, are more relevant at different geographical scales (i.e., regional, municipal, and local). Geographic Information Systems were used for data analysis. Correlations between leptospirosis incidence and several socioeconomic and environmental indicators were calculated at different geographical scales. At the regional scale, the strongest correlations were observed between leptospirosis incidence and the amount of people living in slums, or the percent of the area densely urbanized. At the municipal scale, there were no significant correlations. At the local level, the percent of the area prone to flooding best correlated with leptospirosis incidence.&quot;,&quot;publisher&quot;:&quot;Multidisciplinary Digital Publishing Institute&quot;,&quot;issue&quot;:&quot;10&quot;,&quot;volume&quot;:&quot;11&quot;,&quot;container-title-short&quot;:&quot;&quot;},&quot;isTemporary&quot;:false}]},{&quot;citationID&quot;:&quot;MENDELEY_CITATION_9870bf54-3d3b-45da-8674-c3b43d12bd41&quot;,&quot;properties&quot;:{&quot;noteIndex&quot;:0},&quot;isEdited&quot;:false,&quot;manualOverride&quot;:{&quot;isManuallyOverridden&quot;:false,&quot;citeprocText&quot;:&quot;[64,65]&quot;,&quot;manualOverrideText&quot;:&quot;&quot;},&quot;citationTag&quot;:&quot;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&quot;,&quot;citationItems&quot;:[{&quot;id&quot;:&quot;1564f195-16be-39f7-8991-568e33a38a51&quot;,&quot;itemData&quot;:{&quot;type&quot;:&quot;article-journal&quot;,&quot;id&quot;:&quot;1564f195-16be-39f7-8991-568e33a38a51&quot;,&quot;title&quot;:&quot;Methods to promote equity in health resource allocation in low- and middle-income countries: an overview&quot;,&quot;author&quot;:[{&quot;family&quot;:&quot;Love-Koh&quot;,&quot;given&quot;:&quot;James&quot;,&quot;parse-names&quot;:false,&quot;dropping-particle&quot;:&quot;&quot;,&quot;non-dropping-particle&quot;:&quot;&quot;},{&quot;family&quot;:&quot;Griffin&quot;,&quot;given&quot;:&quot;Susan&quot;,&quot;parse-names&quot;:false,&quot;dropping-particle&quot;:&quot;&quot;,&quot;non-dropping-particle&quot;:&quot;&quot;},{&quot;family&quot;:&quot;Kataika&quot;,&quot;given&quot;:&quot;Edward&quot;,&quot;parse-names&quot;:false,&quot;dropping-particle&quot;:&quot;&quot;,&quot;non-dropping-particle&quot;:&quot;&quot;},{&quot;family&quot;:&quot;Revill&quot;,&quot;given&quot;:&quot;Paul&quot;,&quot;parse-names&quot;:false,&quot;dropping-particle&quot;:&quot;&quot;,&quot;non-dropping-particle&quot;:&quot;&quot;},{&quot;family&quot;:&quot;Sibandze&quot;,&quot;given&quot;:&quot;Sibusiso&quot;,&quot;parse-names&quot;:false,&quot;dropping-particle&quot;:&quot;&quot;,&quot;non-dropping-particle&quot;:&quot;&quot;},{&quot;family&quot;:&quot;Walker&quot;,&quot;given&quot;:&quot;Simon&quot;,&quot;parse-names&quot;:false,&quot;dropping-particle&quot;:&quot;&quot;,&quot;non-dropping-particle&quot;:&quot;&quot;}],&quot;container-title&quot;:&quot;Globalization and Health&quot;,&quot;container-title-short&quot;:&quot;Global Health&quot;,&quot;accessed&quot;:{&quot;date-parts&quot;:[[2023,11,17]]},&quot;DOI&quot;:&quot;10.1186/S12992-019-0537-Z&quot;,&quot;ISSN&quot;:&quot;17448603&quot;,&quot;PMID&quot;:&quot;31931823&quot;,&quot;URL&quot;:&quot;/pmc/articles/PMC6958737/&quot;,&quot;issued&quot;:{&quot;date-parts&quot;:[[2020,1,13]]},&quot;abstract&quot;:&quot;Unfair differences in healthcare access, utilisation, quality or health outcomes exist between and within countries around the world. Improving health equity is a stated objective for many governments and international organizations. We provide an overview of the major tools that have been developed to measure, evaluate and promote health equity, along with the data required to operationalise them. Methods are organised into four key policy questions facing decision-makers: (i) what is the current level of inequity in health; (ii) does government health expenditure benefit the worst-off; (iii) can government health expenditure more effectively promote equity; and (iv) which interventions provide the best value for money in reducing inequity. Benefit incidence analysis can be used to estimate the distribution of current public health sector expenditure, with geographical resource allocation formulae and health system reform being the main government policy levers for improving equity. Techniques from the economic evaluation literature, such as extended and distributional cost-effectiveness analysis can be used to identify 'best buy' interventions from a health equity perspective. A range of inequality metrics, from gap measures and slope indices to concentration indices and regression analysis, can be applied to these approaches to evaluate changes in equity. Methods from the economics literature can provide policymakers with a toolkit for addressing multiple aspects of health equity, from outcomes to financial protection, and can be adapted to accommodate data commonly available in low- A nd middle-income settings.&quot;,&quot;publisher&quot;:&quot;BMC&quot;,&quot;issue&quot;:&quot;1&quot;,&quot;volume&quot;:&quot;16&quot;},&quot;isTemporary&quot;:false},{&quot;id&quot;:&quot;e80aa199-91be-396d-8afa-9a3b83e58420&quot;,&quot;itemData&quot;:{&quot;type&quot;:&quot;article-journal&quot;,&quot;id&quot;:&quot;e80aa199-91be-396d-8afa-9a3b83e58420&quot;,&quot;title&quot;:&quot;Maximizing the impact of malaria funding through allocative efficiency: Using the right interventions in the right locations&quot;,&quot;author&quot;:[{&quot;family&quot;:&quot;Scott&quot;,&quot;given&quot;:&quot;Nick&quot;,&quot;parse-names&quot;:false,&quot;dropping-particle&quot;:&quot;&quot;,&quot;non-dropping-particle&quot;:&quot;&quot;},{&quot;family&quot;:&quot;Hussain&quot;,&quot;given&quot;:&quot;S. Azfar&quot;,&quot;parse-names&quot;:false,&quot;dropping-particle&quot;:&quot;&quot;,&quot;non-dropping-particle&quot;:&quot;&quot;},{&quot;family&quot;:&quot;Martin-Hughes&quot;,&quot;given&quot;:&quot;Rowan&quot;,&quot;parse-names&quot;:false,&quot;dropping-particle&quot;:&quot;&quot;,&quot;non-dropping-particle&quot;:&quot;&quot;},{&quot;family&quot;:&quot;Fowkes&quot;,&quot;given&quot;:&quot;Freya J.I.&quot;,&quot;parse-names&quot;:false,&quot;dropping-particle&quot;:&quot;&quot;,&quot;non-dropping-particle&quot;:&quot;&quot;},{&quot;family&quot;:&quot;Kerr&quot;,&quot;given&quot;:&quot;Cliff C.&quot;,&quot;parse-names&quot;:false,&quot;dropping-particle&quot;:&quot;&quot;,&quot;non-dropping-particle&quot;:&quot;&quot;},{&quot;family&quot;:&quot;Pearson&quot;,&quot;given&quot;:&quot;Ruth&quot;,&quot;parse-names&quot;:false,&quot;dropping-particle&quot;:&quot;&quot;,&quot;non-dropping-particle&quot;:&quot;&quot;},{&quot;family&quot;:&quot;Kedziora&quot;,&quot;given&quot;:&quot;David J.&quot;,&quot;parse-names&quot;:false,&quot;dropping-particle&quot;:&quot;&quot;,&quot;non-dropping-particle&quot;:&quot;&quot;},{&quot;family&quot;:&quot;Killedar&quot;,&quot;given&quot;:&quot;Madhura&quot;,&quot;parse-names&quot;:false,&quot;dropping-particle&quot;:&quot;&quot;,&quot;non-dropping-particle&quot;:&quot;&quot;},{&quot;family&quot;:&quot;Stuart&quot;,&quot;given&quot;:&quot;Robyn M.&quot;,&quot;parse-names&quot;:false,&quot;dropping-particle&quot;:&quot;&quot;,&quot;non-dropping-particle&quot;:&quot;&quot;},{&quot;family&quot;:&quot;Wilson&quot;,&quot;given&quot;:&quot;David P.&quot;,&quot;parse-names&quot;:false,&quot;dropping-particle&quot;:&quot;&quot;,&quot;non-dropping-particle&quot;:&quot;&quot;}],&quot;container-title&quot;:&quot;Malaria Journal&quot;,&quot;container-title-short&quot;:&quot;Malar J&quot;,&quot;accessed&quot;:{&quot;date-parts&quot;:[[2023,11,17]]},&quot;DOI&quot;:&quot;10.1186/S12936-017-2019-1/FIGURES/8&quot;,&quot;ISSN&quot;:&quot;14752875&quot;,&quot;PMID&quot;:&quot;28899373&quot;,&quot;URL&quot;:&quot;https://malariajournal.biomedcentral.com/articles/10.1186/s12936-017-2019-1&quot;,&quot;issued&quot;:{&quot;date-parts&quot;:[[2017,9,12]]},&quot;page&quot;:&quot;1-14&quot;,&quot;abstract&quot;:&quot;Background: The high burden of malaria and limited funding means there is a necessity to maximize the allocative efficiency of malaria control programmes. Quantitative tools are urgently needed to guide budget allocation decisions. Methods: A geospatial epidemic model was coupled with costing data and an optimization algorithm to estimate the optimal allocation of budgeted and projected funds across all malaria intervention approaches. Interventions included long-lasting insecticide-treated nets (LLINs), indoor residual spraying (IRS), intermittent presumptive treatment during pregnancy (IPTp), seasonal mass chemoprevention in children (SMC), larval source management (LSM), mass drug administration (MDA), and behavioural change communication (BCC). The model was applied to six geopolitical regions of Nigeria in isolation and also the nation as a whole to minimize incidence and malaria-attributable mortality. Results: Allocative efficiency gains could avert approximately 84,000 deaths or 15.7 million cases of malaria in Nigeria over 5 years. With an additional US$300 million available, approximately 134,000 deaths or 37.3 million cases of malaria could be prevented over 5 years. Priority funding should go to LLINs, IPTp and BCC programmes, and SMC should be expanded in seasonal areas. To minimize mortality, treatment expansion is critical and prioritized over some LLIN funding, while to minimize incidence, LLIN funding remained a priority. For areas with lower rainfall, LSM is prioritized over IRS but MDA is not recommended unless all other programmes are established. Conclusions: Substantial reductions in malaria morbidity and mortality can be made by optimal targeting of investments to the right malaria interventions in the right areas.&quot;,&quot;publisher&quot;:&quot;BioMed Central Ltd.&quot;,&quot;issue&quot;:&quot;1&quot;,&quot;volume&quot;:&quot;16&quot;},&quot;isTemporary&quot;:false}]}]"/>
    <we:property name="MENDELEY_CITATIONS_LOCALE_CODE" value="&quot;en-US&quot;"/>
    <we:property name="MENDELEY_CITATIONS_STYLE" value="{&quot;id&quot;:&quot;https://www.zotero.org/styles/plos-one&quot;,&quot;title&quot;:&quot;PLOS ONE&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E3341-1856-42C7-9A81-F62557158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C:\Users\CHZCHI003\OneDrive - University of Cape Town\Documents\OneDrive\urban_malaria\projects\Manuscripts\intervention_prioritization_manuscript\IJERPH_Submission\main_manuscript_intervention_prioritization_ijerph.dot</Template>
  <TotalTime>9</TotalTime>
  <Pages>25</Pages>
  <Words>17513</Words>
  <Characters>99827</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117106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Chilo Chiziba</dc:creator>
  <cp:keywords/>
  <dc:description/>
  <cp:lastModifiedBy>Ozodiegwu, Ifeoma</cp:lastModifiedBy>
  <cp:revision>6</cp:revision>
  <dcterms:created xsi:type="dcterms:W3CDTF">2023-12-07T22:13:00Z</dcterms:created>
  <dcterms:modified xsi:type="dcterms:W3CDTF">2023-12-08T14:42:00Z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b1ca80dd-6711-4575-af79-884738b081cd</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6th edition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http://www.zotero.org/styles/elsevier-vancouver</vt:lpwstr>
  </property>
  <property fmtid="{D5CDD505-2E9C-101B-9397-08002B2CF9AE}" pid="14" name="Mendeley Recent Style Name 5_1">
    <vt:lpwstr>Elsevier - Vancouver</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http://www.zotero.org/styles/malaria-journal</vt:lpwstr>
  </property>
  <property fmtid="{D5CDD505-2E9C-101B-9397-08002B2CF9AE}" pid="18" name="Mendeley Recent Style Name 7_1">
    <vt:lpwstr>Malaria Journal</vt:lpwstr>
  </property>
  <property fmtid="{D5CDD505-2E9C-101B-9397-08002B2CF9AE}" pid="19" name="Mendeley Recent Style Id 8_1">
    <vt:lpwstr>http://www.zotero.org/styles/modern-humanities-research-association</vt:lpwstr>
  </property>
  <property fmtid="{D5CDD505-2E9C-101B-9397-08002B2CF9AE}" pid="20" name="Mendeley Recent Style Name 8_1">
    <vt:lpwstr>Modern Humanities Research Association 3rd edition (note with bibliography)</vt:lpwstr>
  </property>
  <property fmtid="{D5CDD505-2E9C-101B-9397-08002B2CF9AE}" pid="21" name="Mendeley Recent Style Id 9_1">
    <vt:lpwstr>http://www.zotero.org/styles/plos-one</vt:lpwstr>
  </property>
  <property fmtid="{D5CDD505-2E9C-101B-9397-08002B2CF9AE}" pid="22" name="Mendeley Recent Style Name 9_1">
    <vt:lpwstr>PLOS ONE</vt:lpwstr>
  </property>
  <property fmtid="{D5CDD505-2E9C-101B-9397-08002B2CF9AE}" pid="23" name="Mendeley Document_1">
    <vt:lpwstr>True</vt:lpwstr>
  </property>
  <property fmtid="{D5CDD505-2E9C-101B-9397-08002B2CF9AE}" pid="24" name="Mendeley Citation Style_1">
    <vt:lpwstr>http://www.zotero.org/styles/plos-one</vt:lpwstr>
  </property>
  <property fmtid="{D5CDD505-2E9C-101B-9397-08002B2CF9AE}" pid="25" name="Mendeley Unique User Id_1">
    <vt:lpwstr>acdaa068-b2c0-3009-ab99-aeb26c628314</vt:lpwstr>
  </property>
</Properties>
</file>